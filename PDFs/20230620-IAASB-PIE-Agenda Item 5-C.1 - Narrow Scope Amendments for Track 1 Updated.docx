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BEDCF" w14:textId="5AE7CBC4" w:rsidR="003F433B" w:rsidRDefault="00BA5131" w:rsidP="00062BAF">
      <w:pPr>
        <w:keepNext/>
        <w:keepLines/>
        <w:tabs>
          <w:tab w:val="left" w:pos="0"/>
          <w:tab w:val="center" w:pos="4770"/>
        </w:tabs>
        <w:spacing w:before="240" w:after="120" w:line="320" w:lineRule="exact"/>
        <w:jc w:val="center"/>
        <w:outlineLvl w:val="1"/>
        <w:rPr>
          <w:rFonts w:ascii="Arial" w:hAnsi="Arial" w:cs="Arial"/>
          <w:b/>
          <w:bCs/>
          <w:sz w:val="24"/>
          <w:szCs w:val="24"/>
        </w:rPr>
      </w:pPr>
      <w:r w:rsidRPr="00AA4051">
        <w:rPr>
          <w:rFonts w:ascii="Arial" w:hAnsi="Arial" w:cs="Arial"/>
          <w:b/>
          <w:bCs/>
          <w:sz w:val="24"/>
          <w:szCs w:val="24"/>
        </w:rPr>
        <w:t>Listed Entity and P</w:t>
      </w:r>
      <w:r w:rsidR="005412B0" w:rsidRPr="00AA4051">
        <w:rPr>
          <w:rFonts w:ascii="Arial" w:hAnsi="Arial" w:cs="Arial"/>
          <w:b/>
          <w:bCs/>
          <w:sz w:val="24"/>
          <w:szCs w:val="24"/>
        </w:rPr>
        <w:t xml:space="preserve">ublic </w:t>
      </w:r>
      <w:r w:rsidRPr="00AA4051">
        <w:rPr>
          <w:rFonts w:ascii="Arial" w:hAnsi="Arial" w:cs="Arial"/>
          <w:b/>
          <w:bCs/>
          <w:sz w:val="24"/>
          <w:szCs w:val="24"/>
        </w:rPr>
        <w:t>I</w:t>
      </w:r>
      <w:r w:rsidR="005412B0" w:rsidRPr="00AA4051">
        <w:rPr>
          <w:rFonts w:ascii="Arial" w:hAnsi="Arial" w:cs="Arial"/>
          <w:b/>
          <w:bCs/>
          <w:sz w:val="24"/>
          <w:szCs w:val="24"/>
        </w:rPr>
        <w:t xml:space="preserve">nterest </w:t>
      </w:r>
      <w:r w:rsidRPr="00AA4051">
        <w:rPr>
          <w:rFonts w:ascii="Arial" w:hAnsi="Arial" w:cs="Arial"/>
          <w:b/>
          <w:bCs/>
          <w:sz w:val="24"/>
          <w:szCs w:val="24"/>
        </w:rPr>
        <w:t>E</w:t>
      </w:r>
      <w:r w:rsidR="005412B0" w:rsidRPr="00AA4051">
        <w:rPr>
          <w:rFonts w:ascii="Arial" w:hAnsi="Arial" w:cs="Arial"/>
          <w:b/>
          <w:bCs/>
          <w:sz w:val="24"/>
          <w:szCs w:val="24"/>
        </w:rPr>
        <w:t>ntity (PIE)</w:t>
      </w:r>
      <w:r w:rsidR="003F433B" w:rsidRPr="00AA4051">
        <w:rPr>
          <w:rFonts w:ascii="Arial" w:hAnsi="Arial" w:cs="Arial"/>
          <w:b/>
          <w:bCs/>
          <w:sz w:val="24"/>
          <w:szCs w:val="24"/>
        </w:rPr>
        <w:t xml:space="preserve"> </w:t>
      </w:r>
    </w:p>
    <w:p w14:paraId="40294603" w14:textId="77777777" w:rsidR="00FA076B" w:rsidRDefault="00FA076B" w:rsidP="00FA076B">
      <w:pPr>
        <w:autoSpaceDE/>
        <w:autoSpaceDN/>
        <w:adjustRightInd/>
        <w:spacing w:before="240" w:after="120" w:line="320" w:lineRule="exact"/>
        <w:jc w:val="center"/>
        <w:rPr>
          <w:rFonts w:ascii="Arial" w:eastAsia="Calibri" w:hAnsi="Arial" w:cs="Arial"/>
          <w:b/>
          <w:sz w:val="24"/>
          <w:szCs w:val="20"/>
        </w:rPr>
      </w:pPr>
      <w:r>
        <w:rPr>
          <w:rFonts w:ascii="Arial" w:hAnsi="Arial" w:cs="Times New Roman"/>
          <w:b/>
          <w:bCs/>
          <w:caps/>
          <w:kern w:val="20"/>
          <w:sz w:val="28"/>
          <w:szCs w:val="28"/>
        </w:rPr>
        <w:t>p</w:t>
      </w:r>
      <w:r w:rsidRPr="00894394">
        <w:rPr>
          <w:rFonts w:ascii="Arial" w:hAnsi="Arial" w:cs="Times New Roman"/>
          <w:b/>
          <w:bCs/>
          <w:caps/>
          <w:kern w:val="20"/>
          <w:sz w:val="28"/>
          <w:szCs w:val="28"/>
        </w:rPr>
        <w:t>ROPOSED NARROW SCOPE AMENDMENTS TO ISA 700 (REvised)</w:t>
      </w:r>
      <w:r w:rsidRPr="00067140">
        <w:rPr>
          <w:rFonts w:ascii="Arial" w:hAnsi="Arial" w:cs="Arial"/>
          <w:b/>
          <w:sz w:val="24"/>
          <w:szCs w:val="24"/>
          <w:vertAlign w:val="superscript"/>
        </w:rPr>
        <w:footnoteReference w:id="2"/>
      </w:r>
      <w:r w:rsidRPr="00894394">
        <w:rPr>
          <w:rFonts w:ascii="Arial" w:hAnsi="Arial" w:cs="Times New Roman"/>
          <w:b/>
          <w:bCs/>
          <w:caps/>
          <w:kern w:val="20"/>
          <w:sz w:val="28"/>
          <w:szCs w:val="28"/>
        </w:rPr>
        <w:t xml:space="preserve"> and Isa 260 (Revised)</w:t>
      </w:r>
      <w:r w:rsidRPr="00067140">
        <w:rPr>
          <w:rFonts w:ascii="Arial" w:hAnsi="Arial" w:cs="Arial"/>
          <w:b/>
          <w:sz w:val="24"/>
          <w:szCs w:val="24"/>
          <w:vertAlign w:val="superscript"/>
        </w:rPr>
        <w:footnoteReference w:id="3"/>
      </w:r>
      <w:r w:rsidRPr="00894394">
        <w:rPr>
          <w:rFonts w:ascii="Arial" w:hAnsi="Arial" w:cs="Times New Roman"/>
          <w:b/>
          <w:bCs/>
          <w:caps/>
          <w:kern w:val="20"/>
          <w:sz w:val="28"/>
          <w:szCs w:val="28"/>
        </w:rPr>
        <w:t xml:space="preserve"> </w:t>
      </w:r>
      <w:r w:rsidRPr="00894394">
        <w:rPr>
          <w:rFonts w:ascii="Arial" w:hAnsi="Arial" w:cs="Arial"/>
          <w:b/>
          <w:bCs/>
          <w:caps/>
          <w:kern w:val="20"/>
          <w:sz w:val="28"/>
          <w:szCs w:val="28"/>
        </w:rPr>
        <w:t>as a Result of the Revisions to the IESBA Code</w:t>
      </w:r>
      <w:r w:rsidRPr="00067140">
        <w:rPr>
          <w:rFonts w:ascii="Arial" w:hAnsi="Arial" w:cs="Arial"/>
          <w:b/>
          <w:sz w:val="24"/>
          <w:szCs w:val="24"/>
          <w:vertAlign w:val="superscript"/>
        </w:rPr>
        <w:footnoteReference w:id="4"/>
      </w:r>
      <w:r w:rsidRPr="00894394">
        <w:rPr>
          <w:rFonts w:ascii="Arial" w:hAnsi="Arial" w:cs="Arial"/>
          <w:b/>
          <w:bCs/>
          <w:caps/>
          <w:kern w:val="20"/>
          <w:sz w:val="28"/>
          <w:szCs w:val="28"/>
        </w:rPr>
        <w:t xml:space="preserve"> that Require a Firm to Publicly Disclose When a Firm Has Applied the Independence Requirements for PIE</w:t>
      </w:r>
      <w:r w:rsidRPr="00894394">
        <w:rPr>
          <w:rFonts w:ascii="Arial" w:hAnsi="Arial" w:cs="Arial"/>
          <w:b/>
          <w:bCs/>
          <w:kern w:val="20"/>
          <w:sz w:val="28"/>
          <w:szCs w:val="28"/>
        </w:rPr>
        <w:t>s</w:t>
      </w:r>
      <w:r w:rsidRPr="00882DEA">
        <w:rPr>
          <w:rFonts w:ascii="Arial" w:eastAsia="Calibri" w:hAnsi="Arial" w:cs="Arial"/>
          <w:b/>
          <w:sz w:val="24"/>
          <w:szCs w:val="20"/>
        </w:rPr>
        <w:t xml:space="preserve"> </w:t>
      </w:r>
    </w:p>
    <w:p w14:paraId="706D6304" w14:textId="6E68FA81" w:rsidR="00075082" w:rsidRPr="00882DEA" w:rsidRDefault="00075082" w:rsidP="00295A09">
      <w:pPr>
        <w:autoSpaceDE/>
        <w:autoSpaceDN/>
        <w:adjustRightInd/>
        <w:spacing w:before="240" w:after="120" w:line="280" w:lineRule="exact"/>
        <w:jc w:val="center"/>
        <w:rPr>
          <w:rFonts w:ascii="Arial" w:eastAsia="Calibri" w:hAnsi="Arial" w:cs="Arial"/>
          <w:b/>
          <w:sz w:val="24"/>
          <w:szCs w:val="20"/>
        </w:rPr>
      </w:pPr>
      <w:r w:rsidRPr="00882DEA">
        <w:rPr>
          <w:rFonts w:ascii="Arial" w:eastAsia="Calibri" w:hAnsi="Arial" w:cs="Arial"/>
          <w:b/>
          <w:sz w:val="24"/>
          <w:szCs w:val="20"/>
        </w:rPr>
        <w:t>[</w:t>
      </w:r>
      <w:r w:rsidR="005B132E">
        <w:rPr>
          <w:rFonts w:ascii="Arial" w:eastAsia="Calibri" w:hAnsi="Arial" w:cs="Arial"/>
          <w:b/>
          <w:sz w:val="24"/>
          <w:szCs w:val="20"/>
        </w:rPr>
        <w:t>MARKED</w:t>
      </w:r>
      <w:r w:rsidR="00EA2100">
        <w:rPr>
          <w:rFonts w:ascii="Arial" w:eastAsia="Calibri" w:hAnsi="Arial" w:cs="Arial"/>
          <w:b/>
          <w:sz w:val="24"/>
          <w:szCs w:val="20"/>
        </w:rPr>
        <w:t xml:space="preserve"> V</w:t>
      </w:r>
      <w:r w:rsidR="005B132E">
        <w:rPr>
          <w:rFonts w:ascii="Arial" w:eastAsia="Calibri" w:hAnsi="Arial" w:cs="Arial"/>
          <w:b/>
          <w:sz w:val="24"/>
          <w:szCs w:val="20"/>
        </w:rPr>
        <w:t>ERSION FROM AGENDA ITEM 5-C</w:t>
      </w:r>
      <w:r w:rsidRPr="00882DEA">
        <w:rPr>
          <w:rFonts w:ascii="Arial" w:eastAsia="Calibri" w:hAnsi="Arial" w:cs="Arial"/>
          <w:b/>
          <w:sz w:val="24"/>
          <w:szCs w:val="20"/>
        </w:rPr>
        <w:t>]</w:t>
      </w:r>
    </w:p>
    <w:tbl>
      <w:tblPr>
        <w:tblStyle w:val="TableGrid"/>
        <w:tblW w:w="0" w:type="auto"/>
        <w:shd w:val="clear" w:color="auto" w:fill="D9D9D9" w:themeFill="background1" w:themeFillShade="D9"/>
        <w:tblLook w:val="04A0" w:firstRow="1" w:lastRow="0" w:firstColumn="1" w:lastColumn="0" w:noHBand="0" w:noVBand="1"/>
      </w:tblPr>
      <w:tblGrid>
        <w:gridCol w:w="9350"/>
      </w:tblGrid>
      <w:tr w:rsidR="00562937" w:rsidRPr="00854271" w14:paraId="4378F091" w14:textId="77777777">
        <w:tc>
          <w:tcPr>
            <w:tcW w:w="9350" w:type="dxa"/>
            <w:shd w:val="clear" w:color="auto" w:fill="D9D9D9" w:themeFill="background1" w:themeFillShade="D9"/>
          </w:tcPr>
          <w:p w14:paraId="24754F89" w14:textId="58176E10" w:rsidR="00762CC2" w:rsidRPr="00E675AF" w:rsidRDefault="00FA076B" w:rsidP="00B52456">
            <w:pPr>
              <w:autoSpaceDE/>
              <w:autoSpaceDN/>
              <w:adjustRightInd/>
              <w:spacing w:before="120" w:after="120" w:line="280" w:lineRule="exact"/>
              <w:rPr>
                <w:rFonts w:ascii="Arial" w:hAnsi="Arial" w:cs="Arial"/>
                <w:bCs/>
                <w:sz w:val="20"/>
                <w:szCs w:val="20"/>
              </w:rPr>
            </w:pPr>
            <w:r w:rsidRPr="00E675AF">
              <w:rPr>
                <w:rFonts w:ascii="Arial" w:hAnsi="Arial" w:cs="Arial"/>
                <w:bCs/>
                <w:sz w:val="20"/>
                <w:szCs w:val="20"/>
              </w:rPr>
              <w:t xml:space="preserve">This Agenda Item includes </w:t>
            </w:r>
            <w:r w:rsidR="005B132E">
              <w:rPr>
                <w:rFonts w:ascii="Arial" w:hAnsi="Arial" w:cs="Arial"/>
                <w:bCs/>
                <w:sz w:val="20"/>
                <w:szCs w:val="20"/>
              </w:rPr>
              <w:t xml:space="preserve">an updated </w:t>
            </w:r>
            <w:r w:rsidR="00EA2100">
              <w:rPr>
                <w:rFonts w:ascii="Arial" w:hAnsi="Arial" w:cs="Arial"/>
                <w:bCs/>
                <w:sz w:val="20"/>
                <w:szCs w:val="20"/>
              </w:rPr>
              <w:t xml:space="preserve">version of </w:t>
            </w:r>
            <w:r w:rsidRPr="00E675AF">
              <w:rPr>
                <w:rFonts w:ascii="Arial" w:hAnsi="Arial" w:cs="Arial"/>
                <w:bCs/>
                <w:sz w:val="20"/>
                <w:szCs w:val="20"/>
              </w:rPr>
              <w:t>the proposed narrow scope amendments to ISA 700 (Revised) and ISA 260 (Revised) relevant to Track 1 of the listed entity and PIE project</w:t>
            </w:r>
            <w:r w:rsidR="005B132E">
              <w:rPr>
                <w:rFonts w:ascii="Arial" w:hAnsi="Arial" w:cs="Arial"/>
                <w:bCs/>
                <w:sz w:val="20"/>
                <w:szCs w:val="20"/>
              </w:rPr>
              <w:t xml:space="preserve"> marked from </w:t>
            </w:r>
            <w:r w:rsidR="005B132E" w:rsidRPr="005B132E">
              <w:rPr>
                <w:rFonts w:ascii="Arial" w:hAnsi="Arial" w:cs="Arial"/>
                <w:b/>
                <w:sz w:val="20"/>
                <w:szCs w:val="20"/>
              </w:rPr>
              <w:t>Agenda Item 5-C</w:t>
            </w:r>
            <w:r w:rsidR="00EA2100">
              <w:rPr>
                <w:rFonts w:ascii="Arial" w:hAnsi="Arial" w:cs="Arial"/>
                <w:bCs/>
                <w:sz w:val="20"/>
                <w:szCs w:val="20"/>
              </w:rPr>
              <w:t>.</w:t>
            </w:r>
          </w:p>
        </w:tc>
      </w:tr>
    </w:tbl>
    <w:p w14:paraId="428A95A2" w14:textId="532F6E8A" w:rsidR="00DD3497" w:rsidRPr="00894394" w:rsidRDefault="00DD3497" w:rsidP="00DD3497">
      <w:pPr>
        <w:autoSpaceDE/>
        <w:autoSpaceDN/>
        <w:adjustRightInd/>
        <w:spacing w:before="240" w:after="240" w:line="280" w:lineRule="exact"/>
        <w:jc w:val="center"/>
        <w:rPr>
          <w:rFonts w:ascii="Arial" w:eastAsia="Calibri" w:hAnsi="Arial" w:cs="Arial"/>
          <w:b/>
          <w:sz w:val="24"/>
          <w:szCs w:val="20"/>
        </w:rPr>
      </w:pPr>
      <w:r w:rsidRPr="00894394">
        <w:rPr>
          <w:rFonts w:ascii="Arial" w:eastAsia="Calibri" w:hAnsi="Arial" w:cs="Times New Roman"/>
          <w:sz w:val="20"/>
          <w:szCs w:val="24"/>
        </w:rPr>
        <w:t xml:space="preserve">(Effective for audits of financial statements for periods beginning on or after </w:t>
      </w:r>
      <w:r>
        <w:rPr>
          <w:rFonts w:ascii="Arial" w:eastAsia="Calibri" w:hAnsi="Arial" w:cs="Times New Roman"/>
          <w:sz w:val="20"/>
          <w:szCs w:val="24"/>
        </w:rPr>
        <w:t>December 15, 2024</w:t>
      </w:r>
      <w:r w:rsidRPr="00894394">
        <w:rPr>
          <w:rFonts w:ascii="Arial" w:eastAsia="Calibri" w:hAnsi="Arial" w:cs="Times New Roman"/>
          <w:sz w:val="20"/>
          <w:szCs w:val="24"/>
        </w:rPr>
        <w:t>)</w:t>
      </w:r>
    </w:p>
    <w:p w14:paraId="599B4DFA" w14:textId="77777777" w:rsidR="00DD3497" w:rsidRPr="00894394" w:rsidRDefault="00DD3497" w:rsidP="00DD3497">
      <w:pPr>
        <w:autoSpaceDE/>
        <w:autoSpaceDN/>
        <w:adjustRightInd/>
        <w:spacing w:before="240" w:after="0" w:line="280" w:lineRule="exact"/>
        <w:jc w:val="both"/>
        <w:rPr>
          <w:rFonts w:ascii="Arial" w:eastAsia="Calibri" w:hAnsi="Arial" w:cs="Arial"/>
          <w:b/>
          <w:i/>
          <w:sz w:val="24"/>
          <w:szCs w:val="20"/>
        </w:rPr>
      </w:pPr>
      <w:r w:rsidRPr="00894394">
        <w:rPr>
          <w:rFonts w:ascii="Arial" w:eastAsia="Calibri" w:hAnsi="Arial" w:cs="Arial"/>
          <w:b/>
          <w:sz w:val="24"/>
          <w:szCs w:val="20"/>
        </w:rPr>
        <w:t xml:space="preserve">ISA 700 (Revised), </w:t>
      </w:r>
      <w:r w:rsidRPr="00894394">
        <w:rPr>
          <w:rFonts w:ascii="Arial" w:eastAsia="Calibri" w:hAnsi="Arial" w:cs="Arial"/>
          <w:b/>
          <w:i/>
          <w:sz w:val="24"/>
          <w:szCs w:val="20"/>
        </w:rPr>
        <w:t>Forming an Opinion and Reporting on Financial Statements</w:t>
      </w:r>
    </w:p>
    <w:p w14:paraId="360B5FC4"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6D65A3EA" w14:textId="77777777" w:rsidR="00DD3497" w:rsidRPr="00894394" w:rsidRDefault="00DD3497" w:rsidP="00DD3497">
      <w:pPr>
        <w:keepNext/>
        <w:autoSpaceDE/>
        <w:autoSpaceDN/>
        <w:adjustRightInd/>
        <w:spacing w:before="240" w:after="0" w:line="320" w:lineRule="exact"/>
        <w:rPr>
          <w:rFonts w:ascii="Arial" w:hAnsi="Arial" w:cs="Arial"/>
          <w:b/>
          <w:bCs/>
          <w:sz w:val="24"/>
          <w:szCs w:val="24"/>
        </w:rPr>
      </w:pPr>
      <w:r w:rsidRPr="00894394">
        <w:rPr>
          <w:rFonts w:ascii="Arial" w:hAnsi="Arial" w:cs="Arial"/>
          <w:b/>
          <w:bCs/>
          <w:sz w:val="24"/>
          <w:szCs w:val="24"/>
        </w:rPr>
        <w:t>Requirements</w:t>
      </w:r>
    </w:p>
    <w:p w14:paraId="6F4E2D4F"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252D1FB8" w14:textId="77777777" w:rsidR="00DD3497" w:rsidRPr="00894394" w:rsidRDefault="00DD3497" w:rsidP="00DD3497">
      <w:pPr>
        <w:keepNext/>
        <w:autoSpaceDE/>
        <w:autoSpaceDN/>
        <w:adjustRightInd/>
        <w:spacing w:before="240" w:after="0" w:line="280" w:lineRule="exact"/>
        <w:rPr>
          <w:rFonts w:ascii="Arial" w:hAnsi="Arial" w:cs="Arial"/>
          <w:b/>
          <w:bCs/>
          <w:sz w:val="20"/>
          <w:szCs w:val="20"/>
        </w:rPr>
      </w:pPr>
      <w:r w:rsidRPr="00894394">
        <w:rPr>
          <w:rFonts w:ascii="Arial" w:hAnsi="Arial" w:cs="Arial"/>
          <w:b/>
          <w:bCs/>
          <w:sz w:val="20"/>
          <w:szCs w:val="20"/>
        </w:rPr>
        <w:t>Auditor’s Report</w:t>
      </w:r>
    </w:p>
    <w:p w14:paraId="4F269E99" w14:textId="77777777" w:rsidR="00DD3497"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w:t>
      </w:r>
    </w:p>
    <w:p w14:paraId="179F3BBC" w14:textId="77777777" w:rsidR="00DD3497" w:rsidRPr="00A73608" w:rsidRDefault="00DD3497" w:rsidP="00DD3497">
      <w:pPr>
        <w:spacing w:before="240" w:after="120" w:line="280" w:lineRule="exact"/>
        <w:jc w:val="both"/>
        <w:rPr>
          <w:rFonts w:ascii="Arial" w:hAnsi="Arial" w:cs="Arial"/>
          <w:i/>
          <w:iCs/>
          <w:sz w:val="20"/>
          <w:szCs w:val="20"/>
        </w:rPr>
      </w:pPr>
      <w:r w:rsidRPr="00A73608">
        <w:rPr>
          <w:rFonts w:ascii="Arial" w:hAnsi="Arial" w:cs="Arial"/>
          <w:i/>
          <w:iCs/>
          <w:sz w:val="20"/>
          <w:szCs w:val="20"/>
        </w:rPr>
        <w:t>Auditor’s Report for Audits Conducted in Accordance with International Standards on Auditing</w:t>
      </w:r>
    </w:p>
    <w:p w14:paraId="52C36134"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A73608">
        <w:rPr>
          <w:rFonts w:ascii="Arial" w:eastAsia="Calibri" w:hAnsi="Arial" w:cs="Arial"/>
          <w:spacing w:val="-4"/>
          <w:sz w:val="20"/>
          <w:szCs w:val="20"/>
        </w:rPr>
        <w:t xml:space="preserve">… </w:t>
      </w:r>
      <w:r w:rsidRPr="00894394">
        <w:rPr>
          <w:rFonts w:ascii="Arial" w:eastAsia="Calibri" w:hAnsi="Arial" w:cs="Arial"/>
          <w:spacing w:val="-4"/>
          <w:sz w:val="20"/>
          <w:szCs w:val="20"/>
        </w:rPr>
        <w:t xml:space="preserve"> </w:t>
      </w:r>
    </w:p>
    <w:p w14:paraId="2C74F3CA" w14:textId="77777777" w:rsidR="00DD3497" w:rsidRPr="00894394" w:rsidRDefault="00DD3497" w:rsidP="00DD3497">
      <w:pPr>
        <w:widowControl w:val="0"/>
        <w:autoSpaceDE/>
        <w:autoSpaceDN/>
        <w:adjustRightInd/>
        <w:spacing w:before="120" w:after="120" w:line="280" w:lineRule="exact"/>
        <w:jc w:val="both"/>
        <w:rPr>
          <w:rFonts w:ascii="Arial" w:eastAsia="Calibri" w:hAnsi="Arial" w:cs="Times New Roman"/>
          <w:sz w:val="20"/>
          <w:szCs w:val="20"/>
        </w:rPr>
      </w:pPr>
      <w:r w:rsidRPr="00894394">
        <w:rPr>
          <w:rFonts w:ascii="Arial" w:eastAsia="Calibri" w:hAnsi="Arial" w:cs="Times New Roman"/>
          <w:sz w:val="20"/>
          <w:szCs w:val="20"/>
        </w:rPr>
        <w:t>Basis for Opinion</w:t>
      </w:r>
    </w:p>
    <w:p w14:paraId="1DB95571" w14:textId="77777777" w:rsidR="00DD3497" w:rsidRPr="00894394" w:rsidRDefault="00DD3497" w:rsidP="00DD3497">
      <w:pPr>
        <w:widowControl w:val="0"/>
        <w:autoSpaceDE/>
        <w:autoSpaceDN/>
        <w:adjustRightInd/>
        <w:spacing w:before="120" w:after="120" w:line="280" w:lineRule="exact"/>
        <w:ind w:left="547" w:hanging="547"/>
        <w:jc w:val="both"/>
        <w:rPr>
          <w:rFonts w:ascii="Arial" w:eastAsia="Calibri" w:hAnsi="Arial" w:cs="Times New Roman"/>
          <w:sz w:val="20"/>
          <w:szCs w:val="20"/>
        </w:rPr>
      </w:pPr>
      <w:r w:rsidRPr="00894394">
        <w:rPr>
          <w:rFonts w:ascii="Arial" w:eastAsia="Calibri" w:hAnsi="Arial" w:cs="Times New Roman"/>
          <w:sz w:val="20"/>
          <w:szCs w:val="20"/>
        </w:rPr>
        <w:t>28.</w:t>
      </w:r>
      <w:r w:rsidRPr="00894394">
        <w:rPr>
          <w:rFonts w:ascii="Arial" w:eastAsia="Calibri" w:hAnsi="Arial" w:cs="Times New Roman"/>
          <w:sz w:val="20"/>
          <w:szCs w:val="20"/>
        </w:rPr>
        <w:tab/>
        <w:t>The auditor’s report shall include a section, directly following the Opinion section, with the heading “Basis for Opinion”, that: (Ref: Para. A32)</w:t>
      </w:r>
    </w:p>
    <w:p w14:paraId="6A0F8758" w14:textId="77777777" w:rsidR="00DD3497" w:rsidRPr="00894394" w:rsidRDefault="00DD3497" w:rsidP="00DD3497">
      <w:pPr>
        <w:widowControl w:val="0"/>
        <w:pBdr>
          <w:top w:val="nil"/>
          <w:left w:val="nil"/>
          <w:bottom w:val="nil"/>
          <w:right w:val="nil"/>
          <w:between w:val="nil"/>
        </w:pBdr>
        <w:autoSpaceDE/>
        <w:autoSpaceDN/>
        <w:adjustRightInd/>
        <w:spacing w:before="120" w:after="120" w:line="280" w:lineRule="exact"/>
        <w:ind w:left="547" w:hanging="547"/>
        <w:jc w:val="both"/>
        <w:rPr>
          <w:rFonts w:ascii="Arial" w:eastAsia="Arial" w:hAnsi="Arial" w:cs="Times New Roman"/>
          <w:color w:val="000000"/>
          <w:sz w:val="20"/>
          <w:szCs w:val="20"/>
        </w:rPr>
      </w:pPr>
      <w:r w:rsidRPr="00894394">
        <w:rPr>
          <w:rFonts w:ascii="Arial" w:eastAsia="Arial" w:hAnsi="Arial" w:cs="Times New Roman"/>
          <w:color w:val="000000"/>
          <w:sz w:val="20"/>
          <w:szCs w:val="20"/>
        </w:rPr>
        <w:tab/>
        <w:t>…</w:t>
      </w:r>
    </w:p>
    <w:p w14:paraId="70C83D1E" w14:textId="5DB08371" w:rsidR="00DD3497" w:rsidRPr="004F4B2A" w:rsidRDefault="00DD3497" w:rsidP="00981C71">
      <w:pPr>
        <w:numPr>
          <w:ilvl w:val="0"/>
          <w:numId w:val="19"/>
        </w:numPr>
        <w:autoSpaceDE/>
        <w:autoSpaceDN/>
        <w:adjustRightInd/>
        <w:spacing w:before="120" w:after="120" w:line="280" w:lineRule="exact"/>
        <w:ind w:left="1094" w:hanging="547"/>
        <w:jc w:val="both"/>
        <w:rPr>
          <w:rFonts w:ascii="Arial" w:eastAsia="Calibri" w:hAnsi="Arial" w:cs="Arial"/>
          <w:b/>
          <w:bCs/>
          <w:sz w:val="20"/>
          <w:szCs w:val="20"/>
        </w:rPr>
      </w:pPr>
      <w:r w:rsidRPr="00894394">
        <w:rPr>
          <w:rFonts w:ascii="Arial" w:eastAsia="Arial" w:hAnsi="Arial" w:cs="Times New Roman"/>
          <w:color w:val="000000"/>
          <w:sz w:val="20"/>
          <w:szCs w:val="20"/>
        </w:rPr>
        <w:t xml:space="preserve">Includes a statement that the auditor is independent of the entity in accordance with the relevant ethical requirements relating to the audit and has fulfilled the auditor’s other ethical responsibilities in accordance with these requirements. </w:t>
      </w:r>
    </w:p>
    <w:p w14:paraId="4CDD954B" w14:textId="57AF61B0" w:rsidR="00DD3497" w:rsidRPr="00F96EF2" w:rsidRDefault="00DD3497" w:rsidP="00981C71">
      <w:pPr>
        <w:pStyle w:val="ListParagraph"/>
        <w:numPr>
          <w:ilvl w:val="0"/>
          <w:numId w:val="25"/>
        </w:numPr>
        <w:autoSpaceDE/>
        <w:autoSpaceDN/>
        <w:adjustRightInd/>
        <w:spacing w:before="120" w:after="120" w:line="280" w:lineRule="exact"/>
        <w:ind w:left="1670" w:hanging="547"/>
        <w:contextualSpacing w:val="0"/>
        <w:jc w:val="both"/>
        <w:rPr>
          <w:rFonts w:ascii="Arial" w:eastAsia="Calibri" w:hAnsi="Arial" w:cs="Arial"/>
          <w:b/>
          <w:bCs/>
          <w:sz w:val="20"/>
          <w:szCs w:val="20"/>
        </w:rPr>
      </w:pPr>
      <w:r w:rsidRPr="004F4B2A">
        <w:rPr>
          <w:rFonts w:ascii="Arial" w:eastAsia="Arial" w:hAnsi="Arial" w:cs="Times New Roman"/>
          <w:color w:val="000000"/>
          <w:sz w:val="20"/>
          <w:szCs w:val="20"/>
        </w:rPr>
        <w:lastRenderedPageBreak/>
        <w:t xml:space="preserve">The statement shall identify the jurisdiction of origin of the relevant ethical requirements or refer to the International Ethics Standards Board for Accountants’ </w:t>
      </w:r>
      <w:r w:rsidRPr="004F4B2A">
        <w:rPr>
          <w:rFonts w:ascii="Arial" w:eastAsia="Arial" w:hAnsi="Arial" w:cs="Times New Roman"/>
          <w:i/>
          <w:iCs/>
          <w:color w:val="000000"/>
          <w:sz w:val="20"/>
          <w:szCs w:val="20"/>
        </w:rPr>
        <w:t xml:space="preserve">International Code of Ethics for Professional Accountants (including International Independence Standards) </w:t>
      </w:r>
      <w:r w:rsidRPr="00BC7A70">
        <w:rPr>
          <w:rFonts w:ascii="Arial" w:eastAsia="Arial" w:hAnsi="Arial" w:cs="Times New Roman"/>
          <w:color w:val="000000"/>
          <w:sz w:val="20"/>
          <w:szCs w:val="20"/>
        </w:rPr>
        <w:t>(IESBA Code)</w:t>
      </w:r>
      <w:r>
        <w:rPr>
          <w:rFonts w:ascii="Arial" w:eastAsia="Arial" w:hAnsi="Arial" w:cs="Times New Roman"/>
          <w:i/>
          <w:iCs/>
          <w:color w:val="000000"/>
          <w:sz w:val="20"/>
          <w:szCs w:val="20"/>
        </w:rPr>
        <w:t>;</w:t>
      </w:r>
      <w:r w:rsidRPr="004F4B2A">
        <w:rPr>
          <w:rFonts w:ascii="Arial" w:eastAsia="Arial" w:hAnsi="Arial" w:cs="Times New Roman"/>
          <w:color w:val="000000"/>
          <w:sz w:val="20"/>
          <w:szCs w:val="20"/>
        </w:rPr>
        <w:t xml:space="preserve"> (Ref: Para. </w:t>
      </w:r>
      <w:bookmarkStart w:id="0" w:name="_Hlk135138879"/>
      <w:r w:rsidRPr="004F4B2A">
        <w:rPr>
          <w:rFonts w:ascii="Arial" w:eastAsia="Arial" w:hAnsi="Arial" w:cs="Times New Roman"/>
          <w:color w:val="000000"/>
          <w:sz w:val="20"/>
          <w:szCs w:val="20"/>
        </w:rPr>
        <w:t>A34–A3</w:t>
      </w:r>
      <w:r>
        <w:rPr>
          <w:rFonts w:ascii="Arial" w:eastAsia="Arial" w:hAnsi="Arial" w:cs="Times New Roman"/>
          <w:color w:val="000000"/>
          <w:sz w:val="20"/>
          <w:szCs w:val="20"/>
        </w:rPr>
        <w:t>5, A36–A37</w:t>
      </w:r>
      <w:bookmarkEnd w:id="0"/>
      <w:r w:rsidRPr="00F96EF2">
        <w:rPr>
          <w:rFonts w:ascii="Arial" w:eastAsia="Arial" w:hAnsi="Arial" w:cs="Times New Roman"/>
          <w:color w:val="000000"/>
          <w:sz w:val="20"/>
          <w:szCs w:val="20"/>
        </w:rPr>
        <w:t>)</w:t>
      </w:r>
    </w:p>
    <w:p w14:paraId="6BB53F93" w14:textId="486CAFAD" w:rsidR="00DD3497" w:rsidRPr="004F4B2A" w:rsidRDefault="00DD3497" w:rsidP="00981C71">
      <w:pPr>
        <w:pStyle w:val="ListParagraph"/>
        <w:numPr>
          <w:ilvl w:val="0"/>
          <w:numId w:val="25"/>
        </w:numPr>
        <w:autoSpaceDE/>
        <w:autoSpaceDN/>
        <w:adjustRightInd/>
        <w:spacing w:before="120" w:after="120" w:line="280" w:lineRule="exact"/>
        <w:ind w:left="1670" w:hanging="547"/>
        <w:contextualSpacing w:val="0"/>
        <w:jc w:val="both"/>
        <w:rPr>
          <w:rFonts w:ascii="Arial" w:eastAsia="Calibri" w:hAnsi="Arial" w:cs="Arial"/>
          <w:b/>
          <w:bCs/>
          <w:sz w:val="20"/>
          <w:szCs w:val="20"/>
        </w:rPr>
      </w:pPr>
      <w:r>
        <w:rPr>
          <w:rFonts w:ascii="Arial" w:eastAsia="Calibri" w:hAnsi="Arial" w:cs="Times New Roman"/>
          <w:sz w:val="20"/>
          <w:szCs w:val="20"/>
        </w:rPr>
        <w:t xml:space="preserve">If </w:t>
      </w:r>
      <w:r w:rsidRPr="004F4B2A">
        <w:rPr>
          <w:rFonts w:ascii="Arial" w:eastAsia="Calibri" w:hAnsi="Arial" w:cs="Times New Roman"/>
          <w:sz w:val="20"/>
          <w:szCs w:val="20"/>
        </w:rPr>
        <w:t>the relevant ethical requirements require the auditor to publicly disclose</w:t>
      </w:r>
      <w:r>
        <w:rPr>
          <w:rFonts w:ascii="Arial" w:eastAsia="Calibri" w:hAnsi="Arial" w:cs="Times New Roman"/>
          <w:sz w:val="20"/>
          <w:szCs w:val="20"/>
        </w:rPr>
        <w:t xml:space="preserve"> when the auditor applied</w:t>
      </w:r>
      <w:del w:id="1" w:author="Kalina Shukarova Savovska" w:date="2023-06-15T11:38:00Z">
        <w:r w:rsidRPr="004F4B2A" w:rsidDel="008334FD">
          <w:rPr>
            <w:rFonts w:ascii="Arial" w:eastAsia="Calibri" w:hAnsi="Arial" w:cs="Times New Roman"/>
            <w:sz w:val="20"/>
            <w:szCs w:val="20"/>
          </w:rPr>
          <w:delText xml:space="preserve"> </w:delText>
        </w:r>
        <w:r w:rsidDel="008334FD">
          <w:rPr>
            <w:rFonts w:ascii="Arial" w:eastAsia="Calibri" w:hAnsi="Arial" w:cs="Times New Roman"/>
            <w:sz w:val="20"/>
            <w:szCs w:val="20"/>
          </w:rPr>
          <w:delText>the</w:delText>
        </w:r>
      </w:del>
      <w:r w:rsidRPr="004F4B2A">
        <w:rPr>
          <w:rFonts w:ascii="Arial" w:eastAsia="Calibri" w:hAnsi="Arial" w:cs="Times New Roman"/>
          <w:sz w:val="20"/>
          <w:szCs w:val="20"/>
        </w:rPr>
        <w:t xml:space="preserve"> independence requirements</w:t>
      </w:r>
      <w:r>
        <w:rPr>
          <w:rFonts w:ascii="Arial" w:eastAsia="Calibri" w:hAnsi="Arial" w:cs="Times New Roman"/>
          <w:sz w:val="20"/>
          <w:szCs w:val="20"/>
        </w:rPr>
        <w:t xml:space="preserve"> </w:t>
      </w:r>
      <w:ins w:id="2" w:author="Kalina Shukarova Savovska" w:date="2023-06-18T18:44:00Z">
        <w:r w:rsidR="006B0410">
          <w:rPr>
            <w:rFonts w:ascii="Arial" w:eastAsia="Calibri" w:hAnsi="Arial" w:cs="Times New Roman"/>
            <w:sz w:val="20"/>
            <w:szCs w:val="20"/>
          </w:rPr>
          <w:t xml:space="preserve">specific to </w:t>
        </w:r>
      </w:ins>
      <w:del w:id="3" w:author="Kalina Shukarova Savovska" w:date="2023-06-18T18:44:00Z">
        <w:r w:rsidDel="006B0410">
          <w:rPr>
            <w:rFonts w:ascii="Arial" w:eastAsia="Calibri" w:hAnsi="Arial" w:cs="Times New Roman"/>
            <w:sz w:val="20"/>
            <w:szCs w:val="20"/>
          </w:rPr>
          <w:delText>for</w:delText>
        </w:r>
        <w:r w:rsidRPr="004F4B2A" w:rsidDel="006B0410">
          <w:rPr>
            <w:rFonts w:ascii="Arial" w:eastAsia="Calibri" w:hAnsi="Arial" w:cs="Times New Roman"/>
            <w:sz w:val="20"/>
            <w:szCs w:val="20"/>
          </w:rPr>
          <w:delText xml:space="preserve"> </w:delText>
        </w:r>
      </w:del>
      <w:r w:rsidRPr="004F4B2A">
        <w:rPr>
          <w:rFonts w:ascii="Arial" w:eastAsia="Calibri" w:hAnsi="Arial" w:cs="Times New Roman"/>
          <w:sz w:val="20"/>
          <w:szCs w:val="20"/>
        </w:rPr>
        <w:t>audits of financial statements of certain entities</w:t>
      </w:r>
      <w:del w:id="4" w:author="Kalina Shukarova Savovska" w:date="2023-06-15T11:38:00Z">
        <w:r w:rsidDel="008334FD">
          <w:rPr>
            <w:rFonts w:ascii="Arial" w:eastAsia="Calibri" w:hAnsi="Arial" w:cs="Times New Roman"/>
            <w:sz w:val="20"/>
            <w:szCs w:val="20"/>
          </w:rPr>
          <w:delText xml:space="preserve"> specified in the relevant ethical requirements</w:delText>
        </w:r>
      </w:del>
      <w:r w:rsidRPr="004F4B2A">
        <w:rPr>
          <w:rFonts w:ascii="Arial" w:eastAsia="Calibri" w:hAnsi="Arial" w:cs="Times New Roman"/>
          <w:sz w:val="20"/>
          <w:szCs w:val="20"/>
        </w:rPr>
        <w:t xml:space="preserve">, the statement shall indicate that </w:t>
      </w:r>
      <w:r w:rsidRPr="004F4B2A">
        <w:rPr>
          <w:rFonts w:ascii="Arial" w:eastAsia="Calibri" w:hAnsi="Arial" w:cs="Times New Roman"/>
          <w:sz w:val="20"/>
          <w:szCs w:val="24"/>
        </w:rPr>
        <w:t>the auditor is independent of the entity in accordance with the independence requirements applicable to the audits of those entities</w:t>
      </w:r>
      <w:r w:rsidRPr="004F4B2A">
        <w:rPr>
          <w:rFonts w:ascii="Arial" w:eastAsia="Arial" w:hAnsi="Arial" w:cs="Times New Roman"/>
          <w:color w:val="000000"/>
          <w:sz w:val="20"/>
          <w:szCs w:val="20"/>
        </w:rPr>
        <w:t>; and (Ref: Para. A3</w:t>
      </w:r>
      <w:r>
        <w:rPr>
          <w:rFonts w:ascii="Arial" w:eastAsia="Arial" w:hAnsi="Arial" w:cs="Times New Roman"/>
          <w:color w:val="000000"/>
          <w:sz w:val="20"/>
          <w:szCs w:val="20"/>
        </w:rPr>
        <w:t>5A</w:t>
      </w:r>
      <w:r w:rsidRPr="004F4B2A">
        <w:rPr>
          <w:rFonts w:ascii="Arial" w:eastAsia="Arial" w:hAnsi="Arial" w:cs="Times New Roman"/>
          <w:color w:val="000000"/>
          <w:sz w:val="20"/>
          <w:szCs w:val="20"/>
        </w:rPr>
        <w:t>)</w:t>
      </w:r>
    </w:p>
    <w:p w14:paraId="2354E8BC" w14:textId="77777777" w:rsidR="00DD3497"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w:t>
      </w:r>
    </w:p>
    <w:p w14:paraId="0B71315E" w14:textId="77777777" w:rsidR="00DD3497" w:rsidRPr="00A73608" w:rsidRDefault="00DD3497" w:rsidP="00DD3497">
      <w:pPr>
        <w:spacing w:before="240" w:after="120" w:line="280" w:lineRule="exact"/>
        <w:rPr>
          <w:rFonts w:ascii="Arial" w:hAnsi="Arial" w:cs="Arial"/>
          <w:i/>
          <w:iCs/>
          <w:sz w:val="20"/>
          <w:szCs w:val="20"/>
        </w:rPr>
      </w:pPr>
      <w:r w:rsidRPr="00A73608">
        <w:rPr>
          <w:rFonts w:ascii="Arial" w:hAnsi="Arial" w:cs="Arial"/>
          <w:i/>
          <w:iCs/>
          <w:sz w:val="20"/>
          <w:szCs w:val="20"/>
        </w:rPr>
        <w:t>Auditor’s Report Prescribed by Law or Regulation</w:t>
      </w:r>
    </w:p>
    <w:p w14:paraId="107F980D" w14:textId="77777777" w:rsidR="00DD3497" w:rsidRPr="00A73608" w:rsidRDefault="00DD3497" w:rsidP="00DD3497">
      <w:pPr>
        <w:spacing w:before="120" w:after="120" w:line="280" w:lineRule="exact"/>
        <w:ind w:left="547" w:hanging="547"/>
        <w:jc w:val="both"/>
        <w:rPr>
          <w:rFonts w:ascii="Arial" w:hAnsi="Arial" w:cs="Arial"/>
          <w:sz w:val="20"/>
          <w:szCs w:val="20"/>
        </w:rPr>
      </w:pPr>
      <w:r w:rsidRPr="00A73608">
        <w:rPr>
          <w:rFonts w:ascii="Arial" w:hAnsi="Arial" w:cs="Arial"/>
          <w:sz w:val="20"/>
          <w:szCs w:val="20"/>
        </w:rPr>
        <w:t xml:space="preserve">50. </w:t>
      </w:r>
      <w:r w:rsidRPr="00A73608">
        <w:rPr>
          <w:rFonts w:ascii="Arial" w:hAnsi="Arial" w:cs="Arial"/>
          <w:sz w:val="20"/>
          <w:szCs w:val="20"/>
        </w:rPr>
        <w:tab/>
        <w:t xml:space="preserve">If the auditor is required by law or regulation of a specific jurisdiction to use a specific layout, or wording of the auditor’s report, the auditor’s report shall refer to International Standards on Auditing only if the auditor’s report includes, at a minimum, each of the following elements: (Ref: Para. A70–A71) </w:t>
      </w:r>
    </w:p>
    <w:p w14:paraId="09F8E758" w14:textId="77777777" w:rsidR="00DD3497" w:rsidRDefault="00DD3497" w:rsidP="00981C71">
      <w:pPr>
        <w:pStyle w:val="ListParagraph"/>
        <w:numPr>
          <w:ilvl w:val="0"/>
          <w:numId w:val="22"/>
        </w:numPr>
        <w:spacing w:before="120" w:after="120" w:line="280" w:lineRule="exact"/>
        <w:ind w:left="1094" w:hanging="547"/>
        <w:contextualSpacing w:val="0"/>
        <w:jc w:val="both"/>
        <w:rPr>
          <w:sz w:val="20"/>
          <w:szCs w:val="20"/>
        </w:rPr>
      </w:pPr>
      <w:r>
        <w:rPr>
          <w:sz w:val="20"/>
          <w:szCs w:val="20"/>
        </w:rPr>
        <w:t>…</w:t>
      </w:r>
    </w:p>
    <w:p w14:paraId="2CCFCC6C" w14:textId="77777777" w:rsidR="00DD3497" w:rsidRDefault="00DD3497" w:rsidP="00981C71">
      <w:pPr>
        <w:pStyle w:val="ListParagraph"/>
        <w:numPr>
          <w:ilvl w:val="0"/>
          <w:numId w:val="23"/>
        </w:numPr>
        <w:spacing w:before="120" w:after="120" w:line="280" w:lineRule="exact"/>
        <w:ind w:left="1094" w:hanging="547"/>
        <w:contextualSpacing w:val="0"/>
        <w:jc w:val="both"/>
        <w:rPr>
          <w:sz w:val="20"/>
          <w:szCs w:val="20"/>
        </w:rPr>
      </w:pPr>
      <w:r>
        <w:rPr>
          <w:sz w:val="20"/>
          <w:szCs w:val="20"/>
        </w:rPr>
        <w:t xml:space="preserve">A statement that the auditor is independent of the entity in accordance with the relevant ethical requirements relating to the audit and has fulfilled the auditor’s other ethical responsibilities in accordance with these requirements. </w:t>
      </w:r>
    </w:p>
    <w:p w14:paraId="3AE22094" w14:textId="77777777" w:rsidR="00DD3497" w:rsidRDefault="00DD3497" w:rsidP="00981C71">
      <w:pPr>
        <w:pStyle w:val="ListParagraph"/>
        <w:numPr>
          <w:ilvl w:val="0"/>
          <w:numId w:val="26"/>
        </w:numPr>
        <w:spacing w:before="120" w:after="120" w:line="280" w:lineRule="exact"/>
        <w:ind w:left="1670" w:hanging="547"/>
        <w:contextualSpacing w:val="0"/>
        <w:jc w:val="both"/>
        <w:rPr>
          <w:sz w:val="20"/>
          <w:szCs w:val="20"/>
        </w:rPr>
      </w:pPr>
      <w:r>
        <w:rPr>
          <w:sz w:val="20"/>
          <w:szCs w:val="20"/>
        </w:rPr>
        <w:t xml:space="preserve">The statement shall identify the jurisdiction of origin of the relevant ethical requirements or refer to the IESBA Code. </w:t>
      </w:r>
    </w:p>
    <w:p w14:paraId="1008A356" w14:textId="2A02D983" w:rsidR="00DD3497" w:rsidRPr="00F53381" w:rsidRDefault="00DD3497" w:rsidP="00981C71">
      <w:pPr>
        <w:pStyle w:val="ListParagraph"/>
        <w:numPr>
          <w:ilvl w:val="0"/>
          <w:numId w:val="26"/>
        </w:numPr>
        <w:spacing w:before="120" w:after="120" w:line="280" w:lineRule="exact"/>
        <w:ind w:left="1670" w:hanging="547"/>
        <w:contextualSpacing w:val="0"/>
        <w:jc w:val="both"/>
        <w:rPr>
          <w:sz w:val="20"/>
          <w:szCs w:val="20"/>
        </w:rPr>
      </w:pPr>
      <w:bookmarkStart w:id="5" w:name="_Hlk137718956"/>
      <w:r>
        <w:rPr>
          <w:rFonts w:ascii="Arial" w:eastAsia="Calibri" w:hAnsi="Arial" w:cs="Times New Roman"/>
          <w:sz w:val="20"/>
          <w:szCs w:val="20"/>
        </w:rPr>
        <w:t xml:space="preserve">If </w:t>
      </w:r>
      <w:r w:rsidRPr="004F4B2A">
        <w:rPr>
          <w:rFonts w:ascii="Arial" w:eastAsia="Calibri" w:hAnsi="Arial" w:cs="Times New Roman"/>
          <w:sz w:val="20"/>
          <w:szCs w:val="20"/>
        </w:rPr>
        <w:t>the relevant ethical requirements require the auditor to publicly disclose</w:t>
      </w:r>
      <w:r>
        <w:rPr>
          <w:rFonts w:ascii="Arial" w:eastAsia="Calibri" w:hAnsi="Arial" w:cs="Times New Roman"/>
          <w:sz w:val="20"/>
          <w:szCs w:val="20"/>
        </w:rPr>
        <w:t xml:space="preserve"> when the auditor applied</w:t>
      </w:r>
      <w:r w:rsidRPr="004F4B2A">
        <w:rPr>
          <w:rFonts w:ascii="Arial" w:eastAsia="Calibri" w:hAnsi="Arial" w:cs="Times New Roman"/>
          <w:sz w:val="20"/>
          <w:szCs w:val="20"/>
        </w:rPr>
        <w:t xml:space="preserve"> </w:t>
      </w:r>
      <w:del w:id="6" w:author="Kalina Shukarova Savovska" w:date="2023-06-15T11:44:00Z">
        <w:r w:rsidDel="008334FD">
          <w:rPr>
            <w:rFonts w:ascii="Arial" w:eastAsia="Calibri" w:hAnsi="Arial" w:cs="Times New Roman"/>
            <w:sz w:val="20"/>
            <w:szCs w:val="20"/>
          </w:rPr>
          <w:delText>the</w:delText>
        </w:r>
        <w:r w:rsidRPr="004F4B2A" w:rsidDel="008334FD">
          <w:rPr>
            <w:rFonts w:ascii="Arial" w:eastAsia="Calibri" w:hAnsi="Arial" w:cs="Times New Roman"/>
            <w:sz w:val="20"/>
            <w:szCs w:val="20"/>
          </w:rPr>
          <w:delText xml:space="preserve"> </w:delText>
        </w:r>
      </w:del>
      <w:r w:rsidRPr="004F4B2A">
        <w:rPr>
          <w:rFonts w:ascii="Arial" w:eastAsia="Calibri" w:hAnsi="Arial" w:cs="Times New Roman"/>
          <w:sz w:val="20"/>
          <w:szCs w:val="20"/>
        </w:rPr>
        <w:t>independence requirements</w:t>
      </w:r>
      <w:r>
        <w:rPr>
          <w:rFonts w:ascii="Arial" w:eastAsia="Calibri" w:hAnsi="Arial" w:cs="Times New Roman"/>
          <w:sz w:val="20"/>
          <w:szCs w:val="20"/>
        </w:rPr>
        <w:t xml:space="preserve"> </w:t>
      </w:r>
      <w:ins w:id="7" w:author="Kalina Shukarova Savovska" w:date="2023-06-18T18:46:00Z">
        <w:r w:rsidR="006B0410">
          <w:rPr>
            <w:rFonts w:ascii="Arial" w:eastAsia="Calibri" w:hAnsi="Arial" w:cs="Times New Roman"/>
            <w:sz w:val="20"/>
            <w:szCs w:val="20"/>
          </w:rPr>
          <w:t xml:space="preserve">specific to </w:t>
        </w:r>
      </w:ins>
      <w:del w:id="8" w:author="Kalina Shukarova Savovska" w:date="2023-06-18T18:45:00Z">
        <w:r w:rsidDel="006B0410">
          <w:rPr>
            <w:rFonts w:ascii="Arial" w:eastAsia="Calibri" w:hAnsi="Arial" w:cs="Times New Roman"/>
            <w:sz w:val="20"/>
            <w:szCs w:val="20"/>
          </w:rPr>
          <w:delText>for</w:delText>
        </w:r>
        <w:r w:rsidRPr="004F4B2A" w:rsidDel="006B0410">
          <w:rPr>
            <w:rFonts w:ascii="Arial" w:eastAsia="Calibri" w:hAnsi="Arial" w:cs="Times New Roman"/>
            <w:sz w:val="20"/>
            <w:szCs w:val="20"/>
          </w:rPr>
          <w:delText xml:space="preserve"> </w:delText>
        </w:r>
      </w:del>
      <w:r w:rsidRPr="004F4B2A">
        <w:rPr>
          <w:rFonts w:ascii="Arial" w:eastAsia="Calibri" w:hAnsi="Arial" w:cs="Times New Roman"/>
          <w:sz w:val="20"/>
          <w:szCs w:val="20"/>
        </w:rPr>
        <w:t>audits of financial statements of certain entities</w:t>
      </w:r>
      <w:del w:id="9" w:author="Kalina Shukarova Savovska" w:date="2023-06-15T11:44:00Z">
        <w:r w:rsidDel="008334FD">
          <w:rPr>
            <w:rFonts w:ascii="Arial" w:eastAsia="Calibri" w:hAnsi="Arial" w:cs="Times New Roman"/>
            <w:sz w:val="20"/>
            <w:szCs w:val="20"/>
          </w:rPr>
          <w:delText xml:space="preserve"> specified in the relevant ethical requirements</w:delText>
        </w:r>
      </w:del>
      <w:r w:rsidRPr="004F4B2A">
        <w:rPr>
          <w:rFonts w:ascii="Arial" w:eastAsia="Calibri" w:hAnsi="Arial" w:cs="Times New Roman"/>
          <w:sz w:val="20"/>
          <w:szCs w:val="20"/>
        </w:rPr>
        <w:t xml:space="preserve">, the statement shall indicate that </w:t>
      </w:r>
      <w:r w:rsidRPr="004F4B2A">
        <w:rPr>
          <w:rFonts w:ascii="Arial" w:eastAsia="Calibri" w:hAnsi="Arial" w:cs="Times New Roman"/>
          <w:sz w:val="20"/>
          <w:szCs w:val="24"/>
        </w:rPr>
        <w:t>the auditor is independent of the entity in accordance with the independence requirements applicable to the audits of those entities</w:t>
      </w:r>
      <w:r w:rsidRPr="00F53381">
        <w:rPr>
          <w:rFonts w:ascii="Arial" w:eastAsia="Calibri" w:hAnsi="Arial" w:cs="Times New Roman"/>
          <w:sz w:val="20"/>
          <w:szCs w:val="24"/>
        </w:rPr>
        <w:t>.</w:t>
      </w:r>
    </w:p>
    <w:bookmarkEnd w:id="5"/>
    <w:p w14:paraId="366EDE5A" w14:textId="77777777" w:rsidR="00DD3497" w:rsidRPr="00F53381" w:rsidRDefault="00DD3497" w:rsidP="00981C71">
      <w:pPr>
        <w:pStyle w:val="ListParagraph"/>
        <w:numPr>
          <w:ilvl w:val="0"/>
          <w:numId w:val="23"/>
        </w:numPr>
        <w:spacing w:before="120" w:after="120" w:line="280" w:lineRule="exact"/>
        <w:ind w:left="1094" w:hanging="547"/>
        <w:contextualSpacing w:val="0"/>
        <w:jc w:val="both"/>
        <w:rPr>
          <w:sz w:val="20"/>
          <w:szCs w:val="20"/>
        </w:rPr>
      </w:pPr>
      <w:r w:rsidRPr="00F53381">
        <w:rPr>
          <w:sz w:val="20"/>
          <w:szCs w:val="20"/>
        </w:rPr>
        <w:t>…</w:t>
      </w:r>
    </w:p>
    <w:p w14:paraId="201EEF5D" w14:textId="77777777" w:rsidR="009701CF" w:rsidRPr="009701CF" w:rsidRDefault="009701CF" w:rsidP="009701CF">
      <w:pPr>
        <w:autoSpaceDE/>
        <w:autoSpaceDN/>
        <w:adjustRightInd/>
        <w:spacing w:before="120" w:after="0" w:line="280" w:lineRule="exact"/>
        <w:jc w:val="both"/>
        <w:rPr>
          <w:ins w:id="10" w:author="Kalina Shukarova Savovska" w:date="2023-06-21T08:30:00Z"/>
          <w:rFonts w:ascii="Arial" w:eastAsia="Calibri" w:hAnsi="Arial" w:cs="Arial"/>
          <w:spacing w:val="-4"/>
          <w:sz w:val="20"/>
          <w:szCs w:val="20"/>
        </w:rPr>
      </w:pPr>
      <w:ins w:id="11" w:author="Kalina Shukarova Savovska" w:date="2023-06-21T08:30:00Z">
        <w:r w:rsidRPr="009701CF">
          <w:rPr>
            <w:rFonts w:ascii="Arial" w:eastAsia="Calibri" w:hAnsi="Arial" w:cs="Arial"/>
            <w:spacing w:val="-4"/>
            <w:sz w:val="20"/>
            <w:szCs w:val="20"/>
          </w:rPr>
          <w:t xml:space="preserve">… </w:t>
        </w:r>
      </w:ins>
    </w:p>
    <w:p w14:paraId="565500CE" w14:textId="13A366B3" w:rsidR="00DD3497" w:rsidRPr="00894394" w:rsidRDefault="00DD3497" w:rsidP="00DD3497">
      <w:pPr>
        <w:autoSpaceDE/>
        <w:autoSpaceDN/>
        <w:adjustRightInd/>
        <w:spacing w:before="240" w:after="0" w:line="280" w:lineRule="exact"/>
        <w:jc w:val="both"/>
        <w:rPr>
          <w:rFonts w:ascii="Arial" w:hAnsi="Arial" w:cs="Arial"/>
          <w:b/>
          <w:bCs/>
          <w:sz w:val="24"/>
          <w:szCs w:val="24"/>
        </w:rPr>
      </w:pPr>
      <w:r w:rsidRPr="00894394">
        <w:rPr>
          <w:rFonts w:ascii="Arial" w:hAnsi="Arial" w:cs="Arial"/>
          <w:b/>
          <w:bCs/>
          <w:sz w:val="24"/>
          <w:szCs w:val="24"/>
        </w:rPr>
        <w:t>Application and Other Explanatory Material</w:t>
      </w:r>
    </w:p>
    <w:p w14:paraId="160CBE13"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01E48D36" w14:textId="77777777" w:rsidR="00DD3497" w:rsidRPr="00894394" w:rsidRDefault="00DD3497" w:rsidP="00DD3497">
      <w:pPr>
        <w:widowControl w:val="0"/>
        <w:autoSpaceDE/>
        <w:autoSpaceDN/>
        <w:adjustRightInd/>
        <w:spacing w:before="120" w:after="0" w:line="280" w:lineRule="exact"/>
        <w:ind w:left="720" w:right="720" w:hanging="720"/>
        <w:jc w:val="both"/>
        <w:rPr>
          <w:rFonts w:ascii="Arial" w:eastAsia="Calibri" w:hAnsi="Arial" w:cs="Times New Roman"/>
          <w:color w:val="000000"/>
          <w:sz w:val="20"/>
          <w:szCs w:val="20"/>
        </w:rPr>
      </w:pPr>
      <w:r w:rsidRPr="00894394">
        <w:rPr>
          <w:rFonts w:ascii="Arial" w:eastAsia="Calibri" w:hAnsi="Arial" w:cs="Times New Roman"/>
          <w:b/>
          <w:bCs/>
          <w:color w:val="000000"/>
          <w:sz w:val="20"/>
          <w:szCs w:val="20"/>
        </w:rPr>
        <w:t>Auditor’s Report</w:t>
      </w:r>
      <w:r w:rsidRPr="00894394">
        <w:rPr>
          <w:rFonts w:ascii="Arial" w:eastAsia="Calibri" w:hAnsi="Arial" w:cs="Times New Roman"/>
          <w:color w:val="000000"/>
          <w:sz w:val="20"/>
          <w:szCs w:val="20"/>
        </w:rPr>
        <w:t xml:space="preserve"> (Ref: Para.20)</w:t>
      </w:r>
    </w:p>
    <w:p w14:paraId="380A0DD6"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74C18D94" w14:textId="77777777" w:rsidR="00DD3497" w:rsidRPr="00894394" w:rsidRDefault="00DD3497" w:rsidP="00DD3497">
      <w:pPr>
        <w:widowControl w:val="0"/>
        <w:autoSpaceDE/>
        <w:autoSpaceDN/>
        <w:adjustRightInd/>
        <w:spacing w:before="120" w:after="0" w:line="280" w:lineRule="exact"/>
        <w:ind w:left="720" w:right="720" w:hanging="720"/>
        <w:jc w:val="both"/>
        <w:rPr>
          <w:rFonts w:ascii="Arial" w:eastAsia="Calibri" w:hAnsi="Arial" w:cs="Times New Roman"/>
          <w:color w:val="000000"/>
          <w:sz w:val="20"/>
          <w:szCs w:val="20"/>
        </w:rPr>
      </w:pPr>
      <w:r w:rsidRPr="00894394">
        <w:rPr>
          <w:rFonts w:ascii="Arial" w:eastAsia="Calibri" w:hAnsi="Arial" w:cs="Times New Roman"/>
          <w:color w:val="000000"/>
          <w:sz w:val="20"/>
          <w:szCs w:val="20"/>
        </w:rPr>
        <w:t>Basis for Opinion (Ref: Para. 28)</w:t>
      </w:r>
    </w:p>
    <w:p w14:paraId="40615882"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718D42DF" w14:textId="77777777" w:rsidR="00DD3497" w:rsidRPr="00894394" w:rsidRDefault="00DD3497" w:rsidP="00DD3497">
      <w:pPr>
        <w:widowControl w:val="0"/>
        <w:autoSpaceDE/>
        <w:autoSpaceDN/>
        <w:adjustRightInd/>
        <w:spacing w:before="120" w:after="0" w:line="280" w:lineRule="exact"/>
        <w:ind w:left="720" w:right="720" w:hanging="720"/>
        <w:jc w:val="both"/>
        <w:rPr>
          <w:rFonts w:ascii="Arial" w:eastAsia="Calibri" w:hAnsi="Arial" w:cs="Times New Roman"/>
          <w:color w:val="000000"/>
          <w:sz w:val="20"/>
          <w:szCs w:val="20"/>
        </w:rPr>
      </w:pPr>
      <w:r w:rsidRPr="00894394">
        <w:rPr>
          <w:rFonts w:ascii="Arial" w:eastAsia="Calibri" w:hAnsi="Arial" w:cs="Times New Roman"/>
          <w:color w:val="000000"/>
          <w:sz w:val="20"/>
          <w:szCs w:val="20"/>
        </w:rPr>
        <w:t>Relevant ethical requirements (Ref: Para. 28(c))</w:t>
      </w:r>
    </w:p>
    <w:p w14:paraId="534B686F" w14:textId="77777777" w:rsidR="00DD3497" w:rsidRPr="00894394" w:rsidRDefault="00DD3497" w:rsidP="00DD3497">
      <w:pPr>
        <w:autoSpaceDE/>
        <w:autoSpaceDN/>
        <w:adjustRightInd/>
        <w:spacing w:before="120" w:after="120" w:line="280" w:lineRule="exact"/>
        <w:ind w:left="547" w:hanging="547"/>
        <w:jc w:val="both"/>
        <w:rPr>
          <w:rFonts w:ascii="Arial" w:eastAsia="Calibri" w:hAnsi="Arial" w:cs="Arial"/>
          <w:spacing w:val="-4"/>
          <w:sz w:val="20"/>
          <w:szCs w:val="20"/>
        </w:rPr>
      </w:pPr>
      <w:r w:rsidRPr="00894394">
        <w:rPr>
          <w:rFonts w:ascii="Arial" w:eastAsia="Calibri" w:hAnsi="Arial" w:cs="Arial"/>
          <w:spacing w:val="-4"/>
          <w:sz w:val="20"/>
          <w:szCs w:val="20"/>
        </w:rPr>
        <w:lastRenderedPageBreak/>
        <w:t xml:space="preserve">A34. </w:t>
      </w:r>
      <w:r w:rsidRPr="00894394">
        <w:rPr>
          <w:rFonts w:ascii="Arial" w:eastAsia="Calibri" w:hAnsi="Arial" w:cs="Arial"/>
          <w:spacing w:val="-4"/>
          <w:sz w:val="20"/>
          <w:szCs w:val="20"/>
        </w:rPr>
        <w:tab/>
        <w:t xml:space="preserve">The identification of the jurisdiction of origin of relevant ethical requirements increases transparency about those requirements relating to the </w:t>
      </w:r>
      <w:proofErr w:type="gramStart"/>
      <w:r w:rsidRPr="00894394">
        <w:rPr>
          <w:rFonts w:ascii="Arial" w:eastAsia="Calibri" w:hAnsi="Arial" w:cs="Arial"/>
          <w:spacing w:val="-4"/>
          <w:sz w:val="20"/>
          <w:szCs w:val="20"/>
        </w:rPr>
        <w:t>particular audit</w:t>
      </w:r>
      <w:proofErr w:type="gramEnd"/>
      <w:r w:rsidRPr="00894394">
        <w:rPr>
          <w:rFonts w:ascii="Arial" w:eastAsia="Calibri" w:hAnsi="Arial" w:cs="Arial"/>
          <w:spacing w:val="-4"/>
          <w:sz w:val="20"/>
          <w:szCs w:val="20"/>
        </w:rPr>
        <w:t xml:space="preserve"> engagement. ISA 200 explains that relevant ethical requirements ordinarily comprise the provisions of the IESBA Code related to an audit of financial statements, together with national requirements that are more restrictive.</w:t>
      </w:r>
      <w:r w:rsidRPr="00894394">
        <w:rPr>
          <w:rFonts w:ascii="Arial" w:eastAsia="Calibri" w:hAnsi="Arial" w:cs="Times New Roman"/>
          <w:sz w:val="20"/>
          <w:szCs w:val="24"/>
          <w:vertAlign w:val="superscript"/>
        </w:rPr>
        <w:footnoteReference w:id="5"/>
      </w:r>
      <w:r w:rsidRPr="00894394">
        <w:rPr>
          <w:rFonts w:ascii="Arial" w:eastAsia="Calibri" w:hAnsi="Arial" w:cs="Arial"/>
          <w:spacing w:val="-4"/>
          <w:sz w:val="20"/>
          <w:szCs w:val="20"/>
        </w:rPr>
        <w:t xml:space="preserve"> When the relevant ethical requirements include those of the IESBA Code, the statement may also </w:t>
      </w:r>
      <w:proofErr w:type="gramStart"/>
      <w:r w:rsidRPr="00894394">
        <w:rPr>
          <w:rFonts w:ascii="Arial" w:eastAsia="Calibri" w:hAnsi="Arial" w:cs="Arial"/>
          <w:spacing w:val="-4"/>
          <w:sz w:val="20"/>
          <w:szCs w:val="20"/>
        </w:rPr>
        <w:t>make reference</w:t>
      </w:r>
      <w:proofErr w:type="gramEnd"/>
      <w:r w:rsidRPr="00894394">
        <w:rPr>
          <w:rFonts w:ascii="Arial" w:eastAsia="Calibri" w:hAnsi="Arial" w:cs="Arial"/>
          <w:spacing w:val="-4"/>
          <w:sz w:val="20"/>
          <w:szCs w:val="20"/>
        </w:rPr>
        <w:t xml:space="preserve"> to the IESBA Code. If the IESBA Code constitutes </w:t>
      </w:r>
      <w:proofErr w:type="gramStart"/>
      <w:r w:rsidRPr="00894394">
        <w:rPr>
          <w:rFonts w:ascii="Arial" w:eastAsia="Calibri" w:hAnsi="Arial" w:cs="Arial"/>
          <w:spacing w:val="-4"/>
          <w:sz w:val="20"/>
          <w:szCs w:val="20"/>
        </w:rPr>
        <w:t>all of</w:t>
      </w:r>
      <w:proofErr w:type="gramEnd"/>
      <w:r w:rsidRPr="00894394">
        <w:rPr>
          <w:rFonts w:ascii="Arial" w:eastAsia="Calibri" w:hAnsi="Arial" w:cs="Arial"/>
          <w:spacing w:val="-4"/>
          <w:sz w:val="20"/>
          <w:szCs w:val="20"/>
        </w:rPr>
        <w:t xml:space="preserve"> the ethical requirements relevant to the audit, the statement need not identify a jurisdiction of origin. </w:t>
      </w:r>
    </w:p>
    <w:p w14:paraId="0EF25B3F" w14:textId="77777777" w:rsidR="00DD3497" w:rsidRPr="00894394" w:rsidRDefault="00DD3497" w:rsidP="00DD3497">
      <w:pPr>
        <w:autoSpaceDE/>
        <w:autoSpaceDN/>
        <w:adjustRightInd/>
        <w:spacing w:before="120" w:after="120" w:line="280" w:lineRule="exact"/>
        <w:ind w:left="547" w:hanging="547"/>
        <w:jc w:val="both"/>
        <w:rPr>
          <w:rFonts w:ascii="Arial" w:eastAsia="Calibri" w:hAnsi="Arial" w:cs="Arial"/>
          <w:spacing w:val="-4"/>
          <w:sz w:val="20"/>
          <w:szCs w:val="20"/>
        </w:rPr>
      </w:pPr>
      <w:r w:rsidRPr="00894394">
        <w:rPr>
          <w:rFonts w:ascii="Arial" w:eastAsia="Calibri" w:hAnsi="Arial" w:cs="Arial"/>
          <w:spacing w:val="-4"/>
          <w:sz w:val="20"/>
          <w:szCs w:val="20"/>
        </w:rPr>
        <w:t xml:space="preserve">A35. </w:t>
      </w:r>
      <w:r w:rsidRPr="00894394">
        <w:rPr>
          <w:rFonts w:ascii="Arial" w:eastAsia="Calibri" w:hAnsi="Arial" w:cs="Arial"/>
          <w:spacing w:val="-4"/>
          <w:sz w:val="20"/>
          <w:szCs w:val="20"/>
        </w:rPr>
        <w:tab/>
        <w:t>In some jurisdictions, relevant ethical requirements may exist in several different sources, such as the ethical code(s) and additional rules and requirements within law and regulation. When the independence and other relevant ethical requirements are contained in a limited number of sources, the auditor may choose to name the relevant source(s) (e.g., the name of the code, rule or regulation applicable in the jurisdiction), or may refer to a term that is commonly understood and that appropriately summarizes those sources (e.g., independence requirements for audits of private entities in Jurisdiction X).</w:t>
      </w:r>
    </w:p>
    <w:p w14:paraId="02A3291A" w14:textId="29EBD094" w:rsidR="00DD3497" w:rsidRPr="00894394" w:rsidRDefault="00DD3497" w:rsidP="00DD3497">
      <w:pPr>
        <w:widowControl w:val="0"/>
        <w:autoSpaceDE/>
        <w:autoSpaceDN/>
        <w:adjustRightInd/>
        <w:spacing w:before="120" w:after="120" w:line="280" w:lineRule="exact"/>
        <w:ind w:left="547" w:hanging="547"/>
        <w:jc w:val="both"/>
        <w:rPr>
          <w:rFonts w:ascii="Arial" w:eastAsia="Calibri" w:hAnsi="Arial" w:cs="Times New Roman"/>
          <w:sz w:val="20"/>
          <w:szCs w:val="20"/>
        </w:rPr>
      </w:pPr>
      <w:r w:rsidRPr="00894394">
        <w:rPr>
          <w:rFonts w:ascii="Arial" w:eastAsia="Calibri" w:hAnsi="Arial" w:cs="Times New Roman"/>
          <w:sz w:val="20"/>
          <w:szCs w:val="20"/>
        </w:rPr>
        <w:t>A35A.</w:t>
      </w:r>
      <w:r w:rsidRPr="00894394">
        <w:rPr>
          <w:rFonts w:ascii="Arial" w:eastAsia="Calibri" w:hAnsi="Arial" w:cs="Times New Roman"/>
          <w:sz w:val="20"/>
          <w:szCs w:val="20"/>
        </w:rPr>
        <w:tab/>
        <w:t xml:space="preserve">Relevant ethical requirements may: </w:t>
      </w:r>
    </w:p>
    <w:p w14:paraId="486C7A2D" w14:textId="05D8C8B5" w:rsidR="00DD3497" w:rsidRPr="00894394" w:rsidRDefault="00DD3497" w:rsidP="00981C71">
      <w:pPr>
        <w:widowControl w:val="0"/>
        <w:numPr>
          <w:ilvl w:val="0"/>
          <w:numId w:val="17"/>
        </w:numPr>
        <w:autoSpaceDE/>
        <w:autoSpaceDN/>
        <w:adjustRightInd/>
        <w:spacing w:before="120" w:after="120" w:line="280" w:lineRule="exact"/>
        <w:ind w:left="1094" w:hanging="547"/>
        <w:jc w:val="both"/>
        <w:rPr>
          <w:rFonts w:ascii="Arial" w:eastAsia="Calibri" w:hAnsi="Arial" w:cs="Times New Roman"/>
          <w:sz w:val="20"/>
          <w:szCs w:val="20"/>
        </w:rPr>
      </w:pPr>
      <w:r>
        <w:rPr>
          <w:rFonts w:ascii="Arial" w:eastAsia="Calibri" w:hAnsi="Arial" w:cs="Times New Roman"/>
          <w:sz w:val="20"/>
          <w:szCs w:val="20"/>
        </w:rPr>
        <w:t>Establish</w:t>
      </w:r>
      <w:del w:id="12" w:author="Kalina Shukarova Savovska" w:date="2023-06-15T11:46:00Z">
        <w:r w:rsidDel="007345E8">
          <w:rPr>
            <w:rFonts w:ascii="Arial" w:eastAsia="Calibri" w:hAnsi="Arial" w:cs="Times New Roman"/>
            <w:sz w:val="20"/>
            <w:szCs w:val="20"/>
          </w:rPr>
          <w:delText xml:space="preserve"> certain</w:delText>
        </w:r>
      </w:del>
      <w:r w:rsidRPr="00894394">
        <w:rPr>
          <w:rFonts w:ascii="Arial" w:eastAsia="Calibri" w:hAnsi="Arial" w:cs="Times New Roman"/>
          <w:sz w:val="20"/>
          <w:szCs w:val="20"/>
        </w:rPr>
        <w:t xml:space="preserve"> independence requirements </w:t>
      </w:r>
      <w:r>
        <w:rPr>
          <w:rFonts w:ascii="Arial" w:eastAsia="Calibri" w:hAnsi="Arial" w:cs="Times New Roman"/>
          <w:sz w:val="20"/>
          <w:szCs w:val="20"/>
        </w:rPr>
        <w:t xml:space="preserve">that are </w:t>
      </w:r>
      <w:ins w:id="13" w:author="Kalina Shukarova Savovska" w:date="2023-06-18T18:46:00Z">
        <w:r w:rsidR="006B0410">
          <w:rPr>
            <w:rFonts w:ascii="Arial" w:eastAsia="Calibri" w:hAnsi="Arial" w:cs="Times New Roman"/>
            <w:sz w:val="20"/>
            <w:szCs w:val="20"/>
          </w:rPr>
          <w:t xml:space="preserve">specific </w:t>
        </w:r>
      </w:ins>
      <w:del w:id="14" w:author="Kalina Shukarova Savovska" w:date="2023-06-18T18:46:00Z">
        <w:r w:rsidDel="006B0410">
          <w:rPr>
            <w:rFonts w:ascii="Arial" w:eastAsia="Calibri" w:hAnsi="Arial" w:cs="Times New Roman"/>
            <w:sz w:val="20"/>
            <w:szCs w:val="20"/>
          </w:rPr>
          <w:delText xml:space="preserve">applicable only </w:delText>
        </w:r>
      </w:del>
      <w:r w:rsidRPr="00894394">
        <w:rPr>
          <w:rFonts w:ascii="Arial" w:eastAsia="Calibri" w:hAnsi="Arial" w:cs="Times New Roman"/>
          <w:sz w:val="20"/>
          <w:szCs w:val="20"/>
        </w:rPr>
        <w:t xml:space="preserve">to audits of financial statements of certain entities specified in the relevant ethical requirements, </w:t>
      </w:r>
      <w:bookmarkStart w:id="15" w:name="_Hlk106181245"/>
      <w:r w:rsidRPr="00894394">
        <w:rPr>
          <w:rFonts w:ascii="Arial" w:eastAsia="Calibri" w:hAnsi="Arial" w:cs="Times New Roman"/>
          <w:sz w:val="20"/>
          <w:szCs w:val="20"/>
        </w:rPr>
        <w:t xml:space="preserve">such as the independence requirements </w:t>
      </w:r>
      <w:r>
        <w:rPr>
          <w:rFonts w:ascii="Arial" w:eastAsia="Calibri" w:hAnsi="Arial" w:cs="Times New Roman"/>
          <w:sz w:val="20"/>
          <w:szCs w:val="20"/>
        </w:rPr>
        <w:t>for</w:t>
      </w:r>
      <w:r w:rsidRPr="00894394">
        <w:rPr>
          <w:rFonts w:ascii="Arial" w:eastAsia="Calibri" w:hAnsi="Arial" w:cs="Times New Roman"/>
          <w:sz w:val="20"/>
          <w:szCs w:val="20"/>
        </w:rPr>
        <w:t xml:space="preserve"> audits of financial statements of public interest entities in the IESBA Code.</w:t>
      </w:r>
      <w:bookmarkEnd w:id="15"/>
      <w:r w:rsidRPr="00894394">
        <w:rPr>
          <w:rFonts w:ascii="Arial" w:eastAsia="Calibri" w:hAnsi="Arial" w:cs="Times New Roman"/>
          <w:sz w:val="20"/>
          <w:szCs w:val="20"/>
        </w:rPr>
        <w:t xml:space="preserve"> Relevant ethical requirements may also require or encourage the auditor to determine whether it is appropriate to apply </w:t>
      </w:r>
      <w:r>
        <w:rPr>
          <w:rFonts w:ascii="Arial" w:eastAsia="Calibri" w:hAnsi="Arial" w:cs="Times New Roman"/>
          <w:sz w:val="20"/>
          <w:szCs w:val="20"/>
        </w:rPr>
        <w:t>such</w:t>
      </w:r>
      <w:r w:rsidRPr="00894394">
        <w:rPr>
          <w:rFonts w:ascii="Arial" w:eastAsia="Calibri" w:hAnsi="Arial" w:cs="Times New Roman"/>
          <w:sz w:val="20"/>
          <w:szCs w:val="20"/>
        </w:rPr>
        <w:t xml:space="preserve"> independence requirements to audits of financial statements of entities </w:t>
      </w:r>
      <w:r>
        <w:rPr>
          <w:rFonts w:ascii="Arial" w:eastAsia="Calibri" w:hAnsi="Arial" w:cs="Times New Roman"/>
          <w:sz w:val="20"/>
          <w:szCs w:val="20"/>
        </w:rPr>
        <w:t xml:space="preserve">other than those entities </w:t>
      </w:r>
      <w:r w:rsidRPr="00894394">
        <w:rPr>
          <w:rFonts w:ascii="Arial" w:eastAsia="Calibri" w:hAnsi="Arial" w:cs="Times New Roman"/>
          <w:sz w:val="20"/>
          <w:szCs w:val="20"/>
        </w:rPr>
        <w:t xml:space="preserve">specified in the relevant ethical requirements. </w:t>
      </w:r>
    </w:p>
    <w:p w14:paraId="18119F97" w14:textId="0FB64270" w:rsidR="00151641" w:rsidRDefault="00DD3497" w:rsidP="00981C71">
      <w:pPr>
        <w:widowControl w:val="0"/>
        <w:numPr>
          <w:ilvl w:val="0"/>
          <w:numId w:val="17"/>
        </w:numPr>
        <w:autoSpaceDE/>
        <w:autoSpaceDN/>
        <w:adjustRightInd/>
        <w:spacing w:before="120" w:after="120" w:line="280" w:lineRule="exact"/>
        <w:ind w:left="1094" w:hanging="547"/>
        <w:jc w:val="both"/>
        <w:rPr>
          <w:ins w:id="16" w:author="Kalina Shukarova Savovska" w:date="2023-06-15T12:00:00Z"/>
          <w:rFonts w:ascii="Arial" w:eastAsia="Calibri" w:hAnsi="Arial" w:cs="Times New Roman"/>
          <w:sz w:val="20"/>
          <w:szCs w:val="20"/>
        </w:rPr>
      </w:pPr>
      <w:r>
        <w:rPr>
          <w:rFonts w:ascii="Arial" w:eastAsia="Calibri" w:hAnsi="Arial" w:cs="Times New Roman"/>
          <w:sz w:val="20"/>
          <w:szCs w:val="20"/>
        </w:rPr>
        <w:t>Require the auditor to p</w:t>
      </w:r>
      <w:r w:rsidRPr="00894394">
        <w:rPr>
          <w:rFonts w:ascii="Arial" w:eastAsia="Calibri" w:hAnsi="Arial" w:cs="Times New Roman"/>
          <w:sz w:val="20"/>
          <w:szCs w:val="20"/>
        </w:rPr>
        <w:t xml:space="preserve">ublicly disclose </w:t>
      </w:r>
      <w:r>
        <w:rPr>
          <w:rFonts w:ascii="Arial" w:eastAsia="Calibri" w:hAnsi="Arial" w:cs="Times New Roman"/>
          <w:sz w:val="20"/>
          <w:szCs w:val="20"/>
        </w:rPr>
        <w:t>when</w:t>
      </w:r>
      <w:r w:rsidRPr="00894394">
        <w:rPr>
          <w:rFonts w:ascii="Arial" w:eastAsia="Calibri" w:hAnsi="Arial" w:cs="Times New Roman"/>
          <w:sz w:val="20"/>
          <w:szCs w:val="20"/>
        </w:rPr>
        <w:t xml:space="preserve"> the </w:t>
      </w:r>
      <w:r>
        <w:rPr>
          <w:rFonts w:ascii="Arial" w:eastAsia="Calibri" w:hAnsi="Arial" w:cs="Times New Roman"/>
          <w:sz w:val="20"/>
          <w:szCs w:val="20"/>
        </w:rPr>
        <w:t xml:space="preserve">auditor applied </w:t>
      </w:r>
      <w:del w:id="17" w:author="Kalina Shukarova Savovska" w:date="2023-06-15T11:57:00Z">
        <w:r w:rsidDel="00882B01">
          <w:rPr>
            <w:rFonts w:ascii="Arial" w:eastAsia="Calibri" w:hAnsi="Arial" w:cs="Times New Roman"/>
            <w:sz w:val="20"/>
            <w:szCs w:val="20"/>
          </w:rPr>
          <w:delText>the</w:delText>
        </w:r>
        <w:r w:rsidRPr="00894394" w:rsidDel="00882B01">
          <w:rPr>
            <w:rFonts w:ascii="Arial" w:eastAsia="Calibri" w:hAnsi="Arial" w:cs="Times New Roman"/>
            <w:sz w:val="20"/>
            <w:szCs w:val="20"/>
          </w:rPr>
          <w:delText xml:space="preserve"> </w:delText>
        </w:r>
      </w:del>
      <w:r w:rsidRPr="00894394">
        <w:rPr>
          <w:rFonts w:ascii="Arial" w:eastAsia="Calibri" w:hAnsi="Arial" w:cs="Times New Roman"/>
          <w:sz w:val="20"/>
          <w:szCs w:val="20"/>
        </w:rPr>
        <w:t xml:space="preserve">independence requirements </w:t>
      </w:r>
      <w:ins w:id="18" w:author="Kalina Shukarova Savovska" w:date="2023-06-18T18:48:00Z">
        <w:r w:rsidR="006B0410">
          <w:rPr>
            <w:rFonts w:ascii="Arial" w:eastAsia="Calibri" w:hAnsi="Arial" w:cs="Times New Roman"/>
            <w:sz w:val="20"/>
            <w:szCs w:val="20"/>
          </w:rPr>
          <w:t>sp</w:t>
        </w:r>
      </w:ins>
      <w:ins w:id="19" w:author="Kalina Shukarova Savovska" w:date="2023-06-18T18:49:00Z">
        <w:r w:rsidR="006B0410">
          <w:rPr>
            <w:rFonts w:ascii="Arial" w:eastAsia="Calibri" w:hAnsi="Arial" w:cs="Times New Roman"/>
            <w:sz w:val="20"/>
            <w:szCs w:val="20"/>
          </w:rPr>
          <w:t xml:space="preserve">ecific to </w:t>
        </w:r>
      </w:ins>
      <w:del w:id="20" w:author="Kalina Shukarova Savovska" w:date="2023-06-18T18:49:00Z">
        <w:r w:rsidDel="006B0410">
          <w:rPr>
            <w:rFonts w:ascii="Arial" w:eastAsia="Calibri" w:hAnsi="Arial" w:cs="Times New Roman"/>
            <w:sz w:val="20"/>
            <w:szCs w:val="20"/>
          </w:rPr>
          <w:delText>for</w:delText>
        </w:r>
        <w:r w:rsidRPr="00894394" w:rsidDel="006B0410">
          <w:rPr>
            <w:rFonts w:ascii="Arial" w:eastAsia="Calibri" w:hAnsi="Arial" w:cs="Times New Roman"/>
            <w:sz w:val="20"/>
            <w:szCs w:val="20"/>
          </w:rPr>
          <w:delText xml:space="preserve"> </w:delText>
        </w:r>
      </w:del>
      <w:r w:rsidRPr="00894394">
        <w:rPr>
          <w:rFonts w:ascii="Arial" w:eastAsia="Calibri" w:hAnsi="Arial" w:cs="Times New Roman"/>
          <w:sz w:val="20"/>
          <w:szCs w:val="20"/>
        </w:rPr>
        <w:t>audits of financial statements of certain entities</w:t>
      </w:r>
      <w:ins w:id="21" w:author="Kalina Shukarova Savovska" w:date="2023-06-18T18:49:00Z">
        <w:r w:rsidR="006B0410">
          <w:rPr>
            <w:rFonts w:ascii="Arial" w:eastAsia="Calibri" w:hAnsi="Arial" w:cs="Times New Roman"/>
            <w:sz w:val="20"/>
            <w:szCs w:val="20"/>
          </w:rPr>
          <w:t>.</w:t>
        </w:r>
      </w:ins>
      <w:del w:id="22" w:author="Kalina Shukarova Savovska" w:date="2023-06-18T18:49:00Z">
        <w:r w:rsidRPr="00894394" w:rsidDel="006B0410">
          <w:rPr>
            <w:rFonts w:ascii="Arial" w:eastAsia="Calibri" w:hAnsi="Arial" w:cs="Times New Roman"/>
            <w:sz w:val="20"/>
            <w:szCs w:val="20"/>
          </w:rPr>
          <w:delText xml:space="preserve"> </w:delText>
        </w:r>
        <w:r w:rsidDel="006B0410">
          <w:rPr>
            <w:rFonts w:ascii="Arial" w:eastAsia="Calibri" w:hAnsi="Arial" w:cs="Times New Roman"/>
            <w:sz w:val="20"/>
            <w:szCs w:val="20"/>
          </w:rPr>
          <w:delText>specified in the relevant ethical requirements</w:delText>
        </w:r>
        <w:r w:rsidRPr="00894394" w:rsidDel="006B0410">
          <w:rPr>
            <w:rFonts w:ascii="Arial" w:eastAsia="Calibri" w:hAnsi="Arial" w:cs="Times New Roman"/>
            <w:sz w:val="20"/>
            <w:szCs w:val="20"/>
          </w:rPr>
          <w:delText>.</w:delText>
        </w:r>
      </w:del>
      <w:r w:rsidRPr="00894394">
        <w:rPr>
          <w:rFonts w:ascii="Arial" w:eastAsia="Calibri" w:hAnsi="Arial" w:cs="Times New Roman"/>
          <w:sz w:val="20"/>
          <w:szCs w:val="20"/>
        </w:rPr>
        <w:t xml:space="preserve"> For example, the IESBA Code requires that when a firm has applied the independence requirements for public interest entities in performing an audit of the financial statements of an entity, the firm publicly disclose that fact, unless making such disclosure would result in disclosing confidential future plans of the entity.</w:t>
      </w:r>
      <w:r w:rsidRPr="00894394">
        <w:rPr>
          <w:rFonts w:ascii="Arial" w:eastAsia="Calibri" w:hAnsi="Arial" w:cs="Times New Roman"/>
          <w:sz w:val="20"/>
          <w:szCs w:val="24"/>
          <w:vertAlign w:val="superscript"/>
        </w:rPr>
        <w:footnoteReference w:id="6"/>
      </w:r>
      <w:r>
        <w:rPr>
          <w:rFonts w:ascii="Arial" w:eastAsia="Calibri" w:hAnsi="Arial" w:cs="Times New Roman"/>
          <w:sz w:val="20"/>
          <w:szCs w:val="20"/>
        </w:rPr>
        <w:t xml:space="preserve"> </w:t>
      </w:r>
    </w:p>
    <w:p w14:paraId="0497DEE1" w14:textId="16DD30A6" w:rsidR="00DD3497" w:rsidRPr="00894394" w:rsidRDefault="00DD3497" w:rsidP="00151641">
      <w:pPr>
        <w:widowControl w:val="0"/>
        <w:autoSpaceDE/>
        <w:autoSpaceDN/>
        <w:adjustRightInd/>
        <w:spacing w:before="120" w:after="120" w:line="280" w:lineRule="exact"/>
        <w:ind w:left="547"/>
        <w:jc w:val="both"/>
        <w:rPr>
          <w:rFonts w:ascii="Arial" w:eastAsia="Calibri" w:hAnsi="Arial" w:cs="Times New Roman"/>
          <w:sz w:val="20"/>
          <w:szCs w:val="20"/>
        </w:rPr>
      </w:pPr>
      <w:r w:rsidRPr="00B65942">
        <w:rPr>
          <w:rFonts w:ascii="Arial" w:eastAsia="Calibri" w:hAnsi="Arial" w:cs="Times New Roman"/>
          <w:sz w:val="20"/>
          <w:szCs w:val="20"/>
        </w:rPr>
        <w:t xml:space="preserve">ISA 260 (Revised) </w:t>
      </w:r>
      <w:r>
        <w:rPr>
          <w:rFonts w:ascii="Arial" w:eastAsia="Calibri" w:hAnsi="Arial" w:cs="Times New Roman"/>
          <w:sz w:val="20"/>
          <w:szCs w:val="20"/>
        </w:rPr>
        <w:t>sets out requirements and guidance</w:t>
      </w:r>
      <w:r w:rsidRPr="00B65942">
        <w:rPr>
          <w:rFonts w:ascii="Arial" w:eastAsia="Calibri" w:hAnsi="Arial" w:cs="Times New Roman"/>
          <w:sz w:val="20"/>
          <w:szCs w:val="20"/>
        </w:rPr>
        <w:t xml:space="preserve"> about the auditor’s communication with those charged with governance</w:t>
      </w:r>
      <w:ins w:id="23" w:author="Kalina Shukarova Savovska" w:date="2023-06-15T12:15:00Z">
        <w:r w:rsidR="0085507F">
          <w:rPr>
            <w:rFonts w:ascii="Arial" w:eastAsia="Calibri" w:hAnsi="Arial" w:cs="Times New Roman"/>
            <w:sz w:val="20"/>
            <w:szCs w:val="20"/>
          </w:rPr>
          <w:t>, which includes communications</w:t>
        </w:r>
      </w:ins>
      <w:r w:rsidRPr="00B65942">
        <w:rPr>
          <w:rFonts w:ascii="Arial" w:eastAsia="Calibri" w:hAnsi="Arial" w:cs="Times New Roman"/>
          <w:sz w:val="20"/>
          <w:szCs w:val="20"/>
        </w:rPr>
        <w:t xml:space="preserve"> </w:t>
      </w:r>
      <w:ins w:id="24" w:author="Kalina Shukarova Savovska" w:date="2023-06-15T12:22:00Z">
        <w:r w:rsidR="003B596C">
          <w:rPr>
            <w:rFonts w:ascii="Arial" w:eastAsia="Calibri" w:hAnsi="Arial" w:cs="Times New Roman"/>
            <w:sz w:val="20"/>
            <w:szCs w:val="20"/>
          </w:rPr>
          <w:t xml:space="preserve">for </w:t>
        </w:r>
      </w:ins>
      <w:del w:id="25" w:author="Kalina Shukarova Savovska" w:date="2023-06-15T12:22:00Z">
        <w:r w:rsidRPr="00B65942" w:rsidDel="003B596C">
          <w:rPr>
            <w:rFonts w:ascii="Arial" w:eastAsia="Calibri" w:hAnsi="Arial" w:cs="Times New Roman"/>
            <w:sz w:val="20"/>
            <w:szCs w:val="20"/>
          </w:rPr>
          <w:delText>in</w:delText>
        </w:r>
      </w:del>
      <w:r w:rsidRPr="00B65942">
        <w:rPr>
          <w:rFonts w:ascii="Arial" w:eastAsia="Calibri" w:hAnsi="Arial" w:cs="Times New Roman"/>
          <w:sz w:val="20"/>
          <w:szCs w:val="20"/>
        </w:rPr>
        <w:t xml:space="preserve"> these cases.</w:t>
      </w:r>
      <w:r w:rsidRPr="00894394">
        <w:rPr>
          <w:rFonts w:ascii="Arial" w:eastAsia="Calibri" w:hAnsi="Arial" w:cs="Times New Roman"/>
          <w:sz w:val="20"/>
          <w:szCs w:val="24"/>
          <w:vertAlign w:val="superscript"/>
        </w:rPr>
        <w:footnoteReference w:id="7"/>
      </w:r>
      <w:r w:rsidRPr="00894394">
        <w:rPr>
          <w:rFonts w:ascii="Arial" w:eastAsia="Calibri" w:hAnsi="Arial" w:cs="Times New Roman"/>
          <w:sz w:val="20"/>
          <w:szCs w:val="20"/>
        </w:rPr>
        <w:t xml:space="preserve"> </w:t>
      </w:r>
    </w:p>
    <w:p w14:paraId="514E0FA4" w14:textId="77777777" w:rsidR="00DD3497" w:rsidRPr="00894394" w:rsidRDefault="00DD3497" w:rsidP="00DD3497">
      <w:pPr>
        <w:autoSpaceDE/>
        <w:autoSpaceDN/>
        <w:adjustRightInd/>
        <w:spacing w:before="120" w:after="0" w:line="280" w:lineRule="exact"/>
        <w:ind w:left="547" w:hanging="547"/>
        <w:jc w:val="both"/>
        <w:rPr>
          <w:rFonts w:ascii="Arial" w:eastAsia="Calibri" w:hAnsi="Arial" w:cs="Arial"/>
          <w:spacing w:val="-4"/>
          <w:sz w:val="20"/>
          <w:szCs w:val="20"/>
        </w:rPr>
      </w:pPr>
      <w:r w:rsidRPr="00894394">
        <w:rPr>
          <w:rFonts w:ascii="Arial" w:eastAsia="Calibri" w:hAnsi="Arial" w:cs="Times New Roman"/>
          <w:sz w:val="20"/>
          <w:szCs w:val="20"/>
        </w:rPr>
        <w:t>A36.</w:t>
      </w:r>
      <w:r w:rsidRPr="00894394">
        <w:rPr>
          <w:rFonts w:ascii="Arial" w:eastAsia="Calibri" w:hAnsi="Arial" w:cs="Times New Roman"/>
          <w:sz w:val="20"/>
          <w:szCs w:val="20"/>
        </w:rPr>
        <w:tab/>
      </w:r>
      <w:r w:rsidRPr="00894394">
        <w:rPr>
          <w:rFonts w:ascii="Arial" w:eastAsia="Calibri" w:hAnsi="Arial" w:cs="Arial"/>
          <w:spacing w:val="-4"/>
          <w:sz w:val="20"/>
          <w:szCs w:val="20"/>
        </w:rPr>
        <w:t xml:space="preserve">Law or regulation, national auditing standards or the terms of an audit engagement may also require the auditor to provide in the auditor’s report more specific information about the sources of the relevant ethical requirements, including those related to independence, that applied to the audit of the financial statements. </w:t>
      </w:r>
    </w:p>
    <w:p w14:paraId="3ABADF5E" w14:textId="77777777" w:rsidR="00DD3497" w:rsidRPr="00894394" w:rsidRDefault="00DD3497" w:rsidP="00DD3497">
      <w:pPr>
        <w:autoSpaceDE/>
        <w:autoSpaceDN/>
        <w:adjustRightInd/>
        <w:spacing w:before="120" w:after="0" w:line="280" w:lineRule="exact"/>
        <w:ind w:left="547" w:hanging="547"/>
        <w:jc w:val="both"/>
        <w:rPr>
          <w:rFonts w:ascii="Arial" w:eastAsia="Calibri" w:hAnsi="Arial" w:cs="Arial"/>
          <w:spacing w:val="-4"/>
          <w:sz w:val="20"/>
          <w:szCs w:val="20"/>
        </w:rPr>
      </w:pPr>
      <w:r w:rsidRPr="00894394">
        <w:rPr>
          <w:rFonts w:ascii="Arial" w:eastAsia="Calibri" w:hAnsi="Arial" w:cs="Arial"/>
          <w:spacing w:val="-4"/>
          <w:sz w:val="20"/>
          <w:szCs w:val="20"/>
        </w:rPr>
        <w:t xml:space="preserve">A37. </w:t>
      </w:r>
      <w:r w:rsidRPr="00894394">
        <w:rPr>
          <w:rFonts w:ascii="Arial" w:eastAsia="Calibri" w:hAnsi="Arial" w:cs="Arial"/>
          <w:spacing w:val="-4"/>
          <w:sz w:val="20"/>
          <w:szCs w:val="20"/>
        </w:rPr>
        <w:tab/>
        <w:t>In determining the appropriate amount of information to include in the auditor’s report when there are multiple sources of relevant ethical requirements relating to the audit of the financial statements, an important consideration is balancing transparency against the risk of obscuring other useful information in the auditor’s report.</w:t>
      </w:r>
    </w:p>
    <w:p w14:paraId="2E17FC5B"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6938F56A" w14:textId="77777777" w:rsidR="00DD3497" w:rsidRPr="00894394" w:rsidRDefault="00DD3497" w:rsidP="00DD3497">
      <w:pPr>
        <w:keepNext/>
        <w:autoSpaceDE/>
        <w:autoSpaceDN/>
        <w:adjustRightInd/>
        <w:spacing w:before="240" w:after="0" w:line="320" w:lineRule="exact"/>
        <w:jc w:val="right"/>
        <w:rPr>
          <w:rFonts w:ascii="Arial" w:hAnsi="Arial" w:cs="Arial"/>
          <w:b/>
          <w:bCs/>
          <w:sz w:val="24"/>
          <w:szCs w:val="24"/>
        </w:rPr>
      </w:pPr>
      <w:r w:rsidRPr="00894394">
        <w:rPr>
          <w:rFonts w:ascii="Arial" w:hAnsi="Arial" w:cs="Arial"/>
          <w:b/>
          <w:bCs/>
          <w:sz w:val="24"/>
          <w:szCs w:val="24"/>
        </w:rPr>
        <w:lastRenderedPageBreak/>
        <w:t>Appendix</w:t>
      </w:r>
    </w:p>
    <w:p w14:paraId="492BD2DA" w14:textId="77777777" w:rsidR="00DD3497" w:rsidRPr="00894394" w:rsidRDefault="00DD3497" w:rsidP="00DD3497">
      <w:pPr>
        <w:keepNext/>
        <w:autoSpaceDE/>
        <w:autoSpaceDN/>
        <w:adjustRightInd/>
        <w:spacing w:before="120" w:after="0" w:line="280" w:lineRule="exact"/>
        <w:jc w:val="right"/>
        <w:rPr>
          <w:rFonts w:ascii="Arial" w:hAnsi="Arial" w:cs="Arial"/>
          <w:sz w:val="20"/>
          <w:szCs w:val="20"/>
        </w:rPr>
      </w:pPr>
      <w:r w:rsidRPr="00894394">
        <w:rPr>
          <w:rFonts w:ascii="Arial" w:hAnsi="Arial" w:cs="Arial"/>
          <w:sz w:val="20"/>
          <w:szCs w:val="20"/>
        </w:rPr>
        <w:t>(Ref. Para A19)</w:t>
      </w:r>
    </w:p>
    <w:p w14:paraId="3144CBE3" w14:textId="77777777" w:rsidR="00DD3497" w:rsidRPr="00894394" w:rsidRDefault="00DD3497" w:rsidP="00DD3497">
      <w:pPr>
        <w:autoSpaceDE/>
        <w:autoSpaceDN/>
        <w:adjustRightInd/>
        <w:spacing w:before="120" w:after="12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tbl>
      <w:tblPr>
        <w:tblStyle w:val="TableGrid4"/>
        <w:tblW w:w="0" w:type="auto"/>
        <w:tblInd w:w="-10" w:type="dxa"/>
        <w:tblLook w:val="04A0" w:firstRow="1" w:lastRow="0" w:firstColumn="1" w:lastColumn="0" w:noHBand="0" w:noVBand="1"/>
      </w:tblPr>
      <w:tblGrid>
        <w:gridCol w:w="9350"/>
      </w:tblGrid>
      <w:tr w:rsidR="00DD3497" w:rsidRPr="00894394" w14:paraId="45669160" w14:textId="77777777" w:rsidTr="00587515">
        <w:tc>
          <w:tcPr>
            <w:tcW w:w="9350" w:type="dxa"/>
          </w:tcPr>
          <w:p w14:paraId="374EA360" w14:textId="77777777" w:rsidR="00DD3497" w:rsidRPr="00894394" w:rsidRDefault="00DD3497" w:rsidP="00587515">
            <w:pPr>
              <w:widowControl w:val="0"/>
              <w:autoSpaceDE/>
              <w:autoSpaceDN/>
              <w:adjustRightInd/>
              <w:spacing w:before="120" w:after="120" w:line="280" w:lineRule="exact"/>
              <w:jc w:val="both"/>
              <w:rPr>
                <w:rFonts w:ascii="Arial" w:hAnsi="Arial" w:cs="Times New Roman"/>
                <w:b/>
                <w:bCs/>
                <w:sz w:val="20"/>
                <w:szCs w:val="20"/>
                <w:u w:val="single"/>
                <w:shd w:val="clear" w:color="auto" w:fill="FFFFFF"/>
              </w:rPr>
            </w:pPr>
            <w:r w:rsidRPr="00894394">
              <w:rPr>
                <w:rFonts w:ascii="Arial" w:hAnsi="Arial" w:cs="Times New Roman"/>
                <w:b/>
                <w:bCs/>
                <w:sz w:val="20"/>
                <w:szCs w:val="20"/>
                <w:u w:val="single"/>
                <w:shd w:val="clear" w:color="auto" w:fill="FFFFFF"/>
              </w:rPr>
              <w:t>Illustration 1 – Auditor’s Report on Financial Statements of a Listed Entity Prepared in Accordance with a Fair Presentation Framework</w:t>
            </w:r>
          </w:p>
          <w:p w14:paraId="5EDE6088" w14:textId="77777777" w:rsidR="00DD3497" w:rsidRPr="00894394" w:rsidRDefault="00DD3497" w:rsidP="00587515">
            <w:pPr>
              <w:widowControl w:val="0"/>
              <w:autoSpaceDE/>
              <w:autoSpaceDN/>
              <w:adjustRightInd/>
              <w:spacing w:before="120" w:after="120" w:line="280" w:lineRule="exact"/>
              <w:jc w:val="both"/>
              <w:rPr>
                <w:rFonts w:ascii="Arial" w:hAnsi="Arial" w:cs="Times New Roman"/>
                <w:b/>
                <w:bCs/>
                <w:sz w:val="20"/>
                <w:szCs w:val="20"/>
                <w:shd w:val="clear" w:color="auto" w:fill="FFFFFF"/>
              </w:rPr>
            </w:pPr>
            <w:r w:rsidRPr="00894394">
              <w:rPr>
                <w:rFonts w:ascii="Arial" w:hAnsi="Arial" w:cs="Times New Roman"/>
                <w:b/>
                <w:bCs/>
                <w:sz w:val="20"/>
                <w:szCs w:val="20"/>
                <w:shd w:val="clear" w:color="auto" w:fill="FFFFFF"/>
              </w:rPr>
              <w:t>For purposes of this illustrative auditor’s report, the following circumstances are assumed:</w:t>
            </w:r>
          </w:p>
          <w:p w14:paraId="142A2643" w14:textId="77777777" w:rsidR="00DD3497" w:rsidRPr="00894394" w:rsidRDefault="00DD3497" w:rsidP="00981C71">
            <w:pPr>
              <w:widowControl w:val="0"/>
              <w:numPr>
                <w:ilvl w:val="0"/>
                <w:numId w:val="18"/>
              </w:numPr>
              <w:autoSpaceDE/>
              <w:autoSpaceDN/>
              <w:adjustRightInd/>
              <w:spacing w:before="120" w:after="0" w:line="280" w:lineRule="exact"/>
              <w:ind w:left="547" w:hanging="547"/>
              <w:jc w:val="both"/>
              <w:rPr>
                <w:rFonts w:ascii="Arial" w:hAnsi="Arial" w:cs="Times New Roman"/>
                <w:b/>
                <w:bCs/>
                <w:sz w:val="20"/>
                <w:szCs w:val="20"/>
                <w:shd w:val="clear" w:color="auto" w:fill="FFFFFF"/>
              </w:rPr>
            </w:pPr>
            <w:r w:rsidRPr="00894394">
              <w:rPr>
                <w:rFonts w:ascii="Arial" w:hAnsi="Arial" w:cs="Times New Roman"/>
                <w:b/>
                <w:bCs/>
                <w:sz w:val="20"/>
                <w:szCs w:val="20"/>
                <w:shd w:val="clear" w:color="auto" w:fill="FFFFFF"/>
              </w:rPr>
              <w:t>Audit of a complete set of financial statements of a listed entity using a fair presentation framework. The audit is not a group audit (i.e., ISA 600 (Revised) does not apply).</w:t>
            </w:r>
          </w:p>
          <w:p w14:paraId="300A9E8D" w14:textId="77777777" w:rsidR="00DD3497" w:rsidRPr="00894394" w:rsidRDefault="00DD3497" w:rsidP="00CA758C">
            <w:pPr>
              <w:widowControl w:val="0"/>
              <w:autoSpaceDE/>
              <w:autoSpaceDN/>
              <w:adjustRightInd/>
              <w:spacing w:before="120" w:after="120" w:line="280" w:lineRule="exact"/>
              <w:jc w:val="both"/>
              <w:rPr>
                <w:rFonts w:ascii="Arial" w:hAnsi="Arial" w:cs="Times New Roman"/>
                <w:sz w:val="20"/>
                <w:szCs w:val="20"/>
              </w:rPr>
            </w:pPr>
            <w:r w:rsidRPr="00894394">
              <w:rPr>
                <w:rFonts w:ascii="Arial" w:hAnsi="Arial" w:cs="Times New Roman"/>
                <w:sz w:val="20"/>
                <w:szCs w:val="20"/>
              </w:rPr>
              <w:t>…</w:t>
            </w:r>
          </w:p>
          <w:p w14:paraId="22714245" w14:textId="1EC2661A" w:rsidR="00DD3497" w:rsidRPr="00894394" w:rsidRDefault="00DD3497" w:rsidP="00981C71">
            <w:pPr>
              <w:widowControl w:val="0"/>
              <w:numPr>
                <w:ilvl w:val="0"/>
                <w:numId w:val="18"/>
              </w:numPr>
              <w:autoSpaceDE/>
              <w:autoSpaceDN/>
              <w:adjustRightInd/>
              <w:spacing w:before="120" w:after="0" w:line="280" w:lineRule="exact"/>
              <w:ind w:left="547" w:hanging="547"/>
              <w:contextualSpacing/>
              <w:jc w:val="both"/>
              <w:rPr>
                <w:rFonts w:ascii="Arial" w:hAnsi="Arial" w:cs="Times New Roman"/>
                <w:b/>
                <w:bCs/>
                <w:sz w:val="20"/>
                <w:szCs w:val="20"/>
                <w:u w:val="single"/>
              </w:rPr>
            </w:pPr>
            <w:r w:rsidRPr="00894394">
              <w:rPr>
                <w:rFonts w:ascii="Arial" w:hAnsi="Arial" w:cs="Times New Roman"/>
                <w:b/>
                <w:bCs/>
                <w:sz w:val="20"/>
                <w:szCs w:val="20"/>
              </w:rPr>
              <w:t xml:space="preserve">The relevant ethical requirements that apply to the audit comprise the International Ethics Standards Board for Accountants’ </w:t>
            </w:r>
            <w:r w:rsidRPr="00894394">
              <w:rPr>
                <w:rFonts w:ascii="Arial" w:hAnsi="Arial" w:cs="Times New Roman"/>
                <w:b/>
                <w:bCs/>
                <w:i/>
                <w:iCs/>
                <w:sz w:val="20"/>
                <w:szCs w:val="20"/>
              </w:rPr>
              <w:t xml:space="preserve">International Code of Ethics for Professional Accountants (including International Independence Standards) </w:t>
            </w:r>
            <w:r w:rsidRPr="00BC7A70">
              <w:rPr>
                <w:rFonts w:ascii="Arial" w:hAnsi="Arial" w:cs="Times New Roman"/>
                <w:b/>
                <w:bCs/>
                <w:sz w:val="20"/>
                <w:szCs w:val="20"/>
              </w:rPr>
              <w:t>(IESBA Code)</w:t>
            </w:r>
            <w:r w:rsidRPr="00894394">
              <w:rPr>
                <w:rFonts w:ascii="Arial" w:hAnsi="Arial" w:cs="Times New Roman"/>
                <w:b/>
                <w:bCs/>
                <w:sz w:val="20"/>
                <w:szCs w:val="20"/>
              </w:rPr>
              <w:t>, together with the ethical requirements relating to the audit in the jurisdiction, and the auditor refers to both. The IESBA Code and the ethical requirements relating to the audit in the jurisdiction include independence requirements that are applicable to audits of financial statements of public interest entities. They also require the auditor to publicly disclose that the independence requirements applicable to audits of financial statements of public interest entities were applied.</w:t>
            </w:r>
            <w:r w:rsidRPr="00894394">
              <w:rPr>
                <w:rFonts w:ascii="Arial" w:hAnsi="Arial" w:cs="Times New Roman"/>
                <w:b/>
                <w:bCs/>
                <w:sz w:val="20"/>
                <w:szCs w:val="20"/>
                <w:u w:val="single"/>
              </w:rPr>
              <w:t xml:space="preserve"> </w:t>
            </w:r>
          </w:p>
          <w:p w14:paraId="6E0809A3" w14:textId="77777777" w:rsidR="00DD3497" w:rsidRPr="00894394" w:rsidRDefault="00DD3497" w:rsidP="00CA758C">
            <w:pPr>
              <w:widowControl w:val="0"/>
              <w:autoSpaceDE/>
              <w:autoSpaceDN/>
              <w:adjustRightInd/>
              <w:spacing w:before="120" w:after="120" w:line="280" w:lineRule="exact"/>
              <w:jc w:val="both"/>
              <w:rPr>
                <w:rFonts w:ascii="Arial" w:hAnsi="Arial" w:cs="Times New Roman"/>
                <w:sz w:val="20"/>
                <w:szCs w:val="20"/>
                <w:shd w:val="clear" w:color="auto" w:fill="FFFFFF"/>
              </w:rPr>
            </w:pPr>
            <w:r w:rsidRPr="00894394">
              <w:rPr>
                <w:rFonts w:ascii="Arial" w:hAnsi="Arial" w:cs="Times New Roman"/>
                <w:sz w:val="20"/>
                <w:szCs w:val="24"/>
                <w:shd w:val="clear" w:color="auto" w:fill="FFFFFF"/>
              </w:rPr>
              <w:t>…</w:t>
            </w:r>
          </w:p>
        </w:tc>
      </w:tr>
    </w:tbl>
    <w:p w14:paraId="0AE3DDBB"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62BDF7D8" w14:textId="77777777" w:rsidR="00DD3497" w:rsidRPr="00894394" w:rsidRDefault="00DD3497" w:rsidP="00DD3497">
      <w:pPr>
        <w:widowControl w:val="0"/>
        <w:autoSpaceDE/>
        <w:autoSpaceDN/>
        <w:adjustRightInd/>
        <w:spacing w:before="240" w:after="0" w:line="280" w:lineRule="exact"/>
        <w:jc w:val="both"/>
        <w:rPr>
          <w:rFonts w:ascii="Arial" w:eastAsia="Calibri" w:hAnsi="Arial" w:cs="Times New Roman"/>
          <w:b/>
          <w:bCs/>
          <w:sz w:val="24"/>
          <w:szCs w:val="24"/>
          <w:shd w:val="clear" w:color="auto" w:fill="FFFFFF"/>
        </w:rPr>
      </w:pPr>
      <w:r w:rsidRPr="00894394">
        <w:rPr>
          <w:rFonts w:ascii="Arial" w:eastAsia="Calibri" w:hAnsi="Arial" w:cs="Times New Roman"/>
          <w:b/>
          <w:bCs/>
          <w:sz w:val="24"/>
          <w:szCs w:val="24"/>
          <w:shd w:val="clear" w:color="auto" w:fill="FFFFFF"/>
        </w:rPr>
        <w:t>INDEPENDENT AUDITOR’S REPORT</w:t>
      </w:r>
    </w:p>
    <w:p w14:paraId="2CD9FA0E" w14:textId="77777777" w:rsidR="00DD3497" w:rsidRPr="00894394" w:rsidRDefault="00DD3497" w:rsidP="00DD3497">
      <w:pPr>
        <w:widowControl w:val="0"/>
        <w:autoSpaceDE/>
        <w:autoSpaceDN/>
        <w:adjustRightInd/>
        <w:spacing w:before="120" w:after="120" w:line="280" w:lineRule="exact"/>
        <w:jc w:val="both"/>
        <w:rPr>
          <w:rFonts w:ascii="Arial" w:eastAsia="Calibri" w:hAnsi="Arial" w:cs="Times New Roman"/>
          <w:sz w:val="20"/>
          <w:szCs w:val="20"/>
          <w:shd w:val="clear" w:color="auto" w:fill="FFFFFF"/>
        </w:rPr>
      </w:pPr>
      <w:r w:rsidRPr="00894394">
        <w:rPr>
          <w:rFonts w:ascii="Arial" w:eastAsia="Calibri" w:hAnsi="Arial" w:cs="Times New Roman"/>
          <w:sz w:val="20"/>
          <w:szCs w:val="20"/>
          <w:shd w:val="clear" w:color="auto" w:fill="FFFFFF"/>
        </w:rPr>
        <w:t>To the Shareholders of ABC Company [or Other Appropriate Addressee]</w:t>
      </w:r>
    </w:p>
    <w:p w14:paraId="415AA3BB" w14:textId="77777777" w:rsidR="00DD3497" w:rsidRPr="00894394" w:rsidRDefault="00DD3497" w:rsidP="00DD3497">
      <w:pPr>
        <w:widowControl w:val="0"/>
        <w:autoSpaceDE/>
        <w:autoSpaceDN/>
        <w:adjustRightInd/>
        <w:spacing w:before="240" w:after="0" w:line="280" w:lineRule="exact"/>
        <w:jc w:val="both"/>
        <w:rPr>
          <w:rFonts w:ascii="Arial" w:eastAsia="Calibri" w:hAnsi="Arial" w:cs="Times New Roman"/>
          <w:b/>
          <w:bCs/>
          <w:sz w:val="24"/>
          <w:szCs w:val="24"/>
          <w:shd w:val="clear" w:color="auto" w:fill="FFFFFF"/>
        </w:rPr>
      </w:pPr>
      <w:r w:rsidRPr="00894394">
        <w:rPr>
          <w:rFonts w:ascii="Arial" w:eastAsia="Calibri" w:hAnsi="Arial" w:cs="Times New Roman"/>
          <w:b/>
          <w:bCs/>
          <w:sz w:val="24"/>
          <w:szCs w:val="24"/>
          <w:shd w:val="clear" w:color="auto" w:fill="FFFFFF"/>
        </w:rPr>
        <w:t>Report on the Audit of the Financial Statements</w:t>
      </w:r>
      <w:r w:rsidRPr="00894394">
        <w:rPr>
          <w:rFonts w:ascii="Arial" w:eastAsia="Calibri" w:hAnsi="Arial" w:cs="Times New Roman"/>
          <w:b/>
          <w:bCs/>
          <w:sz w:val="20"/>
          <w:szCs w:val="24"/>
          <w:vertAlign w:val="superscript"/>
        </w:rPr>
        <w:footnoteReference w:id="8"/>
      </w:r>
    </w:p>
    <w:p w14:paraId="4D48230F" w14:textId="77777777" w:rsidR="00DD3497" w:rsidRPr="00894394" w:rsidRDefault="00DD3497" w:rsidP="00DD3497">
      <w:pPr>
        <w:widowControl w:val="0"/>
        <w:autoSpaceDE/>
        <w:autoSpaceDN/>
        <w:adjustRightInd/>
        <w:spacing w:before="120" w:after="120" w:line="280" w:lineRule="exact"/>
        <w:jc w:val="both"/>
        <w:rPr>
          <w:rFonts w:ascii="Arial" w:eastAsia="Calibri" w:hAnsi="Arial" w:cs="Times New Roman"/>
          <w:sz w:val="20"/>
          <w:szCs w:val="20"/>
          <w:shd w:val="clear" w:color="auto" w:fill="FFFFFF"/>
        </w:rPr>
      </w:pPr>
      <w:r w:rsidRPr="00894394">
        <w:rPr>
          <w:rFonts w:ascii="Arial" w:eastAsia="Calibri" w:hAnsi="Arial" w:cs="Times New Roman"/>
          <w:sz w:val="20"/>
          <w:szCs w:val="20"/>
          <w:shd w:val="clear" w:color="auto" w:fill="FFFFFF"/>
        </w:rPr>
        <w:t>…</w:t>
      </w:r>
    </w:p>
    <w:p w14:paraId="6375E664" w14:textId="77777777" w:rsidR="00DD3497" w:rsidRPr="00894394" w:rsidRDefault="00DD3497" w:rsidP="00DD3497">
      <w:pPr>
        <w:widowControl w:val="0"/>
        <w:autoSpaceDE/>
        <w:autoSpaceDN/>
        <w:adjustRightInd/>
        <w:spacing w:before="120" w:after="120" w:line="280" w:lineRule="exact"/>
        <w:jc w:val="both"/>
        <w:rPr>
          <w:rFonts w:ascii="Arial" w:eastAsia="Calibri" w:hAnsi="Arial" w:cs="Times New Roman"/>
          <w:b/>
          <w:bCs/>
          <w:sz w:val="20"/>
          <w:szCs w:val="20"/>
        </w:rPr>
      </w:pPr>
      <w:r w:rsidRPr="00894394">
        <w:rPr>
          <w:rFonts w:ascii="Arial" w:eastAsia="Calibri" w:hAnsi="Arial" w:cs="Times New Roman"/>
          <w:b/>
          <w:bCs/>
          <w:sz w:val="20"/>
          <w:szCs w:val="20"/>
        </w:rPr>
        <w:t xml:space="preserve">Basis for Opinion </w:t>
      </w:r>
    </w:p>
    <w:p w14:paraId="3D147267" w14:textId="7C430329" w:rsidR="00DD3497" w:rsidRPr="00894394" w:rsidRDefault="00DD3497" w:rsidP="00DD3497">
      <w:pPr>
        <w:autoSpaceDE/>
        <w:autoSpaceDN/>
        <w:adjustRightInd/>
        <w:spacing w:before="120" w:after="0" w:line="280" w:lineRule="exact"/>
        <w:jc w:val="both"/>
        <w:rPr>
          <w:rFonts w:ascii="Arial" w:eastAsia="Calibri" w:hAnsi="Arial" w:cs="Times New Roman"/>
          <w:sz w:val="20"/>
          <w:szCs w:val="20"/>
        </w:rPr>
      </w:pPr>
      <w:r w:rsidRPr="00894394">
        <w:rPr>
          <w:rFonts w:ascii="Arial" w:eastAsia="Calibri" w:hAnsi="Arial" w:cs="Times New Roman"/>
          <w:sz w:val="20"/>
          <w:szCs w:val="20"/>
        </w:rPr>
        <w:t xml:space="preserve">We conducted our audit in accordance with International Standards on Auditing (ISAs). Our responsibilities under those standards are further described in the </w:t>
      </w:r>
      <w:r w:rsidRPr="00894394">
        <w:rPr>
          <w:rFonts w:ascii="Arial" w:eastAsia="Calibri" w:hAnsi="Arial" w:cs="Times New Roman"/>
          <w:i/>
          <w:iCs/>
          <w:sz w:val="20"/>
          <w:szCs w:val="20"/>
        </w:rPr>
        <w:t>Auditor’s Responsibilities for the Audit of the Financial Statements</w:t>
      </w:r>
      <w:r w:rsidRPr="00894394">
        <w:rPr>
          <w:rFonts w:ascii="Arial" w:eastAsia="Calibri" w:hAnsi="Arial" w:cs="Times New Roman"/>
          <w:sz w:val="20"/>
          <w:szCs w:val="20"/>
        </w:rPr>
        <w:t xml:space="preserve"> section of our report. We are independent of the Company in accordance with the International Ethics Standards Board for Accountants’ </w:t>
      </w:r>
      <w:r w:rsidRPr="00894394">
        <w:rPr>
          <w:rFonts w:ascii="Arial" w:eastAsia="Calibri" w:hAnsi="Arial" w:cs="Times New Roman"/>
          <w:i/>
          <w:iCs/>
          <w:sz w:val="20"/>
          <w:szCs w:val="20"/>
        </w:rPr>
        <w:t xml:space="preserve">International Code of Ethics for Professional Accountants (including International Independence Standards) </w:t>
      </w:r>
      <w:r w:rsidRPr="00BC7A70">
        <w:rPr>
          <w:rFonts w:ascii="Arial" w:eastAsia="Calibri" w:hAnsi="Arial" w:cs="Times New Roman"/>
          <w:sz w:val="20"/>
          <w:szCs w:val="20"/>
        </w:rPr>
        <w:t>(IESBA Code)</w:t>
      </w:r>
      <w:r w:rsidRPr="00894394">
        <w:rPr>
          <w:rFonts w:ascii="Arial" w:eastAsia="Calibri" w:hAnsi="Arial" w:cs="Times New Roman"/>
          <w:i/>
          <w:iCs/>
          <w:sz w:val="20"/>
          <w:szCs w:val="20"/>
        </w:rPr>
        <w:t xml:space="preserve">, </w:t>
      </w:r>
      <w:r w:rsidRPr="00894394">
        <w:rPr>
          <w:rFonts w:ascii="Arial" w:eastAsia="Calibri" w:hAnsi="Arial" w:cs="Times New Roman"/>
          <w:sz w:val="20"/>
          <w:szCs w:val="20"/>
        </w:rPr>
        <w:t xml:space="preserve">as applicable to </w:t>
      </w:r>
      <w:r>
        <w:rPr>
          <w:rFonts w:ascii="Arial" w:eastAsia="Calibri" w:hAnsi="Arial" w:cs="Times New Roman"/>
          <w:sz w:val="20"/>
          <w:szCs w:val="20"/>
        </w:rPr>
        <w:t xml:space="preserve">audits of financial statements of </w:t>
      </w:r>
      <w:r w:rsidRPr="00894394">
        <w:rPr>
          <w:rFonts w:ascii="Arial" w:eastAsia="Calibri" w:hAnsi="Arial" w:cs="Times New Roman"/>
          <w:sz w:val="20"/>
          <w:szCs w:val="20"/>
        </w:rPr>
        <w:t xml:space="preserve">public interest entities, together with the ethical requirements </w:t>
      </w:r>
      <w:r>
        <w:rPr>
          <w:rFonts w:ascii="Arial" w:eastAsia="Calibri" w:hAnsi="Arial" w:cs="Times New Roman"/>
          <w:sz w:val="20"/>
          <w:szCs w:val="20"/>
        </w:rPr>
        <w:t>that are relevant to audits of the financial statements of</w:t>
      </w:r>
      <w:r w:rsidRPr="00894394">
        <w:rPr>
          <w:rFonts w:ascii="Arial" w:eastAsia="Calibri" w:hAnsi="Arial" w:cs="Times New Roman"/>
          <w:sz w:val="20"/>
          <w:szCs w:val="20"/>
        </w:rPr>
        <w:t xml:space="preserve"> public interest entities in </w:t>
      </w:r>
      <w:r w:rsidRPr="00894394">
        <w:rPr>
          <w:rFonts w:ascii="Arial" w:eastAsia="Calibri" w:hAnsi="Arial" w:cs="Times New Roman"/>
          <w:i/>
          <w:iCs/>
          <w:sz w:val="20"/>
          <w:szCs w:val="20"/>
        </w:rPr>
        <w:t>[jurisdiction]</w:t>
      </w:r>
      <w:r w:rsidRPr="00894394">
        <w:rPr>
          <w:rFonts w:ascii="Arial" w:eastAsia="Calibri" w:hAnsi="Arial" w:cs="Times New Roman"/>
          <w:sz w:val="20"/>
          <w:szCs w:val="20"/>
        </w:rPr>
        <w:t>.</w:t>
      </w:r>
      <w:r w:rsidRPr="00F53381">
        <w:rPr>
          <w:rFonts w:ascii="Arial" w:eastAsia="Calibri" w:hAnsi="Arial" w:cs="Times New Roman"/>
          <w:sz w:val="20"/>
          <w:szCs w:val="20"/>
        </w:rPr>
        <w:t xml:space="preserve"> </w:t>
      </w:r>
      <w:r w:rsidRPr="00894394">
        <w:rPr>
          <w:rFonts w:ascii="Arial" w:eastAsia="Calibri" w:hAnsi="Arial" w:cs="Times New Roman"/>
          <w:sz w:val="20"/>
          <w:szCs w:val="20"/>
        </w:rPr>
        <w:t>We have also fulfilled our other ethical responsibilities in accordance with these requirements and the IESBA Code. We believe that the audit evidence we have obtained is sufficient and appropriate to provide a basis for our opinion.</w:t>
      </w:r>
    </w:p>
    <w:p w14:paraId="5475BEB8" w14:textId="77777777" w:rsidR="00DD3497" w:rsidRPr="00894394" w:rsidRDefault="00DD3497" w:rsidP="00DD3497">
      <w:pPr>
        <w:autoSpaceDE/>
        <w:autoSpaceDN/>
        <w:adjustRightInd/>
        <w:spacing w:before="120" w:after="120" w:line="280" w:lineRule="exact"/>
        <w:jc w:val="both"/>
        <w:rPr>
          <w:rFonts w:ascii="Arial" w:eastAsia="Calibri" w:hAnsi="Arial" w:cs="Arial"/>
          <w:spacing w:val="-4"/>
          <w:sz w:val="20"/>
          <w:szCs w:val="20"/>
        </w:rPr>
      </w:pPr>
      <w:r w:rsidRPr="00894394">
        <w:rPr>
          <w:rFonts w:ascii="Arial" w:eastAsia="Calibri" w:hAnsi="Arial" w:cs="Arial"/>
          <w:spacing w:val="-4"/>
          <w:sz w:val="20"/>
          <w:szCs w:val="20"/>
        </w:rPr>
        <w:lastRenderedPageBreak/>
        <w:t xml:space="preserve">… </w:t>
      </w:r>
    </w:p>
    <w:tbl>
      <w:tblPr>
        <w:tblStyle w:val="TableGrid4"/>
        <w:tblW w:w="0" w:type="auto"/>
        <w:tblInd w:w="-10" w:type="dxa"/>
        <w:tblLook w:val="04A0" w:firstRow="1" w:lastRow="0" w:firstColumn="1" w:lastColumn="0" w:noHBand="0" w:noVBand="1"/>
      </w:tblPr>
      <w:tblGrid>
        <w:gridCol w:w="9350"/>
      </w:tblGrid>
      <w:tr w:rsidR="00DD3497" w:rsidRPr="00894394" w14:paraId="2C93E942" w14:textId="77777777" w:rsidTr="00587515">
        <w:tc>
          <w:tcPr>
            <w:tcW w:w="9350" w:type="dxa"/>
          </w:tcPr>
          <w:p w14:paraId="442288DD" w14:textId="77777777" w:rsidR="00DD3497" w:rsidRPr="00894394" w:rsidRDefault="00DD3497" w:rsidP="00587515">
            <w:pPr>
              <w:widowControl w:val="0"/>
              <w:autoSpaceDE/>
              <w:autoSpaceDN/>
              <w:adjustRightInd/>
              <w:spacing w:before="120" w:after="120" w:line="280" w:lineRule="exact"/>
              <w:jc w:val="both"/>
              <w:rPr>
                <w:rFonts w:ascii="Arial" w:hAnsi="Arial" w:cs="Times New Roman"/>
                <w:b/>
                <w:bCs/>
                <w:sz w:val="20"/>
                <w:szCs w:val="20"/>
                <w:u w:val="single"/>
                <w:shd w:val="clear" w:color="auto" w:fill="FFFFFF"/>
              </w:rPr>
            </w:pPr>
            <w:r w:rsidRPr="00894394">
              <w:rPr>
                <w:rFonts w:ascii="Arial" w:hAnsi="Arial" w:cs="Times New Roman"/>
                <w:b/>
                <w:bCs/>
                <w:sz w:val="20"/>
                <w:szCs w:val="20"/>
                <w:u w:val="single"/>
                <w:shd w:val="clear" w:color="auto" w:fill="FFFFFF"/>
              </w:rPr>
              <w:t>Illustration 2 – Auditor’s Report on Consolidated Financial Statements of a Listed Entity Prepared in Accordance with a Fair Presentation Framework</w:t>
            </w:r>
          </w:p>
          <w:p w14:paraId="7BE94EF6" w14:textId="77777777" w:rsidR="00DD3497" w:rsidRPr="00894394" w:rsidRDefault="00DD3497" w:rsidP="00587515">
            <w:pPr>
              <w:widowControl w:val="0"/>
              <w:autoSpaceDE/>
              <w:autoSpaceDN/>
              <w:adjustRightInd/>
              <w:spacing w:before="120" w:after="120" w:line="280" w:lineRule="exact"/>
              <w:jc w:val="both"/>
              <w:rPr>
                <w:rFonts w:ascii="Arial" w:hAnsi="Arial" w:cs="Times New Roman"/>
                <w:b/>
                <w:bCs/>
                <w:sz w:val="20"/>
                <w:szCs w:val="20"/>
                <w:shd w:val="clear" w:color="auto" w:fill="FFFFFF"/>
              </w:rPr>
            </w:pPr>
            <w:r w:rsidRPr="00894394">
              <w:rPr>
                <w:rFonts w:ascii="Arial" w:hAnsi="Arial" w:cs="Times New Roman"/>
                <w:b/>
                <w:bCs/>
                <w:sz w:val="20"/>
                <w:szCs w:val="20"/>
                <w:shd w:val="clear" w:color="auto" w:fill="FFFFFF"/>
              </w:rPr>
              <w:t>For purposes of this illustrative auditor’s report, the following circumstances are assumed:</w:t>
            </w:r>
          </w:p>
          <w:p w14:paraId="40873AEA" w14:textId="77777777" w:rsidR="00DD3497" w:rsidRPr="00894394" w:rsidRDefault="00DD3497" w:rsidP="00981C71">
            <w:pPr>
              <w:widowControl w:val="0"/>
              <w:numPr>
                <w:ilvl w:val="0"/>
                <w:numId w:val="18"/>
              </w:numPr>
              <w:autoSpaceDE/>
              <w:autoSpaceDN/>
              <w:adjustRightInd/>
              <w:spacing w:before="120" w:after="120" w:line="280" w:lineRule="exact"/>
              <w:ind w:left="547" w:hanging="547"/>
              <w:jc w:val="both"/>
              <w:rPr>
                <w:rFonts w:ascii="Arial" w:hAnsi="Arial" w:cs="Times New Roman"/>
                <w:b/>
                <w:bCs/>
                <w:sz w:val="20"/>
                <w:szCs w:val="20"/>
                <w:shd w:val="clear" w:color="auto" w:fill="FFFFFF"/>
              </w:rPr>
            </w:pPr>
            <w:r w:rsidRPr="00894394">
              <w:rPr>
                <w:rFonts w:ascii="Arial" w:hAnsi="Arial" w:cs="Times New Roman"/>
                <w:b/>
                <w:bCs/>
                <w:sz w:val="20"/>
                <w:szCs w:val="20"/>
                <w:shd w:val="clear" w:color="auto" w:fill="FFFFFF"/>
              </w:rPr>
              <w:t>Audit of a complete set of consolidated financial statements of a listed entity using a fair presentation framework. The audit is a group audit of an entity with subsidiaries (i.e., ISA 600 (Revised) applies).</w:t>
            </w:r>
          </w:p>
          <w:p w14:paraId="1EEBED1D" w14:textId="77777777" w:rsidR="00DD3497" w:rsidRPr="00894394" w:rsidRDefault="00DD3497" w:rsidP="00587515">
            <w:pPr>
              <w:widowControl w:val="0"/>
              <w:autoSpaceDE/>
              <w:autoSpaceDN/>
              <w:adjustRightInd/>
              <w:spacing w:before="120" w:after="120" w:line="280" w:lineRule="exact"/>
              <w:jc w:val="both"/>
              <w:rPr>
                <w:rFonts w:ascii="Arial" w:hAnsi="Arial" w:cs="Times New Roman"/>
                <w:sz w:val="20"/>
                <w:szCs w:val="20"/>
              </w:rPr>
            </w:pPr>
            <w:r w:rsidRPr="00894394">
              <w:rPr>
                <w:rFonts w:ascii="Arial" w:hAnsi="Arial" w:cs="Times New Roman"/>
                <w:sz w:val="20"/>
                <w:szCs w:val="20"/>
              </w:rPr>
              <w:t>…</w:t>
            </w:r>
          </w:p>
          <w:p w14:paraId="5BF43DA9" w14:textId="0FF85597" w:rsidR="00DD3497" w:rsidRPr="00894394" w:rsidRDefault="00DD3497" w:rsidP="00981C71">
            <w:pPr>
              <w:widowControl w:val="0"/>
              <w:numPr>
                <w:ilvl w:val="0"/>
                <w:numId w:val="18"/>
              </w:numPr>
              <w:autoSpaceDE/>
              <w:autoSpaceDN/>
              <w:adjustRightInd/>
              <w:spacing w:before="120" w:after="120" w:line="280" w:lineRule="exact"/>
              <w:ind w:left="547" w:hanging="547"/>
              <w:jc w:val="both"/>
              <w:rPr>
                <w:rFonts w:ascii="Arial" w:hAnsi="Arial" w:cs="Times New Roman"/>
                <w:b/>
                <w:bCs/>
                <w:sz w:val="20"/>
                <w:szCs w:val="20"/>
                <w:u w:val="single"/>
              </w:rPr>
            </w:pPr>
            <w:r w:rsidRPr="00894394">
              <w:rPr>
                <w:rFonts w:ascii="Arial" w:hAnsi="Arial" w:cs="Times New Roman"/>
                <w:b/>
                <w:bCs/>
                <w:sz w:val="20"/>
                <w:szCs w:val="20"/>
              </w:rPr>
              <w:t>The relevant ethical requirements that apply to the audit are those of the jurisdiction. The ethical requirements relating to the audit in the jurisdiction include independence requirements that are applicable to audits of financial statements of public interest entities. They also require the auditor to publicly disclose that the independence requirements applicable to audits of financial statements of public interest entities were applied.</w:t>
            </w:r>
            <w:r w:rsidRPr="00894394">
              <w:rPr>
                <w:rFonts w:ascii="Arial" w:hAnsi="Arial" w:cs="Times New Roman"/>
                <w:b/>
                <w:bCs/>
                <w:sz w:val="20"/>
                <w:szCs w:val="20"/>
                <w:u w:val="single"/>
              </w:rPr>
              <w:t xml:space="preserve"> </w:t>
            </w:r>
          </w:p>
          <w:p w14:paraId="43EE6B37" w14:textId="77777777" w:rsidR="00DD3497" w:rsidRPr="00894394" w:rsidRDefault="00DD3497" w:rsidP="00587515">
            <w:pPr>
              <w:widowControl w:val="0"/>
              <w:autoSpaceDE/>
              <w:autoSpaceDN/>
              <w:adjustRightInd/>
              <w:spacing w:before="120" w:after="120" w:line="280" w:lineRule="exact"/>
              <w:jc w:val="both"/>
              <w:rPr>
                <w:rFonts w:ascii="Arial" w:hAnsi="Arial" w:cs="Times New Roman"/>
                <w:sz w:val="20"/>
                <w:szCs w:val="20"/>
                <w:shd w:val="clear" w:color="auto" w:fill="FFFFFF"/>
              </w:rPr>
            </w:pPr>
            <w:r w:rsidRPr="00894394">
              <w:rPr>
                <w:rFonts w:ascii="Arial" w:hAnsi="Arial" w:cs="Times New Roman"/>
                <w:sz w:val="20"/>
                <w:szCs w:val="24"/>
                <w:shd w:val="clear" w:color="auto" w:fill="FFFFFF"/>
              </w:rPr>
              <w:t>…</w:t>
            </w:r>
          </w:p>
        </w:tc>
      </w:tr>
    </w:tbl>
    <w:p w14:paraId="41685F5E"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5C1F838C" w14:textId="77777777" w:rsidR="00DD3497" w:rsidRPr="00894394" w:rsidRDefault="00DD3497" w:rsidP="00DD3497">
      <w:pPr>
        <w:widowControl w:val="0"/>
        <w:autoSpaceDE/>
        <w:autoSpaceDN/>
        <w:adjustRightInd/>
        <w:spacing w:before="240" w:after="0" w:line="280" w:lineRule="exact"/>
        <w:jc w:val="both"/>
        <w:rPr>
          <w:rFonts w:ascii="Arial" w:eastAsia="Calibri" w:hAnsi="Arial" w:cs="Times New Roman"/>
          <w:b/>
          <w:bCs/>
          <w:sz w:val="24"/>
          <w:szCs w:val="24"/>
          <w:shd w:val="clear" w:color="auto" w:fill="FFFFFF"/>
        </w:rPr>
      </w:pPr>
      <w:r w:rsidRPr="00894394">
        <w:rPr>
          <w:rFonts w:ascii="Arial" w:eastAsia="Calibri" w:hAnsi="Arial" w:cs="Times New Roman"/>
          <w:b/>
          <w:bCs/>
          <w:sz w:val="24"/>
          <w:szCs w:val="24"/>
          <w:shd w:val="clear" w:color="auto" w:fill="FFFFFF"/>
        </w:rPr>
        <w:t>INDEPENDENT AUDITOR’S REPORT</w:t>
      </w:r>
    </w:p>
    <w:p w14:paraId="40066900" w14:textId="77777777" w:rsidR="00DD3497" w:rsidRPr="00894394" w:rsidRDefault="00DD3497" w:rsidP="00DD3497">
      <w:pPr>
        <w:widowControl w:val="0"/>
        <w:autoSpaceDE/>
        <w:autoSpaceDN/>
        <w:adjustRightInd/>
        <w:spacing w:before="120" w:after="120" w:line="280" w:lineRule="exact"/>
        <w:jc w:val="both"/>
        <w:rPr>
          <w:rFonts w:ascii="Arial" w:eastAsia="Calibri" w:hAnsi="Arial" w:cs="Times New Roman"/>
          <w:sz w:val="20"/>
          <w:szCs w:val="20"/>
          <w:shd w:val="clear" w:color="auto" w:fill="FFFFFF"/>
        </w:rPr>
      </w:pPr>
      <w:r w:rsidRPr="00894394">
        <w:rPr>
          <w:rFonts w:ascii="Arial" w:eastAsia="Calibri" w:hAnsi="Arial" w:cs="Times New Roman"/>
          <w:sz w:val="20"/>
          <w:szCs w:val="20"/>
          <w:shd w:val="clear" w:color="auto" w:fill="FFFFFF"/>
        </w:rPr>
        <w:t>To the Shareholders of ABC Company [or Other Appropriate Addressee]</w:t>
      </w:r>
    </w:p>
    <w:p w14:paraId="50F7085B" w14:textId="77777777" w:rsidR="00DD3497" w:rsidRPr="00894394" w:rsidRDefault="00DD3497" w:rsidP="00DD3497">
      <w:pPr>
        <w:widowControl w:val="0"/>
        <w:autoSpaceDE/>
        <w:autoSpaceDN/>
        <w:adjustRightInd/>
        <w:spacing w:before="240" w:after="0" w:line="280" w:lineRule="exact"/>
        <w:jc w:val="both"/>
        <w:rPr>
          <w:rFonts w:ascii="Arial" w:eastAsia="Calibri" w:hAnsi="Arial" w:cs="Times New Roman"/>
          <w:b/>
          <w:bCs/>
          <w:sz w:val="24"/>
          <w:szCs w:val="24"/>
          <w:shd w:val="clear" w:color="auto" w:fill="FFFFFF"/>
        </w:rPr>
      </w:pPr>
      <w:bookmarkStart w:id="27" w:name="_Hlk100076786"/>
      <w:r w:rsidRPr="00894394">
        <w:rPr>
          <w:rFonts w:ascii="Arial" w:eastAsia="Calibri" w:hAnsi="Arial" w:cs="Times New Roman"/>
          <w:b/>
          <w:bCs/>
          <w:sz w:val="24"/>
          <w:szCs w:val="24"/>
          <w:shd w:val="clear" w:color="auto" w:fill="FFFFFF"/>
        </w:rPr>
        <w:t>Report on the Audit of the Consolidated Financial Statements</w:t>
      </w:r>
      <w:r w:rsidRPr="00894394">
        <w:rPr>
          <w:rFonts w:ascii="Arial" w:eastAsia="Calibri" w:hAnsi="Arial" w:cs="Times New Roman"/>
          <w:b/>
          <w:bCs/>
          <w:sz w:val="20"/>
          <w:szCs w:val="24"/>
          <w:vertAlign w:val="superscript"/>
        </w:rPr>
        <w:footnoteReference w:id="9"/>
      </w:r>
    </w:p>
    <w:bookmarkEnd w:id="27"/>
    <w:p w14:paraId="30085F5B" w14:textId="77777777" w:rsidR="00DD3497" w:rsidRPr="00894394" w:rsidRDefault="00DD3497" w:rsidP="00DD3497">
      <w:pPr>
        <w:widowControl w:val="0"/>
        <w:autoSpaceDE/>
        <w:autoSpaceDN/>
        <w:adjustRightInd/>
        <w:spacing w:before="120" w:after="120" w:line="280" w:lineRule="exact"/>
        <w:jc w:val="both"/>
        <w:rPr>
          <w:rFonts w:ascii="Arial" w:eastAsia="Calibri" w:hAnsi="Arial" w:cs="Times New Roman"/>
          <w:sz w:val="20"/>
          <w:szCs w:val="20"/>
          <w:shd w:val="clear" w:color="auto" w:fill="FFFFFF"/>
        </w:rPr>
      </w:pPr>
      <w:r w:rsidRPr="00894394">
        <w:rPr>
          <w:rFonts w:ascii="Arial" w:eastAsia="Calibri" w:hAnsi="Arial" w:cs="Times New Roman"/>
          <w:sz w:val="20"/>
          <w:szCs w:val="20"/>
          <w:shd w:val="clear" w:color="auto" w:fill="FFFFFF"/>
        </w:rPr>
        <w:t>…</w:t>
      </w:r>
    </w:p>
    <w:p w14:paraId="4C3EE6CC" w14:textId="77777777" w:rsidR="00DD3497" w:rsidRPr="00894394" w:rsidRDefault="00DD3497" w:rsidP="00DD3497">
      <w:pPr>
        <w:widowControl w:val="0"/>
        <w:autoSpaceDE/>
        <w:autoSpaceDN/>
        <w:adjustRightInd/>
        <w:spacing w:before="120" w:after="120" w:line="280" w:lineRule="exact"/>
        <w:jc w:val="both"/>
        <w:rPr>
          <w:rFonts w:ascii="Arial" w:eastAsia="Calibri" w:hAnsi="Arial" w:cs="Times New Roman"/>
          <w:b/>
          <w:bCs/>
          <w:sz w:val="20"/>
          <w:szCs w:val="20"/>
        </w:rPr>
      </w:pPr>
      <w:r w:rsidRPr="00894394">
        <w:rPr>
          <w:rFonts w:ascii="Arial" w:eastAsia="Calibri" w:hAnsi="Arial" w:cs="Times New Roman"/>
          <w:b/>
          <w:bCs/>
          <w:sz w:val="20"/>
          <w:szCs w:val="20"/>
        </w:rPr>
        <w:t xml:space="preserve">Basis for Opinion </w:t>
      </w:r>
    </w:p>
    <w:p w14:paraId="2428F78D" w14:textId="0205E557" w:rsidR="00DD3497" w:rsidRPr="00894394" w:rsidRDefault="00DD3497" w:rsidP="00DD3497">
      <w:pPr>
        <w:autoSpaceDE/>
        <w:autoSpaceDN/>
        <w:adjustRightInd/>
        <w:spacing w:before="120" w:after="0" w:line="280" w:lineRule="exact"/>
        <w:jc w:val="both"/>
        <w:rPr>
          <w:rFonts w:ascii="Arial" w:eastAsia="Calibri" w:hAnsi="Arial" w:cs="Times New Roman"/>
          <w:sz w:val="20"/>
          <w:szCs w:val="20"/>
        </w:rPr>
      </w:pPr>
      <w:r w:rsidRPr="00894394">
        <w:rPr>
          <w:rFonts w:ascii="Arial" w:eastAsia="Calibri" w:hAnsi="Arial" w:cs="Times New Roman"/>
          <w:sz w:val="20"/>
          <w:szCs w:val="20"/>
        </w:rPr>
        <w:t xml:space="preserve">We conducted our audit in accordance with International Standards on Auditing (ISAs). Our responsibilities under those standards are further described in the </w:t>
      </w:r>
      <w:r w:rsidRPr="00894394">
        <w:rPr>
          <w:rFonts w:ascii="Arial" w:eastAsia="Calibri" w:hAnsi="Arial" w:cs="Times New Roman"/>
          <w:i/>
          <w:iCs/>
          <w:sz w:val="20"/>
          <w:szCs w:val="20"/>
        </w:rPr>
        <w:t>Auditor’s Responsibilities for the Audit of the Consolidated Financial Statements</w:t>
      </w:r>
      <w:r w:rsidRPr="00894394">
        <w:rPr>
          <w:rFonts w:ascii="Arial" w:eastAsia="Calibri" w:hAnsi="Arial" w:cs="Times New Roman"/>
          <w:sz w:val="20"/>
          <w:szCs w:val="20"/>
        </w:rPr>
        <w:t xml:space="preserve"> section of our report. </w:t>
      </w:r>
      <w:r w:rsidRPr="00894394">
        <w:rPr>
          <w:rFonts w:ascii="Arial" w:eastAsia="Calibri" w:hAnsi="Arial" w:cs="Times New Roman"/>
          <w:sz w:val="20"/>
          <w:szCs w:val="24"/>
        </w:rPr>
        <w:t xml:space="preserve">We are independent of the Group in accordance with the ethical requirements </w:t>
      </w:r>
      <w:r w:rsidRPr="00A872D4">
        <w:rPr>
          <w:rFonts w:ascii="Arial" w:eastAsia="Calibri" w:hAnsi="Arial" w:cs="Times New Roman"/>
          <w:sz w:val="20"/>
          <w:szCs w:val="20"/>
        </w:rPr>
        <w:t>that are relevant to audits of the financial statements of</w:t>
      </w:r>
      <w:r w:rsidRPr="00894394">
        <w:rPr>
          <w:rFonts w:ascii="Arial" w:eastAsia="Calibri" w:hAnsi="Arial" w:cs="Times New Roman"/>
          <w:sz w:val="20"/>
          <w:szCs w:val="24"/>
        </w:rPr>
        <w:t xml:space="preserve"> public interest entities in [</w:t>
      </w:r>
      <w:r w:rsidRPr="00894394">
        <w:rPr>
          <w:rFonts w:ascii="Arial" w:eastAsia="Calibri" w:hAnsi="Arial" w:cs="Times New Roman"/>
          <w:i/>
          <w:iCs/>
          <w:sz w:val="20"/>
          <w:szCs w:val="24"/>
        </w:rPr>
        <w:t>jurisdiction</w:t>
      </w:r>
      <w:r w:rsidRPr="00894394">
        <w:rPr>
          <w:rFonts w:ascii="Arial" w:eastAsia="Calibri" w:hAnsi="Arial" w:cs="Times New Roman"/>
          <w:sz w:val="20"/>
          <w:szCs w:val="24"/>
        </w:rPr>
        <w:t>], and we have fulfilled our other ethical responsibilities in accordance with these requirements. We believe that the audit evidence we have obtained is sufficient and appropriate to provide a basis for our opinion.</w:t>
      </w:r>
    </w:p>
    <w:p w14:paraId="52ADB516" w14:textId="77777777" w:rsidR="00DD3497"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w:t>
      </w:r>
    </w:p>
    <w:p w14:paraId="6D08F72A" w14:textId="77777777" w:rsidR="00DD3497" w:rsidRDefault="00DD3497" w:rsidP="00DD3497">
      <w:pPr>
        <w:autoSpaceDE/>
        <w:autoSpaceDN/>
        <w:adjustRightInd/>
        <w:spacing w:before="120" w:after="0" w:line="280" w:lineRule="exact"/>
        <w:jc w:val="both"/>
        <w:rPr>
          <w:rFonts w:ascii="Arial" w:eastAsia="Calibri" w:hAnsi="Arial" w:cs="Arial"/>
          <w:spacing w:val="-4"/>
          <w:sz w:val="20"/>
          <w:szCs w:val="20"/>
        </w:rPr>
      </w:pPr>
    </w:p>
    <w:p w14:paraId="5BF9CFD6" w14:textId="77777777" w:rsidR="00DD3497" w:rsidRDefault="00DD3497" w:rsidP="00DD3497">
      <w:pPr>
        <w:autoSpaceDE/>
        <w:autoSpaceDN/>
        <w:adjustRightInd/>
        <w:spacing w:before="120" w:after="0" w:line="280" w:lineRule="exact"/>
        <w:jc w:val="both"/>
        <w:rPr>
          <w:rFonts w:ascii="Arial" w:eastAsia="Calibri" w:hAnsi="Arial" w:cs="Arial"/>
          <w:spacing w:val="-4"/>
          <w:sz w:val="20"/>
          <w:szCs w:val="20"/>
        </w:rPr>
      </w:pPr>
    </w:p>
    <w:p w14:paraId="3F3B1E89" w14:textId="77777777" w:rsidR="00DD3497" w:rsidRDefault="00DD3497" w:rsidP="00DD3497">
      <w:pPr>
        <w:autoSpaceDE/>
        <w:autoSpaceDN/>
        <w:adjustRightInd/>
        <w:spacing w:before="120" w:after="0" w:line="280" w:lineRule="exact"/>
        <w:jc w:val="both"/>
        <w:rPr>
          <w:rFonts w:ascii="Arial" w:eastAsia="Calibri" w:hAnsi="Arial" w:cs="Arial"/>
          <w:spacing w:val="-4"/>
          <w:sz w:val="20"/>
          <w:szCs w:val="20"/>
        </w:rPr>
      </w:pPr>
    </w:p>
    <w:p w14:paraId="0BFEEEDC" w14:textId="77777777" w:rsidR="00DD3497" w:rsidRDefault="00DD3497" w:rsidP="00DD3497">
      <w:pPr>
        <w:autoSpaceDE/>
        <w:autoSpaceDN/>
        <w:adjustRightInd/>
        <w:spacing w:before="120" w:after="0" w:line="280" w:lineRule="exact"/>
        <w:jc w:val="both"/>
        <w:rPr>
          <w:rFonts w:ascii="Arial" w:eastAsia="Calibri" w:hAnsi="Arial" w:cs="Arial"/>
          <w:spacing w:val="-4"/>
          <w:sz w:val="20"/>
          <w:szCs w:val="20"/>
        </w:rPr>
      </w:pPr>
    </w:p>
    <w:p w14:paraId="4E1E3747" w14:textId="77777777" w:rsidR="00DD3497" w:rsidRPr="00894394" w:rsidRDefault="00DD3497" w:rsidP="00DD3497">
      <w:pPr>
        <w:autoSpaceDE/>
        <w:autoSpaceDN/>
        <w:adjustRightInd/>
        <w:spacing w:before="240" w:after="0" w:line="280" w:lineRule="exact"/>
        <w:jc w:val="both"/>
        <w:rPr>
          <w:rFonts w:ascii="Arial" w:eastAsia="Calibri" w:hAnsi="Arial" w:cs="Arial"/>
          <w:b/>
          <w:i/>
          <w:sz w:val="24"/>
          <w:szCs w:val="20"/>
        </w:rPr>
      </w:pPr>
      <w:r w:rsidRPr="00894394">
        <w:rPr>
          <w:rFonts w:ascii="Arial" w:eastAsia="Calibri" w:hAnsi="Arial" w:cs="Arial"/>
          <w:b/>
          <w:sz w:val="24"/>
          <w:szCs w:val="20"/>
        </w:rPr>
        <w:lastRenderedPageBreak/>
        <w:t xml:space="preserve">ISA 260 (Revised), </w:t>
      </w:r>
      <w:r w:rsidRPr="00894394">
        <w:rPr>
          <w:rFonts w:ascii="Arial" w:eastAsia="Calibri" w:hAnsi="Arial" w:cs="Arial"/>
          <w:b/>
          <w:i/>
          <w:sz w:val="24"/>
          <w:szCs w:val="20"/>
        </w:rPr>
        <w:t>Communication with Those Charged with Governance</w:t>
      </w:r>
    </w:p>
    <w:p w14:paraId="783B71F6"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1B8FDC09" w14:textId="77777777" w:rsidR="00DD3497" w:rsidRPr="00894394" w:rsidRDefault="00DD3497" w:rsidP="00DD3497">
      <w:pPr>
        <w:keepNext/>
        <w:autoSpaceDE/>
        <w:autoSpaceDN/>
        <w:adjustRightInd/>
        <w:spacing w:before="240" w:after="0" w:line="320" w:lineRule="exact"/>
        <w:rPr>
          <w:rFonts w:ascii="Arial" w:hAnsi="Arial" w:cs="Arial"/>
          <w:b/>
          <w:bCs/>
          <w:sz w:val="24"/>
          <w:szCs w:val="24"/>
        </w:rPr>
      </w:pPr>
      <w:bookmarkStart w:id="28" w:name="_Hlk100135624"/>
      <w:r w:rsidRPr="00894394">
        <w:rPr>
          <w:rFonts w:ascii="Arial" w:hAnsi="Arial" w:cs="Arial"/>
          <w:b/>
          <w:bCs/>
          <w:sz w:val="24"/>
          <w:szCs w:val="24"/>
        </w:rPr>
        <w:t>Requirements</w:t>
      </w:r>
    </w:p>
    <w:p w14:paraId="78F90DDF"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05962498" w14:textId="77777777" w:rsidR="00DD3497" w:rsidRPr="00894394" w:rsidRDefault="00DD3497" w:rsidP="00DD3497">
      <w:pPr>
        <w:autoSpaceDE/>
        <w:autoSpaceDN/>
        <w:adjustRightInd/>
        <w:spacing w:before="240" w:after="0" w:line="281" w:lineRule="auto"/>
        <w:jc w:val="both"/>
        <w:rPr>
          <w:rFonts w:ascii="Arial" w:eastAsia="Calibri" w:hAnsi="Arial" w:cs="Times New Roman"/>
          <w:b/>
          <w:bCs/>
          <w:sz w:val="20"/>
          <w:szCs w:val="20"/>
        </w:rPr>
      </w:pPr>
      <w:r w:rsidRPr="00894394">
        <w:rPr>
          <w:rFonts w:ascii="Arial" w:eastAsia="Calibri" w:hAnsi="Arial" w:cs="Times New Roman"/>
          <w:b/>
          <w:bCs/>
          <w:sz w:val="20"/>
          <w:szCs w:val="20"/>
        </w:rPr>
        <w:t>Matters to Be Communicated</w:t>
      </w:r>
    </w:p>
    <w:p w14:paraId="6C068301"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 xml:space="preserve">… </w:t>
      </w:r>
    </w:p>
    <w:p w14:paraId="50DCA883" w14:textId="318E22BA" w:rsidR="00DD3497" w:rsidRPr="00894394" w:rsidRDefault="00DD3497" w:rsidP="00DD3497">
      <w:pPr>
        <w:autoSpaceDE/>
        <w:autoSpaceDN/>
        <w:adjustRightInd/>
        <w:spacing w:before="120" w:after="0" w:line="280" w:lineRule="exact"/>
        <w:jc w:val="both"/>
        <w:rPr>
          <w:rFonts w:ascii="Arial" w:eastAsia="Calibri" w:hAnsi="Arial" w:cs="Times New Roman"/>
          <w:i/>
          <w:iCs/>
          <w:sz w:val="20"/>
          <w:szCs w:val="24"/>
        </w:rPr>
      </w:pPr>
      <w:r w:rsidRPr="00894394">
        <w:rPr>
          <w:rFonts w:ascii="Arial" w:eastAsia="Calibri" w:hAnsi="Arial" w:cs="Times New Roman"/>
          <w:i/>
          <w:iCs/>
          <w:sz w:val="20"/>
          <w:szCs w:val="24"/>
        </w:rPr>
        <w:t xml:space="preserve">Auditor Independence </w:t>
      </w:r>
    </w:p>
    <w:p w14:paraId="3C3979D7" w14:textId="7C03AAC3" w:rsidR="00DD3497" w:rsidRDefault="00DD3497" w:rsidP="00DD3497">
      <w:pPr>
        <w:autoSpaceDE/>
        <w:autoSpaceDN/>
        <w:adjustRightInd/>
        <w:spacing w:before="120" w:after="120" w:line="280" w:lineRule="exact"/>
        <w:ind w:left="547" w:hanging="547"/>
        <w:jc w:val="both"/>
        <w:rPr>
          <w:rFonts w:ascii="Arial" w:eastAsia="Calibri" w:hAnsi="Arial" w:cs="Times New Roman"/>
          <w:sz w:val="20"/>
          <w:szCs w:val="20"/>
        </w:rPr>
      </w:pPr>
      <w:bookmarkStart w:id="29" w:name="_Hlk135124185"/>
      <w:r>
        <w:rPr>
          <w:rFonts w:ascii="Arial" w:eastAsia="Calibri" w:hAnsi="Arial" w:cs="Times New Roman"/>
          <w:sz w:val="20"/>
          <w:szCs w:val="20"/>
        </w:rPr>
        <w:t>16A.</w:t>
      </w:r>
      <w:r>
        <w:rPr>
          <w:rFonts w:ascii="Arial" w:eastAsia="Calibri" w:hAnsi="Arial" w:cs="Times New Roman"/>
          <w:sz w:val="20"/>
          <w:szCs w:val="20"/>
        </w:rPr>
        <w:tab/>
        <w:t>The auditor shall communicate with those charged with governance the</w:t>
      </w:r>
      <w:ins w:id="30" w:author="Kalina Shukarova Savovska" w:date="2023-06-15T12:04:00Z">
        <w:r w:rsidR="00151641">
          <w:rPr>
            <w:rFonts w:ascii="Arial" w:eastAsia="Calibri" w:hAnsi="Arial" w:cs="Times New Roman"/>
            <w:sz w:val="20"/>
            <w:szCs w:val="20"/>
          </w:rPr>
          <w:t xml:space="preserve"> relevant ethical requirements, </w:t>
        </w:r>
      </w:ins>
      <w:ins w:id="31" w:author="Kalina Shukarova Savovska" w:date="2023-06-15T12:05:00Z">
        <w:r w:rsidR="00151641">
          <w:rPr>
            <w:rFonts w:ascii="Arial" w:eastAsia="Calibri" w:hAnsi="Arial" w:cs="Times New Roman"/>
            <w:sz w:val="20"/>
            <w:szCs w:val="20"/>
          </w:rPr>
          <w:t xml:space="preserve">including those </w:t>
        </w:r>
      </w:ins>
      <w:ins w:id="32" w:author="Kalina Shukarova Savovska" w:date="2023-06-15T12:42:00Z">
        <w:r w:rsidR="00972DD6">
          <w:rPr>
            <w:rFonts w:ascii="Arial" w:eastAsia="Calibri" w:hAnsi="Arial" w:cs="Times New Roman"/>
            <w:sz w:val="20"/>
            <w:szCs w:val="20"/>
          </w:rPr>
          <w:t>related</w:t>
        </w:r>
      </w:ins>
      <w:ins w:id="33" w:author="Kalina Shukarova Savovska" w:date="2023-06-15T12:05:00Z">
        <w:r w:rsidR="00151641">
          <w:rPr>
            <w:rFonts w:ascii="Arial" w:eastAsia="Calibri" w:hAnsi="Arial" w:cs="Times New Roman"/>
            <w:sz w:val="20"/>
            <w:szCs w:val="20"/>
          </w:rPr>
          <w:t xml:space="preserve"> to</w:t>
        </w:r>
      </w:ins>
      <w:r>
        <w:rPr>
          <w:rFonts w:ascii="Arial" w:eastAsia="Calibri" w:hAnsi="Arial" w:cs="Times New Roman"/>
          <w:sz w:val="20"/>
          <w:szCs w:val="20"/>
        </w:rPr>
        <w:t xml:space="preserve"> independence</w:t>
      </w:r>
      <w:ins w:id="34" w:author="Kalina Shukarova Savovska" w:date="2023-06-15T12:33:00Z">
        <w:r w:rsidR="001939E4">
          <w:rPr>
            <w:rFonts w:ascii="Arial" w:eastAsia="Calibri" w:hAnsi="Arial" w:cs="Times New Roman"/>
            <w:sz w:val="20"/>
            <w:szCs w:val="20"/>
          </w:rPr>
          <w:t xml:space="preserve">, that </w:t>
        </w:r>
      </w:ins>
      <w:del w:id="35" w:author="Kalina Shukarova Savovska" w:date="2023-06-15T12:33:00Z">
        <w:r w:rsidDel="001939E4">
          <w:rPr>
            <w:rFonts w:ascii="Arial" w:eastAsia="Calibri" w:hAnsi="Arial" w:cs="Times New Roman"/>
            <w:sz w:val="20"/>
            <w:szCs w:val="20"/>
          </w:rPr>
          <w:delText xml:space="preserve"> requirements</w:delText>
        </w:r>
      </w:del>
      <w:r>
        <w:rPr>
          <w:rFonts w:ascii="Arial" w:eastAsia="Calibri" w:hAnsi="Arial" w:cs="Times New Roman"/>
          <w:sz w:val="20"/>
          <w:szCs w:val="20"/>
        </w:rPr>
        <w:t xml:space="preserve"> the auditor applies for the audit engagement, </w:t>
      </w:r>
      <w:del w:id="36" w:author="Kalina Shukarova Savovska" w:date="2023-06-15T12:49:00Z">
        <w:r w:rsidDel="00EE2777">
          <w:rPr>
            <w:rFonts w:ascii="Arial" w:eastAsia="Calibri" w:hAnsi="Arial" w:cs="Times New Roman"/>
            <w:sz w:val="20"/>
            <w:szCs w:val="20"/>
          </w:rPr>
          <w:delText>including,</w:delText>
        </w:r>
      </w:del>
      <w:ins w:id="37" w:author="Kalina Shukarova Savovska" w:date="2023-06-15T12:49:00Z">
        <w:r w:rsidR="00EE2777">
          <w:rPr>
            <w:rFonts w:ascii="Arial" w:eastAsia="Calibri" w:hAnsi="Arial" w:cs="Times New Roman"/>
            <w:sz w:val="20"/>
            <w:szCs w:val="20"/>
          </w:rPr>
          <w:t>and</w:t>
        </w:r>
      </w:ins>
      <w:r>
        <w:rPr>
          <w:rFonts w:ascii="Arial" w:eastAsia="Calibri" w:hAnsi="Arial" w:cs="Times New Roman"/>
          <w:sz w:val="20"/>
          <w:szCs w:val="20"/>
        </w:rPr>
        <w:t xml:space="preserve"> if applicable in the circumstances, </w:t>
      </w:r>
      <w:del w:id="38" w:author="Kalina Shukarova Savovska" w:date="2023-06-15T12:55:00Z">
        <w:r w:rsidDel="00EE2777">
          <w:rPr>
            <w:rFonts w:ascii="Arial" w:eastAsia="Calibri" w:hAnsi="Arial" w:cs="Times New Roman"/>
            <w:sz w:val="20"/>
            <w:szCs w:val="20"/>
          </w:rPr>
          <w:delText xml:space="preserve">the </w:delText>
        </w:r>
      </w:del>
      <w:ins w:id="39" w:author="Kalina Shukarova Savovska" w:date="2023-06-15T12:55:00Z">
        <w:r w:rsidR="00EE2777">
          <w:rPr>
            <w:rFonts w:ascii="Arial" w:eastAsia="Calibri" w:hAnsi="Arial" w:cs="Times New Roman"/>
            <w:sz w:val="20"/>
            <w:szCs w:val="20"/>
          </w:rPr>
          <w:t xml:space="preserve">any </w:t>
        </w:r>
      </w:ins>
      <w:r>
        <w:rPr>
          <w:rFonts w:ascii="Arial" w:eastAsia="Calibri" w:hAnsi="Arial" w:cs="Times New Roman"/>
          <w:sz w:val="20"/>
          <w:szCs w:val="20"/>
        </w:rPr>
        <w:t xml:space="preserve">independence requirements </w:t>
      </w:r>
      <w:ins w:id="40" w:author="Kalina Shukarova Savovska" w:date="2023-06-18T18:53:00Z">
        <w:r w:rsidR="00236FFA">
          <w:rPr>
            <w:rFonts w:ascii="Arial" w:eastAsia="Calibri" w:hAnsi="Arial" w:cs="Times New Roman"/>
            <w:sz w:val="20"/>
            <w:szCs w:val="20"/>
          </w:rPr>
          <w:t xml:space="preserve">specific to </w:t>
        </w:r>
      </w:ins>
      <w:del w:id="41" w:author="Kalina Shukarova Savovska" w:date="2023-06-15T12:55:00Z">
        <w:r w:rsidDel="00EE2777">
          <w:rPr>
            <w:rFonts w:ascii="Arial" w:eastAsia="Calibri" w:hAnsi="Arial" w:cs="Times New Roman"/>
            <w:sz w:val="20"/>
            <w:szCs w:val="20"/>
          </w:rPr>
          <w:delText xml:space="preserve">for </w:delText>
        </w:r>
      </w:del>
      <w:r>
        <w:rPr>
          <w:rFonts w:ascii="Arial" w:eastAsia="Calibri" w:hAnsi="Arial" w:cs="Times New Roman"/>
          <w:sz w:val="20"/>
          <w:szCs w:val="20"/>
        </w:rPr>
        <w:t>audits of financial statements of certain entities</w:t>
      </w:r>
      <w:del w:id="42" w:author="Kalina Shukarova Savovska" w:date="2023-06-15T12:55:00Z">
        <w:r w:rsidDel="00EE2777">
          <w:rPr>
            <w:rFonts w:ascii="Arial" w:eastAsia="Calibri" w:hAnsi="Arial" w:cs="Times New Roman"/>
            <w:sz w:val="20"/>
            <w:szCs w:val="20"/>
          </w:rPr>
          <w:delText xml:space="preserve"> </w:delText>
        </w:r>
      </w:del>
      <w:del w:id="43" w:author="Kalina Shukarova Savovska" w:date="2023-06-15T12:50:00Z">
        <w:r w:rsidDel="00EE2777">
          <w:rPr>
            <w:rFonts w:ascii="Arial" w:eastAsia="Calibri" w:hAnsi="Arial" w:cs="Times New Roman"/>
            <w:sz w:val="20"/>
            <w:szCs w:val="20"/>
          </w:rPr>
          <w:delText>specified in the relevant ethical requirements</w:delText>
        </w:r>
      </w:del>
      <w:r>
        <w:rPr>
          <w:rFonts w:ascii="Arial" w:eastAsia="Calibri" w:hAnsi="Arial" w:cs="Times New Roman"/>
          <w:sz w:val="20"/>
          <w:szCs w:val="20"/>
        </w:rPr>
        <w:t>. (Ref: Para. A29)</w:t>
      </w:r>
    </w:p>
    <w:bookmarkEnd w:id="29"/>
    <w:p w14:paraId="0403F531" w14:textId="77777777" w:rsidR="00DD3497" w:rsidRPr="00894394" w:rsidRDefault="00DD3497" w:rsidP="00DD3497">
      <w:pPr>
        <w:autoSpaceDE/>
        <w:autoSpaceDN/>
        <w:adjustRightInd/>
        <w:spacing w:before="120" w:after="120" w:line="280" w:lineRule="exact"/>
        <w:ind w:left="547" w:hanging="547"/>
        <w:jc w:val="both"/>
        <w:rPr>
          <w:rFonts w:ascii="Arial" w:eastAsia="Calibri" w:hAnsi="Arial" w:cs="Times New Roman"/>
          <w:sz w:val="20"/>
          <w:szCs w:val="20"/>
        </w:rPr>
      </w:pPr>
      <w:r w:rsidRPr="00894394">
        <w:rPr>
          <w:rFonts w:ascii="Arial" w:eastAsia="Calibri" w:hAnsi="Arial" w:cs="Times New Roman"/>
          <w:sz w:val="20"/>
          <w:szCs w:val="20"/>
        </w:rPr>
        <w:t xml:space="preserve">17. </w:t>
      </w:r>
      <w:r w:rsidRPr="00894394">
        <w:rPr>
          <w:rFonts w:ascii="Arial" w:eastAsia="Calibri" w:hAnsi="Arial" w:cs="Times New Roman"/>
          <w:sz w:val="20"/>
          <w:szCs w:val="20"/>
        </w:rPr>
        <w:tab/>
        <w:t xml:space="preserve">In the case of listed entities, the auditor shall communicate with those charged with governance: </w:t>
      </w:r>
    </w:p>
    <w:p w14:paraId="26E2023D" w14:textId="77777777" w:rsidR="00DD3497" w:rsidRPr="00894394" w:rsidRDefault="00DD3497" w:rsidP="00981C71">
      <w:pPr>
        <w:numPr>
          <w:ilvl w:val="0"/>
          <w:numId w:val="20"/>
        </w:numPr>
        <w:autoSpaceDE/>
        <w:autoSpaceDN/>
        <w:adjustRightInd/>
        <w:spacing w:before="120" w:after="0" w:line="280" w:lineRule="exact"/>
        <w:ind w:left="1094" w:hanging="547"/>
        <w:jc w:val="both"/>
        <w:rPr>
          <w:rFonts w:ascii="Arial" w:eastAsia="Calibri" w:hAnsi="Arial" w:cs="Times New Roman"/>
          <w:sz w:val="20"/>
          <w:szCs w:val="24"/>
        </w:rPr>
      </w:pPr>
      <w:r w:rsidRPr="00894394">
        <w:rPr>
          <w:rFonts w:ascii="Arial" w:eastAsia="Calibri" w:hAnsi="Arial" w:cs="Times New Roman"/>
          <w:sz w:val="20"/>
          <w:szCs w:val="24"/>
        </w:rPr>
        <w:t xml:space="preserve">A statement that the engagement team and others in the firm as appropriate, the firm and, when applicable, network firms have complied with relevant ethical requirements regarding independence; and </w:t>
      </w:r>
    </w:p>
    <w:p w14:paraId="477CA2CB" w14:textId="77777777" w:rsidR="00DD3497" w:rsidRPr="00894394" w:rsidRDefault="00DD3497" w:rsidP="00981C71">
      <w:pPr>
        <w:numPr>
          <w:ilvl w:val="0"/>
          <w:numId w:val="21"/>
        </w:numPr>
        <w:autoSpaceDE/>
        <w:autoSpaceDN/>
        <w:adjustRightInd/>
        <w:spacing w:before="120" w:after="0" w:line="280" w:lineRule="exact"/>
        <w:ind w:left="1670" w:hanging="547"/>
        <w:jc w:val="both"/>
        <w:rPr>
          <w:rFonts w:ascii="Arial" w:eastAsia="Calibri" w:hAnsi="Arial" w:cs="Times New Roman"/>
          <w:sz w:val="20"/>
          <w:szCs w:val="24"/>
        </w:rPr>
      </w:pPr>
      <w:r w:rsidRPr="00894394">
        <w:rPr>
          <w:rFonts w:ascii="Arial" w:eastAsia="Calibri" w:hAnsi="Arial" w:cs="Times New Roman"/>
          <w:sz w:val="20"/>
          <w:szCs w:val="24"/>
        </w:rPr>
        <w:t xml:space="preserve">All relationships and other matters between the firm, network firms, and the entity that, in the auditor’s professional judgment, may reasonably be thought to bear on independence. This shall include total fees charged during the period covered by the financial statements for audit and non-audit services provided by the firm and network firms to the entity and components controlled by the entity. These fees shall be allocated to categories that are appropriate to assist those charged with governance in assessing the effect of services on the independence of the auditor; and </w:t>
      </w:r>
    </w:p>
    <w:p w14:paraId="137E2E46" w14:textId="373BDAFA" w:rsidR="00DD3497" w:rsidRPr="00894394" w:rsidRDefault="00DD3497" w:rsidP="00981C71">
      <w:pPr>
        <w:numPr>
          <w:ilvl w:val="0"/>
          <w:numId w:val="21"/>
        </w:numPr>
        <w:autoSpaceDE/>
        <w:autoSpaceDN/>
        <w:adjustRightInd/>
        <w:spacing w:before="120" w:after="0" w:line="280" w:lineRule="exact"/>
        <w:ind w:left="1670" w:hanging="547"/>
        <w:jc w:val="both"/>
        <w:rPr>
          <w:rFonts w:ascii="Arial" w:eastAsia="Calibri" w:hAnsi="Arial" w:cs="Times New Roman"/>
          <w:sz w:val="20"/>
          <w:szCs w:val="24"/>
        </w:rPr>
      </w:pPr>
      <w:r w:rsidRPr="00894394">
        <w:rPr>
          <w:rFonts w:ascii="Arial" w:eastAsia="Calibri" w:hAnsi="Arial" w:cs="Times New Roman"/>
          <w:sz w:val="20"/>
          <w:szCs w:val="24"/>
        </w:rPr>
        <w:t>In respect of threats to independence that are not at an acceptable level, the actions taken to address the threats, including actions that were taken to eliminate the circumstances that create the threats, or applying safeguards to reduce the threats to an acceptable level. (Ref: Para. A</w:t>
      </w:r>
      <w:r>
        <w:rPr>
          <w:rFonts w:ascii="Arial" w:eastAsia="Calibri" w:hAnsi="Arial" w:cs="Times New Roman"/>
          <w:sz w:val="20"/>
          <w:szCs w:val="24"/>
        </w:rPr>
        <w:t>30</w:t>
      </w:r>
      <w:r w:rsidRPr="00894394">
        <w:rPr>
          <w:rFonts w:ascii="Arial" w:eastAsia="Calibri" w:hAnsi="Arial" w:cs="Times New Roman"/>
          <w:sz w:val="20"/>
          <w:szCs w:val="24"/>
        </w:rPr>
        <w:t>–A32)</w:t>
      </w:r>
    </w:p>
    <w:p w14:paraId="6AC1F5D0"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w:t>
      </w:r>
    </w:p>
    <w:bookmarkEnd w:id="28"/>
    <w:p w14:paraId="2E002A38" w14:textId="77777777" w:rsidR="00DD3497" w:rsidRPr="00894394" w:rsidRDefault="00DD3497" w:rsidP="00DD3497">
      <w:pPr>
        <w:autoSpaceDE/>
        <w:autoSpaceDN/>
        <w:adjustRightInd/>
        <w:spacing w:before="120" w:after="0" w:line="280" w:lineRule="exact"/>
        <w:jc w:val="both"/>
        <w:rPr>
          <w:rFonts w:ascii="Arial" w:hAnsi="Arial" w:cs="Arial"/>
          <w:b/>
          <w:bCs/>
          <w:sz w:val="24"/>
          <w:szCs w:val="24"/>
        </w:rPr>
      </w:pPr>
      <w:r w:rsidRPr="00894394">
        <w:rPr>
          <w:rFonts w:ascii="Arial" w:hAnsi="Arial" w:cs="Arial"/>
          <w:b/>
          <w:bCs/>
          <w:sz w:val="24"/>
          <w:szCs w:val="24"/>
        </w:rPr>
        <w:t>Application and Other Explanatory Material</w:t>
      </w:r>
    </w:p>
    <w:p w14:paraId="57607145"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w:t>
      </w:r>
    </w:p>
    <w:p w14:paraId="29E6567C" w14:textId="77777777" w:rsidR="00DD3497" w:rsidRPr="00894394" w:rsidRDefault="00DD3497" w:rsidP="00DD3497">
      <w:pPr>
        <w:autoSpaceDE/>
        <w:autoSpaceDN/>
        <w:adjustRightInd/>
        <w:spacing w:before="240" w:after="0" w:line="281" w:lineRule="auto"/>
        <w:jc w:val="both"/>
        <w:rPr>
          <w:rFonts w:ascii="Arial" w:eastAsia="Calibri" w:hAnsi="Arial" w:cs="Times New Roman"/>
          <w:b/>
          <w:bCs/>
          <w:sz w:val="20"/>
          <w:szCs w:val="20"/>
        </w:rPr>
      </w:pPr>
      <w:r w:rsidRPr="00894394">
        <w:rPr>
          <w:rFonts w:ascii="Arial" w:eastAsia="Calibri" w:hAnsi="Arial" w:cs="Times New Roman"/>
          <w:b/>
          <w:bCs/>
          <w:sz w:val="20"/>
          <w:szCs w:val="20"/>
        </w:rPr>
        <w:t>Matters to Be Communicated</w:t>
      </w:r>
    </w:p>
    <w:p w14:paraId="0490948A" w14:textId="77777777" w:rsidR="00DD3497" w:rsidRPr="00894394" w:rsidRDefault="00DD3497" w:rsidP="00DD3497">
      <w:pPr>
        <w:autoSpaceDE/>
        <w:autoSpaceDN/>
        <w:adjustRightInd/>
        <w:spacing w:before="120" w:after="0" w:line="280" w:lineRule="exact"/>
        <w:jc w:val="both"/>
        <w:rPr>
          <w:rFonts w:ascii="Arial" w:eastAsia="Calibri" w:hAnsi="Arial" w:cs="Arial"/>
          <w:spacing w:val="-4"/>
          <w:sz w:val="20"/>
          <w:szCs w:val="20"/>
        </w:rPr>
      </w:pPr>
      <w:r w:rsidRPr="00894394">
        <w:rPr>
          <w:rFonts w:ascii="Arial" w:eastAsia="Calibri" w:hAnsi="Arial" w:cs="Arial"/>
          <w:spacing w:val="-4"/>
          <w:sz w:val="20"/>
          <w:szCs w:val="20"/>
        </w:rPr>
        <w:t>…</w:t>
      </w:r>
    </w:p>
    <w:p w14:paraId="399F1C2B" w14:textId="77777777" w:rsidR="00DD3497" w:rsidRPr="00894394" w:rsidRDefault="00DD3497" w:rsidP="00DD3497">
      <w:pPr>
        <w:widowControl w:val="0"/>
        <w:autoSpaceDE/>
        <w:autoSpaceDN/>
        <w:adjustRightInd/>
        <w:spacing w:before="120" w:after="0" w:line="280" w:lineRule="auto"/>
        <w:jc w:val="both"/>
        <w:rPr>
          <w:rFonts w:ascii="Arial" w:eastAsia="Calibri" w:hAnsi="Arial" w:cs="Times New Roman"/>
          <w:sz w:val="20"/>
          <w:szCs w:val="20"/>
          <w:lang w:val="pt-BR"/>
        </w:rPr>
      </w:pPr>
      <w:r w:rsidRPr="00894394">
        <w:rPr>
          <w:rFonts w:ascii="Arial" w:eastAsia="Calibri" w:hAnsi="Arial" w:cs="Times New Roman"/>
          <w:i/>
          <w:iCs/>
          <w:sz w:val="20"/>
          <w:szCs w:val="20"/>
          <w:lang w:val="pt-BR"/>
        </w:rPr>
        <w:t>Auditor Independence</w:t>
      </w:r>
      <w:r w:rsidRPr="00894394">
        <w:rPr>
          <w:rFonts w:ascii="Arial" w:eastAsia="Calibri" w:hAnsi="Arial" w:cs="Times New Roman"/>
          <w:sz w:val="20"/>
          <w:szCs w:val="20"/>
          <w:lang w:val="pt-BR"/>
        </w:rPr>
        <w:t xml:space="preserve"> (Ref: Para. </w:t>
      </w:r>
      <w:r w:rsidRPr="000E7FA7">
        <w:rPr>
          <w:rFonts w:ascii="Arial" w:eastAsia="Calibri" w:hAnsi="Arial" w:cs="Times New Roman"/>
          <w:sz w:val="20"/>
          <w:szCs w:val="20"/>
          <w:lang w:val="pt-BR"/>
        </w:rPr>
        <w:t>16A–</w:t>
      </w:r>
      <w:r w:rsidRPr="00894394">
        <w:rPr>
          <w:rFonts w:ascii="Arial" w:eastAsia="Calibri" w:hAnsi="Arial" w:cs="Times New Roman"/>
          <w:sz w:val="20"/>
          <w:szCs w:val="20"/>
          <w:lang w:val="pt-BR"/>
        </w:rPr>
        <w:t>17)</w:t>
      </w:r>
    </w:p>
    <w:p w14:paraId="280873A4" w14:textId="76135F32" w:rsidR="00DD3497" w:rsidRDefault="00DD3497" w:rsidP="00DD3497">
      <w:pPr>
        <w:widowControl w:val="0"/>
        <w:autoSpaceDE/>
        <w:autoSpaceDN/>
        <w:adjustRightInd/>
        <w:spacing w:before="120" w:after="120" w:line="280" w:lineRule="exact"/>
        <w:ind w:left="547" w:hanging="547"/>
        <w:jc w:val="both"/>
        <w:rPr>
          <w:rFonts w:ascii="Arial" w:eastAsia="Calibri" w:hAnsi="Arial" w:cs="Times New Roman"/>
          <w:sz w:val="20"/>
          <w:szCs w:val="20"/>
        </w:rPr>
      </w:pPr>
      <w:r w:rsidRPr="00894394">
        <w:rPr>
          <w:rFonts w:ascii="Arial" w:eastAsia="Calibri" w:hAnsi="Arial" w:cs="Times New Roman"/>
          <w:sz w:val="20"/>
          <w:szCs w:val="20"/>
        </w:rPr>
        <w:t xml:space="preserve">A29. </w:t>
      </w:r>
      <w:r w:rsidRPr="00894394">
        <w:rPr>
          <w:rFonts w:ascii="Arial" w:eastAsia="Calibri" w:hAnsi="Arial" w:cs="Times New Roman"/>
          <w:sz w:val="20"/>
          <w:szCs w:val="20"/>
        </w:rPr>
        <w:tab/>
        <w:t xml:space="preserve">The auditor is required to comply with relevant ethical requirements, including those related to </w:t>
      </w:r>
      <w:r w:rsidRPr="00894394">
        <w:rPr>
          <w:rFonts w:ascii="Arial" w:eastAsia="Calibri" w:hAnsi="Arial" w:cs="Times New Roman"/>
          <w:sz w:val="20"/>
          <w:szCs w:val="20"/>
        </w:rPr>
        <w:lastRenderedPageBreak/>
        <w:t>independence, relating to financial statement audit engagements</w:t>
      </w:r>
      <w:del w:id="44" w:author="Kalina Shukarova Savovska" w:date="2023-06-19T15:51:00Z">
        <w:r w:rsidRPr="00894394" w:rsidDel="00741ABE">
          <w:rPr>
            <w:rFonts w:ascii="Arial" w:eastAsia="Calibri" w:hAnsi="Arial" w:cs="Times New Roman"/>
            <w:sz w:val="20"/>
            <w:szCs w:val="20"/>
          </w:rPr>
          <w:delText>.</w:delText>
        </w:r>
      </w:del>
      <w:r w:rsidRPr="00894394">
        <w:rPr>
          <w:rFonts w:ascii="Arial" w:eastAsia="Calibri" w:hAnsi="Arial" w:cs="Times New Roman"/>
          <w:sz w:val="20"/>
          <w:szCs w:val="20"/>
          <w:vertAlign w:val="superscript"/>
        </w:rPr>
        <w:footnoteReference w:id="10"/>
      </w:r>
      <w:ins w:id="45" w:author="Kalina Shukarova Savovska" w:date="2023-06-19T15:51:00Z">
        <w:r w:rsidR="00741ABE">
          <w:rPr>
            <w:rFonts w:ascii="Arial" w:eastAsia="Calibri" w:hAnsi="Arial" w:cs="Times New Roman"/>
            <w:sz w:val="20"/>
            <w:szCs w:val="20"/>
          </w:rPr>
          <w:t xml:space="preserve"> </w:t>
        </w:r>
        <w:r w:rsidR="00741ABE" w:rsidRPr="00741ABE">
          <w:rPr>
            <w:rFonts w:ascii="Arial" w:eastAsia="Calibri" w:hAnsi="Arial" w:cs="Times New Roman"/>
            <w:sz w:val="20"/>
            <w:szCs w:val="20"/>
          </w:rPr>
          <w:t>and to communicate with those charged with governance about the requirements the auditor applies.</w:t>
        </w:r>
      </w:ins>
      <w:r w:rsidRPr="00894394">
        <w:rPr>
          <w:rFonts w:ascii="Arial" w:eastAsia="Calibri" w:hAnsi="Arial" w:cs="Times New Roman"/>
          <w:sz w:val="20"/>
          <w:szCs w:val="20"/>
        </w:rPr>
        <w:t xml:space="preserve"> </w:t>
      </w:r>
      <w:bookmarkStart w:id="46" w:name="_Hlk106951785"/>
      <w:r w:rsidRPr="00894394">
        <w:rPr>
          <w:rFonts w:ascii="Arial" w:eastAsia="Calibri" w:hAnsi="Arial" w:cs="Times New Roman"/>
          <w:sz w:val="20"/>
          <w:szCs w:val="20"/>
        </w:rPr>
        <w:t>Relevant ethical requirements may</w:t>
      </w:r>
      <w:r>
        <w:rPr>
          <w:rFonts w:ascii="Arial" w:eastAsia="Calibri" w:hAnsi="Arial" w:cs="Times New Roman"/>
          <w:sz w:val="20"/>
          <w:szCs w:val="20"/>
        </w:rPr>
        <w:t>:</w:t>
      </w:r>
    </w:p>
    <w:p w14:paraId="67492222" w14:textId="0943AA37" w:rsidR="00DD3497" w:rsidRDefault="00DD3497" w:rsidP="00981C71">
      <w:pPr>
        <w:pStyle w:val="ListParagraph"/>
        <w:numPr>
          <w:ilvl w:val="0"/>
          <w:numId w:val="24"/>
        </w:numPr>
        <w:autoSpaceDE/>
        <w:autoSpaceDN/>
        <w:adjustRightInd/>
        <w:spacing w:before="120" w:after="120" w:line="280" w:lineRule="exact"/>
        <w:ind w:left="1094" w:hanging="547"/>
        <w:contextualSpacing w:val="0"/>
        <w:jc w:val="both"/>
        <w:rPr>
          <w:rFonts w:ascii="Arial" w:eastAsia="Calibri" w:hAnsi="Arial" w:cs="Times New Roman"/>
          <w:sz w:val="20"/>
          <w:szCs w:val="24"/>
        </w:rPr>
      </w:pPr>
      <w:r>
        <w:rPr>
          <w:rFonts w:ascii="Arial" w:eastAsia="Calibri" w:hAnsi="Arial" w:cs="Times New Roman"/>
          <w:sz w:val="20"/>
          <w:szCs w:val="20"/>
        </w:rPr>
        <w:t>Establish</w:t>
      </w:r>
      <w:r w:rsidR="00151641">
        <w:rPr>
          <w:rFonts w:ascii="Arial" w:eastAsia="Calibri" w:hAnsi="Arial" w:cs="Times New Roman"/>
          <w:sz w:val="20"/>
          <w:szCs w:val="20"/>
        </w:rPr>
        <w:t xml:space="preserve"> </w:t>
      </w:r>
      <w:del w:id="47" w:author="Kalina Shukarova Savovska" w:date="2023-06-15T12:06:00Z">
        <w:r w:rsidDel="00151641">
          <w:rPr>
            <w:rFonts w:ascii="Arial" w:eastAsia="Calibri" w:hAnsi="Arial" w:cs="Times New Roman"/>
            <w:sz w:val="20"/>
            <w:szCs w:val="20"/>
          </w:rPr>
          <w:delText xml:space="preserve">certain </w:delText>
        </w:r>
      </w:del>
      <w:r w:rsidRPr="000E7FA7">
        <w:rPr>
          <w:rFonts w:ascii="Arial" w:eastAsia="Calibri" w:hAnsi="Arial" w:cs="Times New Roman"/>
          <w:sz w:val="20"/>
          <w:szCs w:val="20"/>
        </w:rPr>
        <w:t xml:space="preserve">independence requirements that </w:t>
      </w:r>
      <w:r>
        <w:rPr>
          <w:rFonts w:ascii="Arial" w:eastAsia="Calibri" w:hAnsi="Arial" w:cs="Times New Roman"/>
          <w:sz w:val="20"/>
          <w:szCs w:val="20"/>
        </w:rPr>
        <w:t xml:space="preserve">are </w:t>
      </w:r>
      <w:ins w:id="48" w:author="Kalina Shukarova Savovska" w:date="2023-06-18T18:56:00Z">
        <w:r w:rsidR="00236FFA">
          <w:rPr>
            <w:rFonts w:ascii="Arial" w:eastAsia="Calibri" w:hAnsi="Arial" w:cs="Times New Roman"/>
            <w:sz w:val="20"/>
            <w:szCs w:val="20"/>
          </w:rPr>
          <w:t xml:space="preserve">specific </w:t>
        </w:r>
      </w:ins>
      <w:del w:id="49" w:author="Kalina Shukarova Savovska" w:date="2023-06-18T18:56:00Z">
        <w:r w:rsidDel="00236FFA">
          <w:rPr>
            <w:rFonts w:ascii="Arial" w:eastAsia="Calibri" w:hAnsi="Arial" w:cs="Times New Roman"/>
            <w:sz w:val="20"/>
            <w:szCs w:val="20"/>
          </w:rPr>
          <w:delText xml:space="preserve">applicable only </w:delText>
        </w:r>
      </w:del>
      <w:r>
        <w:rPr>
          <w:rFonts w:ascii="Arial" w:eastAsia="Calibri" w:hAnsi="Arial" w:cs="Times New Roman"/>
          <w:sz w:val="20"/>
          <w:szCs w:val="20"/>
        </w:rPr>
        <w:t xml:space="preserve">to </w:t>
      </w:r>
      <w:r w:rsidRPr="000E7FA7">
        <w:rPr>
          <w:rFonts w:ascii="Arial" w:eastAsia="Calibri" w:hAnsi="Arial" w:cs="Times New Roman"/>
          <w:sz w:val="20"/>
          <w:szCs w:val="20"/>
        </w:rPr>
        <w:t xml:space="preserve">audits of financial statements of certain entities specified in the relevant ethical requirements, such as the independence requirements </w:t>
      </w:r>
      <w:r>
        <w:rPr>
          <w:rFonts w:ascii="Arial" w:eastAsia="Calibri" w:hAnsi="Arial" w:cs="Times New Roman"/>
          <w:sz w:val="20"/>
          <w:szCs w:val="20"/>
        </w:rPr>
        <w:t>for</w:t>
      </w:r>
      <w:r w:rsidRPr="000E7FA7">
        <w:rPr>
          <w:rFonts w:ascii="Arial" w:eastAsia="Calibri" w:hAnsi="Arial" w:cs="Times New Roman"/>
          <w:sz w:val="20"/>
          <w:szCs w:val="20"/>
        </w:rPr>
        <w:t xml:space="preserve"> audits of financial statements of public interest entities in the </w:t>
      </w:r>
      <w:r w:rsidR="002F1AD6" w:rsidRPr="00894394">
        <w:rPr>
          <w:rFonts w:ascii="Arial" w:eastAsia="Calibri" w:hAnsi="Arial" w:cs="Times New Roman"/>
          <w:sz w:val="20"/>
          <w:szCs w:val="20"/>
        </w:rPr>
        <w:t xml:space="preserve">International Ethics Standards Board for Accountants’ </w:t>
      </w:r>
      <w:r w:rsidR="002F1AD6" w:rsidRPr="00894394">
        <w:rPr>
          <w:rFonts w:ascii="Arial" w:eastAsia="Calibri" w:hAnsi="Arial" w:cs="Times New Roman"/>
          <w:i/>
          <w:iCs/>
          <w:sz w:val="20"/>
          <w:szCs w:val="20"/>
        </w:rPr>
        <w:t>International Code of Ethics for Professional Accountants (including International Independence</w:t>
      </w:r>
      <w:r w:rsidR="002F1AD6" w:rsidRPr="00894394">
        <w:rPr>
          <w:rFonts w:ascii="Arial" w:eastAsia="Calibri" w:hAnsi="Arial" w:cs="Times New Roman"/>
          <w:sz w:val="20"/>
          <w:szCs w:val="20"/>
        </w:rPr>
        <w:t xml:space="preserve"> </w:t>
      </w:r>
      <w:r w:rsidR="002F1AD6" w:rsidRPr="00894394">
        <w:rPr>
          <w:rFonts w:ascii="Arial" w:eastAsia="Calibri" w:hAnsi="Arial" w:cs="Times New Roman"/>
          <w:i/>
          <w:iCs/>
          <w:sz w:val="20"/>
          <w:szCs w:val="20"/>
        </w:rPr>
        <w:t xml:space="preserve">Standards) </w:t>
      </w:r>
      <w:r w:rsidR="002F1AD6" w:rsidRPr="009724F4">
        <w:rPr>
          <w:rFonts w:ascii="Arial" w:eastAsia="Calibri" w:hAnsi="Arial" w:cs="Times New Roman"/>
          <w:sz w:val="20"/>
          <w:szCs w:val="20"/>
        </w:rPr>
        <w:t>(IESBA Code)</w:t>
      </w:r>
      <w:r w:rsidRPr="000E7FA7">
        <w:rPr>
          <w:rFonts w:ascii="Arial" w:eastAsia="Calibri" w:hAnsi="Arial" w:cs="Times New Roman"/>
          <w:sz w:val="20"/>
          <w:szCs w:val="20"/>
        </w:rPr>
        <w:t xml:space="preserve">. </w:t>
      </w:r>
      <w:bookmarkStart w:id="50" w:name="_Hlk135124324"/>
      <w:bookmarkStart w:id="51" w:name="_Hlk107995089"/>
      <w:r>
        <w:rPr>
          <w:rFonts w:ascii="Arial" w:eastAsia="Calibri" w:hAnsi="Arial" w:cs="Times New Roman"/>
          <w:sz w:val="20"/>
          <w:szCs w:val="24"/>
        </w:rPr>
        <w:t xml:space="preserve">If applicable in the circumstances of the audit engagement, this ISA requires </w:t>
      </w:r>
      <w:ins w:id="52" w:author="Kalina Shukarova Savovska" w:date="2023-06-19T15:57:00Z">
        <w:r w:rsidR="00980C48">
          <w:rPr>
            <w:rFonts w:ascii="Arial" w:eastAsia="Calibri" w:hAnsi="Arial" w:cs="Times New Roman"/>
            <w:sz w:val="20"/>
            <w:szCs w:val="24"/>
          </w:rPr>
          <w:t xml:space="preserve">that </w:t>
        </w:r>
      </w:ins>
      <w:r>
        <w:rPr>
          <w:rFonts w:ascii="Arial" w:eastAsia="Calibri" w:hAnsi="Arial" w:cs="Times New Roman"/>
          <w:sz w:val="20"/>
          <w:szCs w:val="24"/>
        </w:rPr>
        <w:t xml:space="preserve">the auditor </w:t>
      </w:r>
      <w:ins w:id="53" w:author="Kalina Shukarova Savovska" w:date="2023-06-19T15:57:00Z">
        <w:r w:rsidR="00980C48">
          <w:rPr>
            <w:rFonts w:ascii="Arial" w:eastAsia="Calibri" w:hAnsi="Arial" w:cs="Times New Roman"/>
            <w:sz w:val="20"/>
            <w:szCs w:val="24"/>
          </w:rPr>
          <w:t xml:space="preserve">also </w:t>
        </w:r>
      </w:ins>
      <w:del w:id="54" w:author="Kalina Shukarova Savovska" w:date="2023-06-19T15:57:00Z">
        <w:r w:rsidDel="00980C48">
          <w:rPr>
            <w:rFonts w:ascii="Arial" w:eastAsia="Calibri" w:hAnsi="Arial" w:cs="Times New Roman"/>
            <w:sz w:val="20"/>
            <w:szCs w:val="24"/>
          </w:rPr>
          <w:delText xml:space="preserve">to </w:delText>
        </w:r>
      </w:del>
      <w:r>
        <w:rPr>
          <w:rFonts w:ascii="Arial" w:eastAsia="Calibri" w:hAnsi="Arial" w:cs="Times New Roman"/>
          <w:sz w:val="20"/>
          <w:szCs w:val="24"/>
        </w:rPr>
        <w:t>communicate</w:t>
      </w:r>
      <w:ins w:id="55" w:author="Kalina Shukarova Savovska" w:date="2023-06-19T15:57:00Z">
        <w:r w:rsidR="00980C48">
          <w:rPr>
            <w:rFonts w:ascii="Arial" w:eastAsia="Calibri" w:hAnsi="Arial" w:cs="Times New Roman"/>
            <w:sz w:val="20"/>
            <w:szCs w:val="24"/>
          </w:rPr>
          <w:t>s</w:t>
        </w:r>
      </w:ins>
      <w:r>
        <w:rPr>
          <w:rFonts w:ascii="Arial" w:eastAsia="Calibri" w:hAnsi="Arial" w:cs="Times New Roman"/>
          <w:sz w:val="20"/>
          <w:szCs w:val="24"/>
        </w:rPr>
        <w:t xml:space="preserve"> with those charged with governance that the auditor applies such independence requirements.</w:t>
      </w:r>
      <w:bookmarkEnd w:id="50"/>
      <w:r>
        <w:rPr>
          <w:rFonts w:ascii="Arial" w:eastAsia="Calibri" w:hAnsi="Arial" w:cs="Times New Roman"/>
          <w:sz w:val="20"/>
          <w:szCs w:val="24"/>
        </w:rPr>
        <w:t xml:space="preserve"> </w:t>
      </w:r>
    </w:p>
    <w:p w14:paraId="7BAF5E18" w14:textId="64F7684A" w:rsidR="00DD3497" w:rsidRPr="00BC6B47" w:rsidRDefault="00DD3497" w:rsidP="00981C71">
      <w:pPr>
        <w:pStyle w:val="ListParagraph"/>
        <w:numPr>
          <w:ilvl w:val="0"/>
          <w:numId w:val="24"/>
        </w:numPr>
        <w:autoSpaceDE/>
        <w:autoSpaceDN/>
        <w:adjustRightInd/>
        <w:spacing w:before="120" w:after="120" w:line="280" w:lineRule="exact"/>
        <w:ind w:left="1094" w:hanging="547"/>
        <w:contextualSpacing w:val="0"/>
        <w:jc w:val="both"/>
        <w:rPr>
          <w:rFonts w:ascii="Arial" w:eastAsia="Calibri" w:hAnsi="Arial" w:cs="Times New Roman"/>
          <w:sz w:val="20"/>
          <w:szCs w:val="24"/>
        </w:rPr>
      </w:pPr>
      <w:r w:rsidRPr="00BC6B47">
        <w:rPr>
          <w:rFonts w:ascii="Arial" w:eastAsia="Calibri" w:hAnsi="Arial" w:cs="Times New Roman"/>
          <w:sz w:val="20"/>
          <w:szCs w:val="24"/>
        </w:rPr>
        <w:t xml:space="preserve">Require the auditor to </w:t>
      </w:r>
      <w:bookmarkStart w:id="56" w:name="_Hlk135124420"/>
      <w:r w:rsidRPr="00BC6B47">
        <w:rPr>
          <w:rFonts w:ascii="Arial" w:eastAsia="Calibri" w:hAnsi="Arial" w:cs="Times New Roman"/>
          <w:sz w:val="20"/>
          <w:szCs w:val="24"/>
        </w:rPr>
        <w:t xml:space="preserve">publicly disclose when the auditor applied </w:t>
      </w:r>
      <w:del w:id="57" w:author="Kalina Shukarova Savovska" w:date="2023-06-15T12:08:00Z">
        <w:r w:rsidRPr="00BC6B47" w:rsidDel="001E1636">
          <w:rPr>
            <w:rFonts w:ascii="Arial" w:eastAsia="Calibri" w:hAnsi="Arial" w:cs="Times New Roman"/>
            <w:sz w:val="20"/>
            <w:szCs w:val="24"/>
          </w:rPr>
          <w:delText xml:space="preserve">the </w:delText>
        </w:r>
      </w:del>
      <w:r w:rsidRPr="00BC6B47">
        <w:rPr>
          <w:rFonts w:ascii="Arial" w:eastAsia="Calibri" w:hAnsi="Arial" w:cs="Times New Roman"/>
          <w:sz w:val="20"/>
          <w:szCs w:val="24"/>
        </w:rPr>
        <w:t xml:space="preserve">independence requirements </w:t>
      </w:r>
      <w:ins w:id="58" w:author="Kalina Shukarova Savovska" w:date="2023-06-18T18:57:00Z">
        <w:r w:rsidR="00236FFA">
          <w:rPr>
            <w:rFonts w:ascii="Arial" w:eastAsia="Calibri" w:hAnsi="Arial" w:cs="Times New Roman"/>
            <w:sz w:val="20"/>
            <w:szCs w:val="24"/>
          </w:rPr>
          <w:t xml:space="preserve">specific to </w:t>
        </w:r>
      </w:ins>
      <w:del w:id="59" w:author="Kalina Shukarova Savovska" w:date="2023-06-18T18:57:00Z">
        <w:r w:rsidRPr="00BC6B47" w:rsidDel="00236FFA">
          <w:rPr>
            <w:rFonts w:ascii="Arial" w:eastAsia="Calibri" w:hAnsi="Arial" w:cs="Times New Roman"/>
            <w:sz w:val="20"/>
            <w:szCs w:val="24"/>
          </w:rPr>
          <w:delText xml:space="preserve">for </w:delText>
        </w:r>
      </w:del>
      <w:r w:rsidRPr="00BC6B47">
        <w:rPr>
          <w:rFonts w:ascii="Arial" w:eastAsia="Calibri" w:hAnsi="Arial" w:cs="Times New Roman"/>
          <w:sz w:val="20"/>
          <w:szCs w:val="24"/>
        </w:rPr>
        <w:t>audits of financial statements of certain entities specified in the relevant ethical requirements.</w:t>
      </w:r>
      <w:bookmarkEnd w:id="46"/>
      <w:bookmarkEnd w:id="51"/>
      <w:r w:rsidRPr="00894394">
        <w:rPr>
          <w:rFonts w:ascii="Arial" w:eastAsia="Calibri" w:hAnsi="Arial" w:cs="Times New Roman"/>
          <w:sz w:val="20"/>
          <w:szCs w:val="24"/>
          <w:vertAlign w:val="superscript"/>
        </w:rPr>
        <w:footnoteReference w:id="11"/>
      </w:r>
      <w:r w:rsidRPr="00BC6B47">
        <w:rPr>
          <w:rFonts w:ascii="Arial" w:eastAsia="Calibri" w:hAnsi="Arial" w:cs="Times New Roman"/>
          <w:sz w:val="20"/>
          <w:szCs w:val="20"/>
        </w:rPr>
        <w:t xml:space="preserve"> ISA 700 (Revised) addresses the requirements for the auditor’s report relating to the auditor’s independence and the relevant ethical requirements the auditor applied.</w:t>
      </w:r>
      <w:bookmarkStart w:id="61" w:name="_Hlk135720620"/>
      <w:r w:rsidRPr="00894394">
        <w:rPr>
          <w:rFonts w:ascii="Arial" w:eastAsia="Calibri" w:hAnsi="Arial" w:cs="Times New Roman"/>
          <w:sz w:val="20"/>
          <w:szCs w:val="24"/>
          <w:vertAlign w:val="superscript"/>
        </w:rPr>
        <w:footnoteReference w:id="12"/>
      </w:r>
      <w:bookmarkEnd w:id="61"/>
    </w:p>
    <w:p w14:paraId="11B9C691" w14:textId="118BCB69" w:rsidR="00DD3497" w:rsidRPr="00A2298B" w:rsidRDefault="00DD3497" w:rsidP="00981C71">
      <w:pPr>
        <w:pStyle w:val="ListParagraph"/>
        <w:numPr>
          <w:ilvl w:val="0"/>
          <w:numId w:val="24"/>
        </w:numPr>
        <w:spacing w:before="120" w:after="120" w:line="280" w:lineRule="exact"/>
        <w:ind w:left="1094" w:hanging="547"/>
        <w:contextualSpacing w:val="0"/>
        <w:jc w:val="both"/>
        <w:rPr>
          <w:rFonts w:ascii="Arial" w:eastAsia="Calibri" w:hAnsi="Arial" w:cs="Times New Roman"/>
          <w:sz w:val="20"/>
          <w:szCs w:val="24"/>
        </w:rPr>
      </w:pPr>
      <w:r w:rsidRPr="00A2298B">
        <w:rPr>
          <w:rFonts w:ascii="Arial" w:eastAsia="Calibri" w:hAnsi="Arial" w:cs="Times New Roman"/>
          <w:sz w:val="20"/>
          <w:szCs w:val="24"/>
        </w:rPr>
        <w:t xml:space="preserve">Require or encourage the auditor to determine whether it is appropriate to apply the independence requirements </w:t>
      </w:r>
      <w:ins w:id="62" w:author="Kalina Shukarova Savovska" w:date="2023-06-19T17:06:00Z">
        <w:r w:rsidR="00A2298B">
          <w:rPr>
            <w:rFonts w:ascii="Arial" w:eastAsia="Calibri" w:hAnsi="Arial" w:cs="Times New Roman"/>
            <w:sz w:val="20"/>
            <w:szCs w:val="24"/>
          </w:rPr>
          <w:t>that are</w:t>
        </w:r>
      </w:ins>
      <w:del w:id="63" w:author="Kalina Shukarova Savovska" w:date="2023-06-19T17:06:00Z">
        <w:r w:rsidRPr="00A2298B" w:rsidDel="00A2298B">
          <w:rPr>
            <w:rFonts w:ascii="Arial" w:eastAsia="Calibri" w:hAnsi="Arial" w:cs="Times New Roman"/>
            <w:sz w:val="20"/>
            <w:szCs w:val="24"/>
          </w:rPr>
          <w:delText>for</w:delText>
        </w:r>
      </w:del>
      <w:r w:rsidRPr="00A2298B">
        <w:rPr>
          <w:rFonts w:ascii="Arial" w:eastAsia="Calibri" w:hAnsi="Arial" w:cs="Times New Roman"/>
          <w:sz w:val="20"/>
          <w:szCs w:val="24"/>
        </w:rPr>
        <w:t xml:space="preserve"> </w:t>
      </w:r>
      <w:ins w:id="64" w:author="Kalina Shukarova Savovska" w:date="2023-06-19T17:06:00Z">
        <w:r w:rsidR="00A2298B">
          <w:rPr>
            <w:rFonts w:ascii="Arial" w:eastAsia="Calibri" w:hAnsi="Arial" w:cs="Times New Roman"/>
            <w:sz w:val="20"/>
            <w:szCs w:val="24"/>
          </w:rPr>
          <w:t xml:space="preserve">specific to </w:t>
        </w:r>
      </w:ins>
      <w:r w:rsidRPr="00A2298B">
        <w:rPr>
          <w:rFonts w:ascii="Arial" w:eastAsia="Calibri" w:hAnsi="Arial" w:cs="Times New Roman"/>
          <w:sz w:val="20"/>
          <w:szCs w:val="24"/>
        </w:rPr>
        <w:t xml:space="preserve">audits of financial statements of certain entities </w:t>
      </w:r>
      <w:del w:id="65" w:author="Kalina Shukarova Savovska" w:date="2023-06-19T17:07:00Z">
        <w:r w:rsidRPr="00A2298B" w:rsidDel="00A2298B">
          <w:rPr>
            <w:rFonts w:ascii="Arial" w:eastAsia="Calibri" w:hAnsi="Arial" w:cs="Times New Roman"/>
            <w:sz w:val="20"/>
            <w:szCs w:val="24"/>
          </w:rPr>
          <w:delText xml:space="preserve">specified in the relevant ethical requirements </w:delText>
        </w:r>
      </w:del>
      <w:r w:rsidRPr="00A2298B">
        <w:rPr>
          <w:rFonts w:ascii="Arial" w:eastAsia="Calibri" w:hAnsi="Arial" w:cs="Times New Roman"/>
          <w:sz w:val="20"/>
          <w:szCs w:val="24"/>
        </w:rPr>
        <w:t xml:space="preserve">to audits of financial statements of </w:t>
      </w:r>
      <w:ins w:id="66" w:author="Kalina Shukarova Savovska" w:date="2023-06-19T17:07:00Z">
        <w:r w:rsidR="00A2298B">
          <w:rPr>
            <w:rFonts w:ascii="Arial" w:eastAsia="Calibri" w:hAnsi="Arial" w:cs="Times New Roman"/>
            <w:sz w:val="20"/>
            <w:szCs w:val="24"/>
          </w:rPr>
          <w:t xml:space="preserve">other </w:t>
        </w:r>
      </w:ins>
      <w:r w:rsidRPr="00A2298B">
        <w:rPr>
          <w:rFonts w:ascii="Arial" w:eastAsia="Calibri" w:hAnsi="Arial" w:cs="Times New Roman"/>
          <w:sz w:val="20"/>
          <w:szCs w:val="24"/>
        </w:rPr>
        <w:t xml:space="preserve">entities </w:t>
      </w:r>
      <w:ins w:id="67" w:author="Kalina Shukarova Savovska" w:date="2023-06-19T17:07:00Z">
        <w:r w:rsidR="00A2298B">
          <w:rPr>
            <w:rFonts w:ascii="Arial" w:eastAsia="Calibri" w:hAnsi="Arial" w:cs="Times New Roman"/>
            <w:sz w:val="20"/>
            <w:szCs w:val="24"/>
          </w:rPr>
          <w:t xml:space="preserve">not </w:t>
        </w:r>
        <w:r w:rsidR="00A2298B" w:rsidRPr="00A2298B">
          <w:rPr>
            <w:rFonts w:ascii="Arial" w:eastAsia="Calibri" w:hAnsi="Arial" w:cs="Times New Roman"/>
            <w:sz w:val="20"/>
            <w:szCs w:val="24"/>
          </w:rPr>
          <w:t>specified in the relevant ethical requirements</w:t>
        </w:r>
      </w:ins>
      <w:del w:id="68" w:author="Kalina Shukarova Savovska" w:date="2023-06-19T17:07:00Z">
        <w:r w:rsidRPr="00A2298B" w:rsidDel="00A2298B">
          <w:rPr>
            <w:rFonts w:ascii="Arial" w:eastAsia="Calibri" w:hAnsi="Arial" w:cs="Times New Roman"/>
            <w:sz w:val="20"/>
            <w:szCs w:val="24"/>
          </w:rPr>
          <w:delText>other than those entities</w:delText>
        </w:r>
      </w:del>
      <w:r w:rsidRPr="00A2298B">
        <w:rPr>
          <w:rFonts w:ascii="Arial" w:eastAsia="Calibri" w:hAnsi="Arial" w:cs="Times New Roman"/>
          <w:sz w:val="20"/>
          <w:szCs w:val="24"/>
        </w:rPr>
        <w:t>.</w:t>
      </w:r>
      <w:r w:rsidRPr="00A2298B">
        <w:rPr>
          <w:rFonts w:ascii="Arial" w:eastAsia="Calibri" w:hAnsi="Arial" w:cs="Arial"/>
          <w:sz w:val="20"/>
          <w:szCs w:val="20"/>
          <w:vertAlign w:val="superscript"/>
        </w:rPr>
        <w:footnoteReference w:id="13"/>
      </w:r>
      <w:r w:rsidRPr="00A2298B">
        <w:rPr>
          <w:rFonts w:ascii="Arial" w:eastAsia="Calibri" w:hAnsi="Arial" w:cs="Times New Roman"/>
          <w:sz w:val="20"/>
          <w:szCs w:val="24"/>
        </w:rPr>
        <w:t xml:space="preserve"> If this is the case and the auditor is required to publicly disclose when the auditor applied such independence requirements, the auditor may </w:t>
      </w:r>
      <w:del w:id="70" w:author="Kalina Shukarova Savovska" w:date="2023-06-19T17:01:00Z">
        <w:r w:rsidRPr="00A2298B" w:rsidDel="00A2298B">
          <w:rPr>
            <w:rFonts w:ascii="Arial" w:eastAsia="Calibri" w:hAnsi="Arial" w:cs="Times New Roman"/>
            <w:sz w:val="20"/>
            <w:szCs w:val="24"/>
          </w:rPr>
          <w:delText xml:space="preserve">encourage </w:delText>
        </w:r>
      </w:del>
      <w:ins w:id="71" w:author="Kalina Shukarova Savovska" w:date="2023-06-19T17:01:00Z">
        <w:r w:rsidR="00A2298B">
          <w:rPr>
            <w:rFonts w:ascii="Arial" w:eastAsia="Calibri" w:hAnsi="Arial" w:cs="Times New Roman"/>
            <w:sz w:val="20"/>
            <w:szCs w:val="24"/>
          </w:rPr>
          <w:t>discuss wi</w:t>
        </w:r>
      </w:ins>
      <w:ins w:id="72" w:author="Kalina Shukarova Savovska" w:date="2023-06-19T17:02:00Z">
        <w:r w:rsidR="00A2298B">
          <w:rPr>
            <w:rFonts w:ascii="Arial" w:eastAsia="Calibri" w:hAnsi="Arial" w:cs="Times New Roman"/>
            <w:sz w:val="20"/>
            <w:szCs w:val="24"/>
          </w:rPr>
          <w:t>th</w:t>
        </w:r>
      </w:ins>
      <w:ins w:id="73" w:author="Kalina Shukarova Savovska" w:date="2023-06-19T17:01:00Z">
        <w:r w:rsidR="00A2298B" w:rsidRPr="00A2298B">
          <w:rPr>
            <w:rFonts w:ascii="Arial" w:eastAsia="Calibri" w:hAnsi="Arial" w:cs="Times New Roman"/>
            <w:sz w:val="20"/>
            <w:szCs w:val="24"/>
          </w:rPr>
          <w:t xml:space="preserve"> </w:t>
        </w:r>
      </w:ins>
      <w:r w:rsidRPr="00A2298B">
        <w:rPr>
          <w:rFonts w:ascii="Arial" w:eastAsia="Calibri" w:hAnsi="Arial" w:cs="Times New Roman"/>
          <w:sz w:val="20"/>
          <w:szCs w:val="24"/>
        </w:rPr>
        <w:t xml:space="preserve">management or those charged with governance </w:t>
      </w:r>
      <w:ins w:id="74" w:author="Kalina Shukarova Savovska" w:date="2023-06-19T17:02:00Z">
        <w:r w:rsidR="00A2298B">
          <w:rPr>
            <w:rFonts w:ascii="Arial" w:eastAsia="Calibri" w:hAnsi="Arial" w:cs="Times New Roman"/>
            <w:sz w:val="20"/>
            <w:szCs w:val="24"/>
          </w:rPr>
          <w:t xml:space="preserve">whether they consider that there is a </w:t>
        </w:r>
      </w:ins>
      <w:del w:id="75" w:author="Kalina Shukarova Savovska" w:date="2023-06-19T17:03:00Z">
        <w:r w:rsidRPr="00A2298B" w:rsidDel="00A2298B">
          <w:rPr>
            <w:rFonts w:ascii="Arial" w:eastAsia="Calibri" w:hAnsi="Arial" w:cs="Times New Roman"/>
            <w:sz w:val="20"/>
            <w:szCs w:val="24"/>
          </w:rPr>
          <w:delText xml:space="preserve">to disclose additional information to address any </w:delText>
        </w:r>
      </w:del>
      <w:r w:rsidRPr="00A2298B">
        <w:rPr>
          <w:rFonts w:ascii="Arial" w:eastAsia="Calibri" w:hAnsi="Arial" w:cs="Times New Roman"/>
          <w:sz w:val="20"/>
          <w:szCs w:val="24"/>
        </w:rPr>
        <w:t xml:space="preserve">risk of misunderstanding </w:t>
      </w:r>
      <w:del w:id="76" w:author="Kalina Shukarova Savovska" w:date="2023-06-20T18:20:00Z">
        <w:r w:rsidRPr="00A2298B" w:rsidDel="009B64F5">
          <w:rPr>
            <w:rFonts w:ascii="Arial" w:eastAsia="Calibri" w:hAnsi="Arial" w:cs="Times New Roman"/>
            <w:sz w:val="20"/>
            <w:szCs w:val="24"/>
          </w:rPr>
          <w:delText xml:space="preserve">of </w:delText>
        </w:r>
      </w:del>
      <w:r w:rsidRPr="00A2298B">
        <w:rPr>
          <w:rFonts w:ascii="Arial" w:eastAsia="Calibri" w:hAnsi="Arial" w:cs="Times New Roman"/>
          <w:sz w:val="20"/>
          <w:szCs w:val="24"/>
        </w:rPr>
        <w:t>the nature of the entity</w:t>
      </w:r>
      <w:ins w:id="77" w:author="Kalina Shukarova Savovska" w:date="2023-06-19T17:03:00Z">
        <w:r w:rsidR="00A2298B">
          <w:rPr>
            <w:rFonts w:ascii="Arial" w:eastAsia="Calibri" w:hAnsi="Arial" w:cs="Times New Roman"/>
            <w:sz w:val="20"/>
            <w:szCs w:val="24"/>
          </w:rPr>
          <w:t xml:space="preserve"> and a</w:t>
        </w:r>
      </w:ins>
      <w:ins w:id="78" w:author="Kalina Shukarova Savovska" w:date="2023-06-20T18:21:00Z">
        <w:r w:rsidR="00AF0FD3">
          <w:rPr>
            <w:rFonts w:ascii="Arial" w:eastAsia="Calibri" w:hAnsi="Arial" w:cs="Times New Roman"/>
            <w:sz w:val="20"/>
            <w:szCs w:val="24"/>
          </w:rPr>
          <w:t>ny</w:t>
        </w:r>
      </w:ins>
      <w:ins w:id="79" w:author="Kalina Shukarova Savovska" w:date="2023-06-19T17:03:00Z">
        <w:r w:rsidR="00A2298B">
          <w:rPr>
            <w:rFonts w:ascii="Arial" w:eastAsia="Calibri" w:hAnsi="Arial" w:cs="Times New Roman"/>
            <w:sz w:val="20"/>
            <w:szCs w:val="24"/>
          </w:rPr>
          <w:t xml:space="preserve"> need for additional disclosure</w:t>
        </w:r>
      </w:ins>
      <w:ins w:id="80" w:author="Kalina Shukarova Savovska" w:date="2023-06-20T14:51:00Z">
        <w:r w:rsidR="00587515">
          <w:rPr>
            <w:rFonts w:ascii="Arial" w:eastAsia="Calibri" w:hAnsi="Arial" w:cs="Times New Roman"/>
            <w:sz w:val="20"/>
            <w:szCs w:val="24"/>
          </w:rPr>
          <w:t>.</w:t>
        </w:r>
      </w:ins>
      <w:r w:rsidRPr="00A2298B">
        <w:rPr>
          <w:rFonts w:ascii="Arial" w:eastAsia="Calibri" w:hAnsi="Arial" w:cs="Times New Roman"/>
          <w:sz w:val="20"/>
          <w:szCs w:val="24"/>
        </w:rPr>
        <w:t xml:space="preserve"> </w:t>
      </w:r>
      <w:del w:id="81" w:author="Kalina Shukarova Savovska" w:date="2023-06-20T14:51:00Z">
        <w:r w:rsidRPr="00A2298B" w:rsidDel="00587515">
          <w:rPr>
            <w:rFonts w:ascii="Arial" w:eastAsia="Calibri" w:hAnsi="Arial" w:cs="Times New Roman"/>
            <w:sz w:val="20"/>
            <w:szCs w:val="24"/>
          </w:rPr>
          <w:delText>(e.g., when the entity is not by classification a public interest entity).</w:delText>
        </w:r>
      </w:del>
      <w:bookmarkEnd w:id="56"/>
    </w:p>
    <w:p w14:paraId="1F03684B" w14:textId="77777777" w:rsidR="00DD3497" w:rsidRPr="00894394" w:rsidRDefault="00DD3497" w:rsidP="00DD3497">
      <w:pPr>
        <w:autoSpaceDE/>
        <w:autoSpaceDN/>
        <w:adjustRightInd/>
        <w:spacing w:before="120" w:after="120" w:line="280" w:lineRule="exact"/>
        <w:ind w:left="547" w:hanging="547"/>
        <w:jc w:val="both"/>
        <w:rPr>
          <w:rFonts w:ascii="Arial" w:eastAsia="Calibri" w:hAnsi="Arial" w:cs="Times New Roman"/>
          <w:sz w:val="20"/>
          <w:szCs w:val="20"/>
        </w:rPr>
      </w:pPr>
      <w:r w:rsidRPr="00894394">
        <w:rPr>
          <w:rFonts w:ascii="Arial" w:eastAsia="Calibri" w:hAnsi="Arial" w:cs="Times New Roman"/>
          <w:sz w:val="20"/>
          <w:szCs w:val="20"/>
        </w:rPr>
        <w:t xml:space="preserve">A30. </w:t>
      </w:r>
      <w:r w:rsidRPr="00894394">
        <w:rPr>
          <w:rFonts w:ascii="Arial" w:eastAsia="Calibri" w:hAnsi="Arial" w:cs="Times New Roman"/>
          <w:sz w:val="20"/>
          <w:szCs w:val="20"/>
        </w:rPr>
        <w:tab/>
        <w:t xml:space="preserve">The communication about relationships and other matters, and how threats to independence that are not at an acceptable level have been addressed varies with the circumstances of the engagement and generally addresses the threats to independence, safeguards to reduce the threats, and measures to eliminate the circumstances that created the threats. </w:t>
      </w:r>
    </w:p>
    <w:p w14:paraId="60C4C0E3" w14:textId="1A632D99" w:rsidR="00DD3497" w:rsidRPr="00894394" w:rsidRDefault="00DD3497" w:rsidP="00DD3497">
      <w:pPr>
        <w:autoSpaceDE/>
        <w:autoSpaceDN/>
        <w:adjustRightInd/>
        <w:spacing w:before="120" w:after="120" w:line="280" w:lineRule="exact"/>
        <w:ind w:left="547" w:hanging="547"/>
        <w:jc w:val="both"/>
        <w:rPr>
          <w:rFonts w:ascii="Arial" w:eastAsia="Calibri" w:hAnsi="Arial" w:cs="Times New Roman"/>
          <w:sz w:val="20"/>
          <w:szCs w:val="20"/>
        </w:rPr>
      </w:pPr>
      <w:r w:rsidRPr="00894394">
        <w:rPr>
          <w:rFonts w:ascii="Arial" w:eastAsia="Calibri" w:hAnsi="Arial" w:cs="Times New Roman"/>
          <w:sz w:val="20"/>
          <w:szCs w:val="20"/>
        </w:rPr>
        <w:t xml:space="preserve">A31. </w:t>
      </w:r>
      <w:r w:rsidRPr="00894394">
        <w:rPr>
          <w:rFonts w:ascii="Arial" w:eastAsia="Calibri" w:hAnsi="Arial" w:cs="Times New Roman"/>
          <w:sz w:val="20"/>
          <w:szCs w:val="20"/>
        </w:rPr>
        <w:tab/>
        <w:t xml:space="preserve">Relevant ethical requirements or law or regulation may also specify </w:t>
      </w:r>
      <w:proofErr w:type="gramStart"/>
      <w:r w:rsidRPr="00894394">
        <w:rPr>
          <w:rFonts w:ascii="Arial" w:eastAsia="Calibri" w:hAnsi="Arial" w:cs="Times New Roman"/>
          <w:sz w:val="20"/>
          <w:szCs w:val="20"/>
        </w:rPr>
        <w:t>particular communications</w:t>
      </w:r>
      <w:proofErr w:type="gramEnd"/>
      <w:r w:rsidRPr="00894394">
        <w:rPr>
          <w:rFonts w:ascii="Arial" w:eastAsia="Calibri" w:hAnsi="Arial" w:cs="Times New Roman"/>
          <w:sz w:val="20"/>
          <w:szCs w:val="20"/>
        </w:rPr>
        <w:t xml:space="preserve"> to those charged with governance in circumstances where breaches of independence requirements have been identified. For example, the </w:t>
      </w:r>
      <w:bookmarkStart w:id="82" w:name="_Hlk135723951"/>
      <w:r w:rsidRPr="002F1AD6">
        <w:rPr>
          <w:rFonts w:ascii="Arial" w:eastAsia="Calibri" w:hAnsi="Arial" w:cs="Times New Roman"/>
          <w:sz w:val="20"/>
          <w:szCs w:val="20"/>
        </w:rPr>
        <w:t>IESBA Code</w:t>
      </w:r>
      <w:bookmarkEnd w:id="82"/>
      <w:r w:rsidRPr="00894394">
        <w:rPr>
          <w:rFonts w:ascii="Arial" w:eastAsia="Calibri" w:hAnsi="Arial" w:cs="Times New Roman"/>
          <w:sz w:val="20"/>
          <w:szCs w:val="20"/>
        </w:rPr>
        <w:t xml:space="preserve"> requires the auditor to communicate with those charged with governance in writing about any breach and the action the firm has taken or proposes to take.</w:t>
      </w:r>
      <w:r w:rsidRPr="00894394">
        <w:rPr>
          <w:rFonts w:ascii="Arial" w:eastAsia="Calibri" w:hAnsi="Arial" w:cs="Times New Roman"/>
          <w:sz w:val="20"/>
          <w:szCs w:val="20"/>
          <w:vertAlign w:val="superscript"/>
        </w:rPr>
        <w:footnoteReference w:id="14"/>
      </w:r>
      <w:r w:rsidRPr="00894394">
        <w:rPr>
          <w:rFonts w:ascii="Arial" w:eastAsia="Calibri" w:hAnsi="Arial" w:cs="Times New Roman"/>
          <w:sz w:val="20"/>
          <w:szCs w:val="20"/>
        </w:rPr>
        <w:t xml:space="preserve"> </w:t>
      </w:r>
    </w:p>
    <w:p w14:paraId="7728B4C8" w14:textId="77777777" w:rsidR="00DD3497" w:rsidRPr="00894394" w:rsidRDefault="00DD3497" w:rsidP="00DD3497">
      <w:pPr>
        <w:widowControl w:val="0"/>
        <w:autoSpaceDE/>
        <w:autoSpaceDN/>
        <w:adjustRightInd/>
        <w:spacing w:before="120" w:after="120" w:line="280" w:lineRule="exact"/>
        <w:ind w:left="547" w:hanging="547"/>
        <w:jc w:val="both"/>
        <w:rPr>
          <w:rFonts w:ascii="Arial" w:eastAsia="Calibri" w:hAnsi="Arial" w:cs="Times New Roman"/>
          <w:sz w:val="20"/>
          <w:szCs w:val="20"/>
          <w:u w:val="single"/>
        </w:rPr>
      </w:pPr>
      <w:r w:rsidRPr="00894394">
        <w:rPr>
          <w:rFonts w:ascii="Arial" w:eastAsia="Calibri" w:hAnsi="Arial" w:cs="Times New Roman"/>
          <w:sz w:val="20"/>
          <w:szCs w:val="20"/>
        </w:rPr>
        <w:t xml:space="preserve">A32. </w:t>
      </w:r>
      <w:r w:rsidRPr="00894394">
        <w:rPr>
          <w:rFonts w:ascii="Arial" w:eastAsia="Calibri" w:hAnsi="Arial" w:cs="Times New Roman"/>
          <w:sz w:val="20"/>
          <w:szCs w:val="20"/>
        </w:rPr>
        <w:tab/>
        <w:t xml:space="preserve">The communication requirements relating to auditor independence that apply in the case of listed </w:t>
      </w:r>
      <w:r w:rsidRPr="00894394">
        <w:rPr>
          <w:rFonts w:ascii="Arial" w:eastAsia="Calibri" w:hAnsi="Arial" w:cs="Times New Roman"/>
          <w:sz w:val="20"/>
          <w:szCs w:val="20"/>
        </w:rPr>
        <w:lastRenderedPageBreak/>
        <w:t>entities may also be appropriate in the case of some other entities, including those that may be of significant public interest, for example, because they have a large number and wide range of stakeholders and considering the nature and size of the business. Examples of such entities may include financial institutions (such as banks, insurance companies, and pension funds), and other entities such as charities. On the other hand, there may be situations where communications regarding independence may not be relevant, for example, where all of those charged with governance have been informed of relevant facts through their management activities. This is particularly likely where the entity is owner-managed, and the auditor’s firm and network firms have little involvement with the entity beyond a financial statement audit.</w:t>
      </w:r>
      <w:r w:rsidRPr="00894394">
        <w:rPr>
          <w:rFonts w:ascii="Arial" w:eastAsia="Calibri" w:hAnsi="Arial" w:cs="Times New Roman"/>
          <w:sz w:val="20"/>
          <w:szCs w:val="20"/>
          <w:u w:val="single"/>
        </w:rPr>
        <w:t xml:space="preserve">  </w:t>
      </w:r>
    </w:p>
    <w:p w14:paraId="6FAC4135" w14:textId="77777777" w:rsidR="00DD3497" w:rsidRDefault="00DD3497" w:rsidP="00DD3497">
      <w:pPr>
        <w:keepNext/>
        <w:spacing w:before="240" w:after="120" w:line="280" w:lineRule="exact"/>
        <w:jc w:val="center"/>
        <w:rPr>
          <w:rFonts w:ascii="Arial" w:eastAsia="Calibri" w:hAnsi="Arial" w:cs="Times New Roman"/>
          <w:sz w:val="20"/>
          <w:szCs w:val="20"/>
        </w:rPr>
      </w:pPr>
    </w:p>
    <w:p w14:paraId="326A485B" w14:textId="4AE4CFC5" w:rsidR="00882DEA" w:rsidRPr="00882DEA" w:rsidRDefault="00882DEA" w:rsidP="00A75DDD">
      <w:pPr>
        <w:autoSpaceDE/>
        <w:autoSpaceDN/>
        <w:adjustRightInd/>
        <w:spacing w:before="240" w:after="240" w:line="280" w:lineRule="exact"/>
        <w:jc w:val="center"/>
        <w:rPr>
          <w:lang w:bidi="he-IL"/>
        </w:rPr>
      </w:pPr>
    </w:p>
    <w:sectPr w:rsidR="00882DEA" w:rsidRPr="00882DEA">
      <w:headerReference w:type="default" r:id="rId11"/>
      <w:footerReference w:type="default" r:id="rId12"/>
      <w:headerReference w:type="first" r:id="rId13"/>
      <w:footerReference w:type="first" r:id="rId14"/>
      <w:pgSz w:w="12240" w:h="15840" w:code="1"/>
      <w:pgMar w:top="108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3F687" w14:textId="77777777" w:rsidR="00C06E92" w:rsidRDefault="00C06E92">
      <w:pPr>
        <w:pStyle w:val="EndnoteText"/>
        <w:spacing w:line="14" w:lineRule="exact"/>
        <w:ind w:left="0" w:firstLine="0"/>
      </w:pPr>
    </w:p>
  </w:endnote>
  <w:endnote w:type="continuationSeparator" w:id="0">
    <w:p w14:paraId="40A0CF2B" w14:textId="77777777" w:rsidR="00C06E92" w:rsidRDefault="00C06E92">
      <w:pPr>
        <w:pStyle w:val="EndnoteText"/>
      </w:pPr>
      <w:r>
        <w:t>————</w:t>
      </w:r>
    </w:p>
  </w:endnote>
  <w:endnote w:type="continuationNotice" w:id="1">
    <w:p w14:paraId="3760BAA4" w14:textId="77777777" w:rsidR="00C06E92" w:rsidRDefault="00C06E9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NeueLT Std">
    <w:altName w:val="Arial"/>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venir LT Std 35 Light">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ACA43" w14:textId="2964DA60" w:rsidR="00BF568A" w:rsidRPr="00F40EAF" w:rsidRDefault="00A275CA" w:rsidP="00BF568A">
    <w:pPr>
      <w:pStyle w:val="Footer"/>
      <w:shd w:val="clear" w:color="auto" w:fill="auto"/>
      <w:contextualSpacing/>
      <w:jc w:val="center"/>
      <w:rPr>
        <w:sz w:val="16"/>
        <w:szCs w:val="16"/>
      </w:rPr>
    </w:pPr>
    <w:r w:rsidRPr="00F40EAF">
      <w:rPr>
        <w:sz w:val="16"/>
        <w:szCs w:val="16"/>
      </w:rPr>
      <w:t xml:space="preserve">Agenda Item </w:t>
    </w:r>
    <w:r w:rsidR="00665FFB">
      <w:rPr>
        <w:sz w:val="16"/>
        <w:szCs w:val="16"/>
      </w:rPr>
      <w:t>5</w:t>
    </w:r>
    <w:r w:rsidR="00882DEA">
      <w:rPr>
        <w:sz w:val="16"/>
        <w:szCs w:val="16"/>
      </w:rPr>
      <w:t>-</w:t>
    </w:r>
    <w:r w:rsidR="00EA2100">
      <w:rPr>
        <w:sz w:val="16"/>
        <w:szCs w:val="16"/>
      </w:rPr>
      <w:t>C</w:t>
    </w:r>
    <w:r w:rsidR="005B132E">
      <w:rPr>
        <w:sz w:val="16"/>
        <w:szCs w:val="16"/>
      </w:rPr>
      <w:t>.1</w:t>
    </w:r>
  </w:p>
  <w:p w14:paraId="0AB00436" w14:textId="32C2E728" w:rsidR="00A275CA" w:rsidRDefault="00A275CA" w:rsidP="00BF568A">
    <w:pPr>
      <w:pStyle w:val="Footer"/>
      <w:shd w:val="clear" w:color="auto" w:fill="auto"/>
      <w:contextualSpacing/>
      <w:jc w:val="center"/>
      <w:rPr>
        <w:sz w:val="16"/>
        <w:szCs w:val="16"/>
      </w:rPr>
    </w:pPr>
    <w:r w:rsidRPr="00F40EAF">
      <w:rPr>
        <w:sz w:val="16"/>
        <w:szCs w:val="16"/>
      </w:rPr>
      <w:t xml:space="preserve">Page </w:t>
    </w:r>
    <w:r w:rsidRPr="00F40EAF">
      <w:rPr>
        <w:bCs/>
        <w:sz w:val="16"/>
        <w:szCs w:val="16"/>
      </w:rPr>
      <w:fldChar w:fldCharType="begin"/>
    </w:r>
    <w:r w:rsidRPr="00F40EAF">
      <w:rPr>
        <w:bCs/>
        <w:sz w:val="16"/>
        <w:szCs w:val="16"/>
      </w:rPr>
      <w:instrText xml:space="preserve"> PAGE  \* Arabic  \* MERGEFORMAT </w:instrText>
    </w:r>
    <w:r w:rsidRPr="00F40EAF">
      <w:rPr>
        <w:bCs/>
        <w:sz w:val="16"/>
        <w:szCs w:val="16"/>
      </w:rPr>
      <w:fldChar w:fldCharType="separate"/>
    </w:r>
    <w:r w:rsidRPr="00F40EAF">
      <w:rPr>
        <w:bCs/>
        <w:noProof/>
        <w:sz w:val="16"/>
        <w:szCs w:val="16"/>
      </w:rPr>
      <w:t>43</w:t>
    </w:r>
    <w:r w:rsidRPr="00F40EAF">
      <w:rPr>
        <w:bCs/>
        <w:sz w:val="16"/>
        <w:szCs w:val="16"/>
      </w:rPr>
      <w:fldChar w:fldCharType="end"/>
    </w:r>
    <w:r w:rsidRPr="00F40EAF">
      <w:rPr>
        <w:sz w:val="16"/>
        <w:szCs w:val="16"/>
      </w:rPr>
      <w:t xml:space="preserve"> of </w:t>
    </w:r>
    <w:r w:rsidRPr="00F40EAF">
      <w:rPr>
        <w:bCs/>
        <w:sz w:val="16"/>
        <w:szCs w:val="16"/>
      </w:rPr>
      <w:fldChar w:fldCharType="begin"/>
    </w:r>
    <w:r w:rsidRPr="00F40EAF">
      <w:rPr>
        <w:bCs/>
        <w:sz w:val="16"/>
        <w:szCs w:val="16"/>
      </w:rPr>
      <w:instrText xml:space="preserve"> NUMPAGES  \* Arabic  \* MERGEFORMAT </w:instrText>
    </w:r>
    <w:r w:rsidRPr="00F40EAF">
      <w:rPr>
        <w:bCs/>
        <w:sz w:val="16"/>
        <w:szCs w:val="16"/>
      </w:rPr>
      <w:fldChar w:fldCharType="separate"/>
    </w:r>
    <w:r w:rsidRPr="00F40EAF">
      <w:rPr>
        <w:bCs/>
        <w:noProof/>
        <w:sz w:val="16"/>
        <w:szCs w:val="16"/>
      </w:rPr>
      <w:t>43</w:t>
    </w:r>
    <w:r w:rsidRPr="00F40EAF">
      <w:rPr>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9EC32" w14:textId="4C467C61" w:rsidR="00A275CA" w:rsidRDefault="00A275CA">
    <w:pPr>
      <w:pStyle w:val="Footer"/>
      <w:shd w:val="clear" w:color="auto" w:fill="auto"/>
      <w:spacing w:before="120"/>
      <w:jc w:val="center"/>
      <w:rPr>
        <w:sz w:val="16"/>
        <w:szCs w:val="16"/>
      </w:rPr>
    </w:pPr>
    <w:r w:rsidRPr="005412B0">
      <w:rPr>
        <w:i/>
        <w:sz w:val="16"/>
        <w:szCs w:val="16"/>
      </w:rPr>
      <w:t>Prepared by</w:t>
    </w:r>
    <w:r w:rsidRPr="005412B0">
      <w:rPr>
        <w:sz w:val="16"/>
        <w:szCs w:val="16"/>
      </w:rPr>
      <w:t xml:space="preserve">: </w:t>
    </w:r>
    <w:r w:rsidR="00220A12">
      <w:rPr>
        <w:sz w:val="16"/>
        <w:szCs w:val="16"/>
      </w:rPr>
      <w:t>Kalina Shukarova Savovska</w:t>
    </w:r>
    <w:r w:rsidR="00665FFB">
      <w:rPr>
        <w:sz w:val="16"/>
        <w:szCs w:val="16"/>
      </w:rPr>
      <w:t xml:space="preserve"> and</w:t>
    </w:r>
    <w:r w:rsidRPr="005412B0">
      <w:rPr>
        <w:sz w:val="16"/>
        <w:szCs w:val="16"/>
      </w:rPr>
      <w:t xml:space="preserve"> </w:t>
    </w:r>
    <w:r w:rsidR="00665FFB">
      <w:rPr>
        <w:sz w:val="16"/>
        <w:szCs w:val="16"/>
      </w:rPr>
      <w:t xml:space="preserve">Ida Diu </w:t>
    </w:r>
    <w:r w:rsidRPr="005412B0">
      <w:rPr>
        <w:sz w:val="16"/>
        <w:szCs w:val="16"/>
      </w:rPr>
      <w:t>(</w:t>
    </w:r>
    <w:r w:rsidR="005B132E">
      <w:rPr>
        <w:sz w:val="16"/>
        <w:szCs w:val="16"/>
      </w:rPr>
      <w:t>June</w:t>
    </w:r>
    <w:r w:rsidR="005412B0" w:rsidRPr="005412B0">
      <w:rPr>
        <w:sz w:val="16"/>
        <w:szCs w:val="16"/>
      </w:rPr>
      <w:t xml:space="preserve"> 202</w:t>
    </w:r>
    <w:r w:rsidR="003F433B">
      <w:rPr>
        <w:sz w:val="16"/>
        <w:szCs w:val="16"/>
      </w:rPr>
      <w:t>3</w:t>
    </w:r>
    <w:r w:rsidRPr="005412B0">
      <w:rPr>
        <w:sz w:val="16"/>
        <w:szCs w:val="16"/>
      </w:rPr>
      <w:t>)</w:t>
    </w:r>
    <w:r w:rsidRPr="005412B0">
      <w:rPr>
        <w:sz w:val="16"/>
        <w:szCs w:val="16"/>
      </w:rPr>
      <w:tab/>
      <w:t xml:space="preserve">Page </w:t>
    </w:r>
    <w:r w:rsidRPr="005412B0">
      <w:rPr>
        <w:bCs/>
        <w:sz w:val="16"/>
        <w:szCs w:val="16"/>
      </w:rPr>
      <w:fldChar w:fldCharType="begin"/>
    </w:r>
    <w:r w:rsidRPr="005412B0">
      <w:rPr>
        <w:bCs/>
        <w:sz w:val="16"/>
        <w:szCs w:val="16"/>
      </w:rPr>
      <w:instrText xml:space="preserve"> PAGE  \* Arabic  \* MERGEFORMAT </w:instrText>
    </w:r>
    <w:r w:rsidRPr="005412B0">
      <w:rPr>
        <w:bCs/>
        <w:sz w:val="16"/>
        <w:szCs w:val="16"/>
      </w:rPr>
      <w:fldChar w:fldCharType="separate"/>
    </w:r>
    <w:r w:rsidRPr="005412B0">
      <w:rPr>
        <w:bCs/>
        <w:noProof/>
        <w:sz w:val="16"/>
        <w:szCs w:val="16"/>
      </w:rPr>
      <w:t>1</w:t>
    </w:r>
    <w:r w:rsidRPr="005412B0">
      <w:rPr>
        <w:bCs/>
        <w:sz w:val="16"/>
        <w:szCs w:val="16"/>
      </w:rPr>
      <w:fldChar w:fldCharType="end"/>
    </w:r>
    <w:r w:rsidRPr="005412B0">
      <w:rPr>
        <w:sz w:val="16"/>
        <w:szCs w:val="16"/>
      </w:rPr>
      <w:t xml:space="preserve"> of </w:t>
    </w:r>
    <w:r w:rsidRPr="005412B0">
      <w:rPr>
        <w:bCs/>
        <w:sz w:val="16"/>
        <w:szCs w:val="16"/>
      </w:rPr>
      <w:fldChar w:fldCharType="begin"/>
    </w:r>
    <w:r w:rsidRPr="005412B0">
      <w:rPr>
        <w:bCs/>
        <w:sz w:val="16"/>
        <w:szCs w:val="16"/>
      </w:rPr>
      <w:instrText xml:space="preserve"> NUMPAGES  \* Arabic  \* MERGEFORMAT </w:instrText>
    </w:r>
    <w:r w:rsidRPr="005412B0">
      <w:rPr>
        <w:bCs/>
        <w:sz w:val="16"/>
        <w:szCs w:val="16"/>
      </w:rPr>
      <w:fldChar w:fldCharType="separate"/>
    </w:r>
    <w:r w:rsidRPr="005412B0">
      <w:rPr>
        <w:bCs/>
        <w:noProof/>
        <w:sz w:val="16"/>
        <w:szCs w:val="16"/>
      </w:rPr>
      <w:t>43</w:t>
    </w:r>
    <w:r w:rsidRPr="005412B0">
      <w:rPr>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7156B" w14:textId="77777777" w:rsidR="00C06E92" w:rsidRDefault="00C06E92">
      <w:pPr>
        <w:pStyle w:val="definition"/>
      </w:pPr>
      <w:r>
        <w:separator/>
      </w:r>
    </w:p>
  </w:footnote>
  <w:footnote w:type="continuationSeparator" w:id="0">
    <w:p w14:paraId="118C6E6C" w14:textId="77777777" w:rsidR="00C06E92" w:rsidRDefault="00C06E92">
      <w:pPr>
        <w:pStyle w:val="FootnoteText"/>
      </w:pPr>
      <w:r>
        <w:t>——————</w:t>
      </w:r>
    </w:p>
  </w:footnote>
  <w:footnote w:type="continuationNotice" w:id="1">
    <w:p w14:paraId="43BEDA65" w14:textId="77777777" w:rsidR="00C06E92" w:rsidRDefault="00C06E92">
      <w:pPr>
        <w:pStyle w:val="FootnoteText"/>
      </w:pPr>
    </w:p>
  </w:footnote>
  <w:footnote w:id="2">
    <w:p w14:paraId="028547F3" w14:textId="77777777" w:rsidR="00FA076B" w:rsidRPr="00C60BDA" w:rsidRDefault="00FA076B" w:rsidP="00FA076B">
      <w:pPr>
        <w:pStyle w:val="FootnoteText"/>
        <w:spacing w:before="60" w:after="60"/>
        <w:ind w:left="360" w:hanging="360"/>
        <w:jc w:val="both"/>
        <w:rPr>
          <w:rFonts w:ascii="Arial" w:hAnsi="Arial" w:cs="Arial"/>
          <w:sz w:val="16"/>
          <w:szCs w:val="16"/>
        </w:rPr>
      </w:pPr>
      <w:r w:rsidRPr="002061B6">
        <w:rPr>
          <w:rStyle w:val="FootnoteReference"/>
          <w:rFonts w:ascii="Arial" w:hAnsi="Arial" w:cs="Arial"/>
          <w:sz w:val="16"/>
          <w:szCs w:val="16"/>
        </w:rPr>
        <w:footnoteRef/>
      </w:r>
      <w:r>
        <w:rPr>
          <w:rFonts w:ascii="Arial" w:hAnsi="Arial" w:cs="Arial"/>
          <w:sz w:val="16"/>
          <w:szCs w:val="16"/>
        </w:rPr>
        <w:tab/>
        <w:t xml:space="preserve">ISA 700 (Revised), </w:t>
      </w:r>
      <w:r w:rsidRPr="00B741BB">
        <w:rPr>
          <w:rFonts w:ascii="Arial" w:hAnsi="Arial" w:cs="Arial"/>
          <w:i/>
          <w:iCs/>
          <w:sz w:val="16"/>
          <w:szCs w:val="16"/>
        </w:rPr>
        <w:t>Forming an Opinion and Reporting on Financial Statements</w:t>
      </w:r>
      <w:r w:rsidRPr="00F119D6">
        <w:rPr>
          <w:rFonts w:ascii="Arial" w:hAnsi="Arial" w:cs="Arial"/>
          <w:i/>
          <w:sz w:val="16"/>
          <w:szCs w:val="16"/>
        </w:rPr>
        <w:t xml:space="preserve"> </w:t>
      </w:r>
      <w:r>
        <w:rPr>
          <w:rFonts w:ascii="Arial" w:hAnsi="Arial" w:cs="Arial"/>
          <w:sz w:val="16"/>
          <w:szCs w:val="16"/>
        </w:rPr>
        <w:t xml:space="preserve">  </w:t>
      </w:r>
    </w:p>
  </w:footnote>
  <w:footnote w:id="3">
    <w:p w14:paraId="4E25DA54" w14:textId="77777777" w:rsidR="00FA076B" w:rsidRPr="00C60BDA" w:rsidRDefault="00FA076B" w:rsidP="00FA076B">
      <w:pPr>
        <w:pStyle w:val="FootnoteText"/>
        <w:spacing w:before="60" w:after="60"/>
        <w:ind w:left="360" w:hanging="360"/>
        <w:jc w:val="both"/>
        <w:rPr>
          <w:rFonts w:ascii="Arial" w:hAnsi="Arial" w:cs="Arial"/>
          <w:sz w:val="16"/>
          <w:szCs w:val="16"/>
        </w:rPr>
      </w:pPr>
      <w:r w:rsidRPr="002061B6">
        <w:rPr>
          <w:rStyle w:val="FootnoteReference"/>
          <w:rFonts w:ascii="Arial" w:hAnsi="Arial" w:cs="Arial"/>
          <w:sz w:val="16"/>
          <w:szCs w:val="16"/>
        </w:rPr>
        <w:footnoteRef/>
      </w:r>
      <w:r>
        <w:rPr>
          <w:rFonts w:ascii="Arial" w:hAnsi="Arial" w:cs="Arial"/>
          <w:sz w:val="16"/>
          <w:szCs w:val="16"/>
        </w:rPr>
        <w:tab/>
        <w:t xml:space="preserve">ISA 260 (Revised), </w:t>
      </w:r>
      <w:r w:rsidRPr="00B741BB">
        <w:rPr>
          <w:rFonts w:ascii="Arial" w:hAnsi="Arial" w:cs="Arial"/>
          <w:i/>
          <w:iCs/>
          <w:sz w:val="16"/>
          <w:szCs w:val="16"/>
        </w:rPr>
        <w:t>Communication with Those Charged with Governance</w:t>
      </w:r>
      <w:r>
        <w:rPr>
          <w:rFonts w:ascii="Arial" w:hAnsi="Arial" w:cs="Arial"/>
          <w:sz w:val="16"/>
          <w:szCs w:val="16"/>
        </w:rPr>
        <w:t xml:space="preserve"> </w:t>
      </w:r>
      <w:r w:rsidRPr="00F119D6">
        <w:rPr>
          <w:rFonts w:ascii="Arial" w:hAnsi="Arial" w:cs="Arial"/>
          <w:i/>
          <w:sz w:val="16"/>
          <w:szCs w:val="16"/>
        </w:rPr>
        <w:t xml:space="preserve"> </w:t>
      </w:r>
      <w:r>
        <w:rPr>
          <w:rFonts w:ascii="Arial" w:hAnsi="Arial" w:cs="Arial"/>
          <w:sz w:val="16"/>
          <w:szCs w:val="16"/>
        </w:rPr>
        <w:t xml:space="preserve">  </w:t>
      </w:r>
    </w:p>
  </w:footnote>
  <w:footnote w:id="4">
    <w:p w14:paraId="1D35AEAF" w14:textId="77777777" w:rsidR="00FA076B" w:rsidRPr="00C60BDA" w:rsidRDefault="00FA076B" w:rsidP="00FA076B">
      <w:pPr>
        <w:pStyle w:val="FootnoteText"/>
        <w:spacing w:before="60" w:after="60"/>
        <w:ind w:left="360" w:hanging="360"/>
        <w:jc w:val="both"/>
        <w:rPr>
          <w:rFonts w:ascii="Arial" w:hAnsi="Arial" w:cs="Arial"/>
          <w:sz w:val="16"/>
          <w:szCs w:val="16"/>
        </w:rPr>
      </w:pPr>
      <w:r w:rsidRPr="002061B6">
        <w:rPr>
          <w:rStyle w:val="FootnoteReference"/>
          <w:rFonts w:ascii="Arial" w:hAnsi="Arial" w:cs="Arial"/>
          <w:sz w:val="16"/>
          <w:szCs w:val="16"/>
        </w:rPr>
        <w:footnoteRef/>
      </w:r>
      <w:r>
        <w:rPr>
          <w:rFonts w:ascii="Arial" w:hAnsi="Arial" w:cs="Arial"/>
          <w:sz w:val="16"/>
          <w:szCs w:val="16"/>
        </w:rPr>
        <w:tab/>
      </w:r>
      <w:r w:rsidRPr="00F119D6">
        <w:rPr>
          <w:rFonts w:ascii="Arial" w:hAnsi="Arial" w:cs="Arial"/>
          <w:sz w:val="16"/>
          <w:szCs w:val="16"/>
        </w:rPr>
        <w:t xml:space="preserve">The International Ethics Standards Board for Accountants’ </w:t>
      </w:r>
      <w:r w:rsidRPr="00F119D6">
        <w:rPr>
          <w:rFonts w:ascii="Arial" w:hAnsi="Arial" w:cs="Arial"/>
          <w:i/>
          <w:sz w:val="16"/>
          <w:szCs w:val="16"/>
        </w:rPr>
        <w:t xml:space="preserve">International Code of Ethics for Professional Accountants (including International Independence Standards) </w:t>
      </w:r>
      <w:r>
        <w:rPr>
          <w:rFonts w:ascii="Arial" w:hAnsi="Arial" w:cs="Arial"/>
          <w:sz w:val="16"/>
          <w:szCs w:val="16"/>
        </w:rPr>
        <w:t xml:space="preserve">  </w:t>
      </w:r>
    </w:p>
  </w:footnote>
  <w:footnote w:id="5">
    <w:p w14:paraId="3E4E8577" w14:textId="77777777" w:rsidR="00DD3497" w:rsidRPr="00F53381" w:rsidRDefault="00DD3497" w:rsidP="00DD3497">
      <w:pPr>
        <w:pStyle w:val="FootnoteText"/>
        <w:spacing w:before="60" w:after="60"/>
        <w:ind w:left="360" w:hanging="360"/>
        <w:jc w:val="both"/>
        <w:rPr>
          <w:rFonts w:ascii="Arial" w:hAnsi="Arial" w:cs="Arial"/>
          <w:bCs/>
          <w:color w:val="221E1F"/>
          <w:sz w:val="16"/>
          <w:szCs w:val="16"/>
          <w:lang w:val="pt-BR"/>
        </w:rPr>
      </w:pPr>
      <w:r w:rsidRPr="00F53381">
        <w:rPr>
          <w:rStyle w:val="FootnoteReference"/>
          <w:rFonts w:ascii="Arial" w:hAnsi="Arial" w:cs="Arial"/>
          <w:sz w:val="16"/>
          <w:szCs w:val="16"/>
        </w:rPr>
        <w:footnoteRef/>
      </w:r>
      <w:r w:rsidRPr="00F53381">
        <w:rPr>
          <w:rFonts w:ascii="Arial" w:hAnsi="Arial" w:cs="Arial"/>
          <w:sz w:val="16"/>
          <w:szCs w:val="16"/>
          <w:lang w:val="pt-BR"/>
        </w:rPr>
        <w:tab/>
        <w:t>ISA 200, paragraph A16</w:t>
      </w:r>
    </w:p>
  </w:footnote>
  <w:footnote w:id="6">
    <w:p w14:paraId="6562FFC5" w14:textId="77777777" w:rsidR="00DD3497" w:rsidRPr="00F53381" w:rsidRDefault="00DD3497" w:rsidP="00DD3497">
      <w:pPr>
        <w:pStyle w:val="FootnoteText"/>
        <w:spacing w:before="60" w:after="60"/>
        <w:ind w:left="360" w:hanging="360"/>
        <w:jc w:val="both"/>
        <w:rPr>
          <w:bCs/>
          <w:color w:val="221E1F"/>
          <w:szCs w:val="16"/>
          <w:lang w:val="pt-BR"/>
        </w:rPr>
      </w:pPr>
      <w:r w:rsidRPr="00F53381">
        <w:rPr>
          <w:rStyle w:val="FootnoteReference"/>
          <w:rFonts w:ascii="Arial" w:hAnsi="Arial" w:cs="Arial"/>
          <w:sz w:val="16"/>
          <w:szCs w:val="16"/>
        </w:rPr>
        <w:footnoteRef/>
      </w:r>
      <w:r w:rsidRPr="00F53381">
        <w:rPr>
          <w:rFonts w:ascii="Arial" w:hAnsi="Arial" w:cs="Arial"/>
          <w:sz w:val="16"/>
          <w:szCs w:val="16"/>
          <w:lang w:val="pt-BR"/>
        </w:rPr>
        <w:tab/>
        <w:t>IESBA Code, paragraphs R400.20-R400.21</w:t>
      </w:r>
    </w:p>
  </w:footnote>
  <w:footnote w:id="7">
    <w:p w14:paraId="21FB04BB" w14:textId="68A67E18" w:rsidR="00DD3497" w:rsidRPr="00B65942" w:rsidRDefault="00DD3497" w:rsidP="00DD3497">
      <w:pPr>
        <w:pStyle w:val="FootnoteText"/>
        <w:spacing w:before="60" w:after="60"/>
        <w:ind w:left="360" w:hanging="360"/>
        <w:jc w:val="both"/>
        <w:rPr>
          <w:rFonts w:ascii="Arial" w:hAnsi="Arial" w:cs="Arial"/>
          <w:bCs/>
          <w:color w:val="221E1F"/>
          <w:sz w:val="16"/>
          <w:szCs w:val="16"/>
        </w:rPr>
      </w:pPr>
      <w:r w:rsidRPr="00F53381">
        <w:rPr>
          <w:rStyle w:val="FootnoteReference"/>
          <w:rFonts w:ascii="Arial" w:hAnsi="Arial" w:cs="Arial"/>
          <w:sz w:val="16"/>
          <w:szCs w:val="16"/>
        </w:rPr>
        <w:footnoteRef/>
      </w:r>
      <w:r w:rsidRPr="00B65942">
        <w:rPr>
          <w:rFonts w:ascii="Arial" w:hAnsi="Arial" w:cs="Arial"/>
          <w:sz w:val="16"/>
          <w:szCs w:val="16"/>
        </w:rPr>
        <w:tab/>
        <w:t>ISA 260 (Revised), paragraph</w:t>
      </w:r>
      <w:ins w:id="26" w:author="Kalina Shukarova Savovska" w:date="2023-06-21T08:53:00Z">
        <w:r w:rsidR="00BC7A70">
          <w:rPr>
            <w:rFonts w:ascii="Arial" w:hAnsi="Arial" w:cs="Arial"/>
            <w:sz w:val="16"/>
            <w:szCs w:val="16"/>
          </w:rPr>
          <w:t>s</w:t>
        </w:r>
      </w:ins>
      <w:r w:rsidRPr="00B65942">
        <w:rPr>
          <w:rFonts w:ascii="Arial" w:hAnsi="Arial" w:cs="Arial"/>
          <w:sz w:val="16"/>
          <w:szCs w:val="16"/>
        </w:rPr>
        <w:t xml:space="preserve"> 16A </w:t>
      </w:r>
      <w:r>
        <w:rPr>
          <w:rFonts w:ascii="Arial" w:hAnsi="Arial" w:cs="Arial"/>
          <w:sz w:val="16"/>
          <w:szCs w:val="16"/>
        </w:rPr>
        <w:t>and A29</w:t>
      </w:r>
    </w:p>
  </w:footnote>
  <w:footnote w:id="8">
    <w:p w14:paraId="35F13D72" w14:textId="77777777" w:rsidR="00DD3497" w:rsidRPr="00F53381" w:rsidRDefault="00DD3497" w:rsidP="00DD3497">
      <w:pPr>
        <w:pStyle w:val="FootnoteText"/>
        <w:spacing w:before="60" w:after="60"/>
        <w:ind w:left="360" w:hanging="360"/>
        <w:jc w:val="both"/>
        <w:rPr>
          <w:rFonts w:ascii="Arial" w:hAnsi="Arial" w:cs="Arial"/>
          <w:sz w:val="16"/>
          <w:szCs w:val="16"/>
        </w:rPr>
      </w:pPr>
      <w:r w:rsidRPr="00F53381">
        <w:rPr>
          <w:rStyle w:val="FootnoteReference"/>
          <w:rFonts w:ascii="Arial" w:hAnsi="Arial" w:cs="Arial"/>
          <w:sz w:val="16"/>
          <w:szCs w:val="16"/>
        </w:rPr>
        <w:footnoteRef/>
      </w:r>
      <w:r w:rsidRPr="00F53381">
        <w:rPr>
          <w:rFonts w:ascii="Arial" w:hAnsi="Arial" w:cs="Arial"/>
          <w:sz w:val="16"/>
          <w:szCs w:val="16"/>
        </w:rPr>
        <w:tab/>
        <w:t>The sub-title “Report on the Audit of the Financial Statements” is unnecessary in circumstances when the second sub-title “Report on Other Legal and Regulatory Requirements” is not applicable.</w:t>
      </w:r>
    </w:p>
  </w:footnote>
  <w:footnote w:id="9">
    <w:p w14:paraId="02CF0B25" w14:textId="77777777" w:rsidR="00DD3497" w:rsidRPr="001A3D55" w:rsidRDefault="00DD3497" w:rsidP="00DD3497">
      <w:pPr>
        <w:pStyle w:val="FootnoteText"/>
        <w:spacing w:before="60" w:after="60"/>
        <w:ind w:left="360" w:hanging="360"/>
        <w:jc w:val="both"/>
        <w:rPr>
          <w:rFonts w:ascii="Arial" w:hAnsi="Arial" w:cs="Arial"/>
          <w:bCs/>
          <w:color w:val="221E1F"/>
          <w:sz w:val="16"/>
          <w:szCs w:val="16"/>
        </w:rPr>
      </w:pPr>
      <w:r w:rsidRPr="001A3D55">
        <w:rPr>
          <w:rStyle w:val="FootnoteReference"/>
          <w:rFonts w:ascii="Arial" w:hAnsi="Arial" w:cs="Arial"/>
          <w:sz w:val="16"/>
          <w:szCs w:val="16"/>
        </w:rPr>
        <w:footnoteRef/>
      </w:r>
      <w:r w:rsidRPr="001A3D55">
        <w:rPr>
          <w:rFonts w:ascii="Arial" w:hAnsi="Arial" w:cs="Arial"/>
          <w:sz w:val="16"/>
          <w:szCs w:val="16"/>
        </w:rPr>
        <w:tab/>
        <w:t>The sub-title “Report on the Audit of the Consolidated Financial Statements” is unnecessary in circumstances when the second sub-title “Report on Other Legal and Regulatory Requirements” is not applicable.</w:t>
      </w:r>
    </w:p>
  </w:footnote>
  <w:footnote w:id="10">
    <w:p w14:paraId="5BEB3DEA" w14:textId="77777777" w:rsidR="00DD3497" w:rsidRPr="00F53381" w:rsidRDefault="00DD3497" w:rsidP="00DD3497">
      <w:pPr>
        <w:pStyle w:val="FootnoteText"/>
        <w:spacing w:before="60" w:after="60"/>
        <w:ind w:left="360" w:hanging="360"/>
        <w:jc w:val="both"/>
        <w:rPr>
          <w:rFonts w:ascii="Arial" w:hAnsi="Arial" w:cs="Arial"/>
          <w:sz w:val="16"/>
          <w:szCs w:val="16"/>
        </w:rPr>
      </w:pPr>
      <w:r w:rsidRPr="00F53381">
        <w:rPr>
          <w:rStyle w:val="FootnoteReference"/>
          <w:rFonts w:ascii="Arial" w:hAnsi="Arial" w:cs="Arial"/>
          <w:sz w:val="16"/>
          <w:szCs w:val="16"/>
        </w:rPr>
        <w:footnoteRef/>
      </w:r>
      <w:r w:rsidRPr="00F53381">
        <w:rPr>
          <w:rFonts w:ascii="Arial" w:hAnsi="Arial" w:cs="Arial"/>
          <w:sz w:val="16"/>
          <w:szCs w:val="16"/>
        </w:rPr>
        <w:tab/>
        <w:t xml:space="preserve">ISA 200, </w:t>
      </w:r>
      <w:r w:rsidRPr="00F53381">
        <w:rPr>
          <w:rFonts w:ascii="Arial" w:hAnsi="Arial" w:cs="Arial"/>
          <w:i/>
          <w:iCs/>
          <w:sz w:val="16"/>
          <w:szCs w:val="16"/>
        </w:rPr>
        <w:t>Overall Objectives of the Independent Auditor and the Conduct of an Audit in Accordance with International Standards on Auditing</w:t>
      </w:r>
      <w:r w:rsidRPr="00F53381">
        <w:rPr>
          <w:rFonts w:ascii="Arial" w:hAnsi="Arial" w:cs="Arial"/>
          <w:sz w:val="16"/>
          <w:szCs w:val="16"/>
        </w:rPr>
        <w:t>, paragraph 14</w:t>
      </w:r>
    </w:p>
  </w:footnote>
  <w:footnote w:id="11">
    <w:p w14:paraId="6AB3320B" w14:textId="77777777" w:rsidR="00DD3497" w:rsidRPr="00682EAA" w:rsidRDefault="00DD3497" w:rsidP="00DD3497">
      <w:pPr>
        <w:pStyle w:val="FootnoteText"/>
        <w:spacing w:before="60" w:after="60"/>
        <w:ind w:left="360" w:hanging="360"/>
        <w:jc w:val="both"/>
        <w:rPr>
          <w:bCs/>
          <w:color w:val="221E1F"/>
          <w:szCs w:val="16"/>
        </w:rPr>
      </w:pPr>
      <w:r w:rsidRPr="00F53381">
        <w:rPr>
          <w:rStyle w:val="FootnoteReference"/>
          <w:rFonts w:ascii="Arial" w:hAnsi="Arial" w:cs="Arial"/>
          <w:sz w:val="16"/>
          <w:szCs w:val="16"/>
        </w:rPr>
        <w:footnoteRef/>
      </w:r>
      <w:r w:rsidRPr="00682EAA">
        <w:rPr>
          <w:rFonts w:ascii="Arial" w:hAnsi="Arial" w:cs="Arial"/>
          <w:sz w:val="16"/>
          <w:szCs w:val="16"/>
        </w:rPr>
        <w:tab/>
      </w:r>
      <w:bookmarkStart w:id="60" w:name="_Hlk135720289"/>
      <w:r>
        <w:rPr>
          <w:rFonts w:ascii="Arial" w:hAnsi="Arial" w:cs="Arial"/>
          <w:sz w:val="16"/>
          <w:szCs w:val="16"/>
        </w:rPr>
        <w:t>See, for example, the public disclosure requirements in the</w:t>
      </w:r>
      <w:bookmarkEnd w:id="60"/>
      <w:r w:rsidRPr="00682EAA">
        <w:rPr>
          <w:rFonts w:ascii="Arial" w:hAnsi="Arial" w:cs="Arial"/>
          <w:sz w:val="16"/>
          <w:szCs w:val="16"/>
        </w:rPr>
        <w:t xml:space="preserve"> IESBA Code, paragraphs R400.20-R400.21.</w:t>
      </w:r>
    </w:p>
  </w:footnote>
  <w:footnote w:id="12">
    <w:p w14:paraId="7793C063" w14:textId="77777777" w:rsidR="00DD3497" w:rsidRPr="00682EAA" w:rsidRDefault="00DD3497" w:rsidP="00DD3497">
      <w:pPr>
        <w:pStyle w:val="FootnoteText"/>
        <w:spacing w:before="60" w:after="60"/>
        <w:ind w:left="360" w:hanging="360"/>
        <w:jc w:val="both"/>
        <w:rPr>
          <w:bCs/>
          <w:color w:val="221E1F"/>
          <w:szCs w:val="16"/>
        </w:rPr>
      </w:pPr>
      <w:r w:rsidRPr="00F53381">
        <w:rPr>
          <w:rStyle w:val="FootnoteReference"/>
          <w:rFonts w:ascii="Arial" w:hAnsi="Arial" w:cs="Arial"/>
          <w:sz w:val="16"/>
          <w:szCs w:val="16"/>
        </w:rPr>
        <w:footnoteRef/>
      </w:r>
      <w:r w:rsidRPr="00682EAA">
        <w:rPr>
          <w:rFonts w:ascii="Arial" w:hAnsi="Arial" w:cs="Arial"/>
          <w:sz w:val="16"/>
          <w:szCs w:val="16"/>
        </w:rPr>
        <w:tab/>
      </w:r>
      <w:r>
        <w:rPr>
          <w:rFonts w:ascii="Arial" w:hAnsi="Arial" w:cs="Arial"/>
          <w:sz w:val="16"/>
          <w:szCs w:val="16"/>
        </w:rPr>
        <w:t>ISA 700 (Revised), paragraph 28(c)</w:t>
      </w:r>
    </w:p>
  </w:footnote>
  <w:footnote w:id="13">
    <w:p w14:paraId="7A48817C" w14:textId="77777777" w:rsidR="00DD3497" w:rsidRPr="004B04FA" w:rsidRDefault="00DD3497" w:rsidP="00DD3497">
      <w:pPr>
        <w:pStyle w:val="FootnoteText"/>
        <w:spacing w:before="60" w:after="60"/>
        <w:ind w:left="360" w:hanging="360"/>
        <w:rPr>
          <w:bCs/>
          <w:color w:val="221E1F"/>
          <w:szCs w:val="16"/>
        </w:rPr>
      </w:pPr>
      <w:r w:rsidRPr="00802569">
        <w:rPr>
          <w:rStyle w:val="FootnoteReference"/>
          <w:rFonts w:ascii="Arial" w:hAnsi="Arial" w:cs="Arial"/>
          <w:sz w:val="16"/>
          <w:szCs w:val="16"/>
        </w:rPr>
        <w:footnoteRef/>
      </w:r>
      <w:r w:rsidRPr="004B04FA">
        <w:rPr>
          <w:rFonts w:ascii="Arial" w:hAnsi="Arial" w:cs="Arial"/>
          <w:sz w:val="16"/>
          <w:szCs w:val="16"/>
        </w:rPr>
        <w:tab/>
      </w:r>
      <w:bookmarkStart w:id="69" w:name="_Hlk135720423"/>
      <w:r>
        <w:rPr>
          <w:rFonts w:ascii="Arial" w:hAnsi="Arial" w:cs="Arial"/>
          <w:sz w:val="16"/>
          <w:szCs w:val="16"/>
        </w:rPr>
        <w:t>See, for example, encouragement in the application material in the</w:t>
      </w:r>
      <w:bookmarkEnd w:id="69"/>
      <w:r>
        <w:rPr>
          <w:rFonts w:ascii="Arial" w:hAnsi="Arial" w:cs="Arial"/>
          <w:sz w:val="16"/>
          <w:szCs w:val="16"/>
        </w:rPr>
        <w:t xml:space="preserve"> </w:t>
      </w:r>
      <w:r w:rsidRPr="004B04FA">
        <w:rPr>
          <w:rFonts w:ascii="Arial" w:hAnsi="Arial" w:cs="Arial"/>
          <w:sz w:val="16"/>
          <w:szCs w:val="16"/>
        </w:rPr>
        <w:t>IESBA Code, paragraph 400.19 A1</w:t>
      </w:r>
      <w:r>
        <w:rPr>
          <w:rFonts w:ascii="Arial" w:hAnsi="Arial" w:cs="Arial"/>
          <w:sz w:val="16"/>
          <w:szCs w:val="16"/>
        </w:rPr>
        <w:t>.</w:t>
      </w:r>
    </w:p>
  </w:footnote>
  <w:footnote w:id="14">
    <w:p w14:paraId="4A9C6510" w14:textId="77777777" w:rsidR="00DD3497" w:rsidRPr="00F53381" w:rsidRDefault="00DD3497" w:rsidP="00DD3497">
      <w:pPr>
        <w:pStyle w:val="FootnoteText"/>
        <w:spacing w:before="60" w:after="60"/>
        <w:ind w:left="360" w:hanging="360"/>
        <w:jc w:val="both"/>
        <w:rPr>
          <w:rFonts w:ascii="Arial" w:hAnsi="Arial" w:cs="Arial"/>
          <w:sz w:val="16"/>
          <w:szCs w:val="16"/>
          <w:u w:val="single"/>
        </w:rPr>
      </w:pPr>
      <w:r w:rsidRPr="00F53381">
        <w:rPr>
          <w:rStyle w:val="FootnoteReference"/>
          <w:rFonts w:ascii="Arial" w:hAnsi="Arial" w:cs="Arial"/>
          <w:sz w:val="16"/>
          <w:szCs w:val="16"/>
        </w:rPr>
        <w:footnoteRef/>
      </w:r>
      <w:r w:rsidRPr="00F53381">
        <w:rPr>
          <w:rFonts w:ascii="Arial" w:hAnsi="Arial" w:cs="Arial"/>
          <w:sz w:val="16"/>
          <w:szCs w:val="16"/>
        </w:rPr>
        <w:tab/>
        <w:t>See, for example, paragraphs R400.80–R400.82 and R400.84 of the IESBA Code.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2CDD9" w14:textId="53BCEDA2" w:rsidR="00A275CA" w:rsidRPr="000F06BD" w:rsidRDefault="002D234F" w:rsidP="003F433B">
    <w:pPr>
      <w:tabs>
        <w:tab w:val="center" w:pos="4590"/>
        <w:tab w:val="right" w:pos="9360"/>
      </w:tabs>
      <w:spacing w:before="120" w:after="120" w:line="240" w:lineRule="exact"/>
      <w:contextualSpacing/>
      <w:jc w:val="center"/>
      <w:rPr>
        <w:rFonts w:ascii="Arial" w:hAnsi="Arial" w:cs="Arial"/>
        <w:sz w:val="16"/>
        <w:szCs w:val="16"/>
      </w:rPr>
    </w:pPr>
    <w:r w:rsidRPr="000F06BD">
      <w:rPr>
        <w:rFonts w:ascii="Arial" w:hAnsi="Arial" w:cs="Arial"/>
        <w:sz w:val="16"/>
        <w:szCs w:val="16"/>
      </w:rPr>
      <w:t>Listed Entity and Public Interest Entity</w:t>
    </w:r>
    <w:r w:rsidR="003F433B" w:rsidRPr="000F06BD">
      <w:rPr>
        <w:rFonts w:ascii="Arial" w:hAnsi="Arial" w:cs="Arial"/>
        <w:sz w:val="16"/>
        <w:szCs w:val="16"/>
      </w:rPr>
      <w:t xml:space="preserve"> (PIE) – </w:t>
    </w:r>
    <w:bookmarkStart w:id="83" w:name="_Hlk135121619"/>
    <w:r w:rsidR="00075082">
      <w:rPr>
        <w:rFonts w:ascii="Arial" w:hAnsi="Arial" w:cs="Arial"/>
        <w:sz w:val="16"/>
        <w:szCs w:val="16"/>
      </w:rPr>
      <w:t>Narrow Scope Amendments</w:t>
    </w:r>
    <w:r w:rsidR="00882DEA">
      <w:rPr>
        <w:rFonts w:ascii="Arial" w:hAnsi="Arial" w:cs="Arial"/>
        <w:sz w:val="16"/>
        <w:szCs w:val="16"/>
      </w:rPr>
      <w:t xml:space="preserve"> for Track 1</w:t>
    </w:r>
    <w:r w:rsidR="00A275CA" w:rsidRPr="000F06BD">
      <w:rPr>
        <w:rFonts w:ascii="Arial" w:hAnsi="Arial" w:cs="Arial"/>
        <w:sz w:val="16"/>
        <w:szCs w:val="16"/>
      </w:rPr>
      <w:t xml:space="preserve"> </w:t>
    </w:r>
    <w:r w:rsidR="00665FFB">
      <w:rPr>
        <w:rFonts w:ascii="Arial" w:hAnsi="Arial" w:cs="Arial"/>
        <w:sz w:val="16"/>
        <w:szCs w:val="16"/>
      </w:rPr>
      <w:t>(</w:t>
    </w:r>
    <w:r w:rsidR="005B132E">
      <w:rPr>
        <w:rFonts w:ascii="Arial" w:hAnsi="Arial" w:cs="Arial"/>
        <w:sz w:val="16"/>
        <w:szCs w:val="16"/>
      </w:rPr>
      <w:t>Updated</w:t>
    </w:r>
    <w:r w:rsidR="00665FFB">
      <w:rPr>
        <w:rFonts w:ascii="Arial" w:hAnsi="Arial" w:cs="Arial"/>
        <w:sz w:val="16"/>
        <w:szCs w:val="16"/>
      </w:rPr>
      <w:t>)</w:t>
    </w:r>
    <w:bookmarkEnd w:id="83"/>
  </w:p>
  <w:p w14:paraId="621FC6BC" w14:textId="5B167D5B" w:rsidR="00A275CA" w:rsidRPr="000F06BD" w:rsidRDefault="00220A12" w:rsidP="00FE1778">
    <w:pPr>
      <w:tabs>
        <w:tab w:val="center" w:pos="4590"/>
        <w:tab w:val="right" w:pos="9360"/>
      </w:tabs>
      <w:spacing w:before="120" w:after="120" w:line="240" w:lineRule="exact"/>
      <w:contextualSpacing/>
      <w:jc w:val="center"/>
      <w:rPr>
        <w:rFonts w:ascii="Arial" w:hAnsi="Arial" w:cs="Arial"/>
        <w:sz w:val="16"/>
        <w:szCs w:val="16"/>
      </w:rPr>
    </w:pPr>
    <w:r>
      <w:rPr>
        <w:rFonts w:ascii="Arial" w:hAnsi="Arial" w:cs="Arial"/>
        <w:i/>
        <w:sz w:val="16"/>
        <w:szCs w:val="16"/>
      </w:rPr>
      <w:t>IAASB</w:t>
    </w:r>
    <w:r w:rsidR="00F40EAF" w:rsidRPr="000F06BD">
      <w:rPr>
        <w:rFonts w:ascii="Arial" w:hAnsi="Arial" w:cs="Arial"/>
        <w:i/>
        <w:sz w:val="16"/>
        <w:szCs w:val="16"/>
      </w:rPr>
      <w:t xml:space="preserve"> Main Agenda</w:t>
    </w:r>
    <w:r w:rsidR="00A275CA" w:rsidRPr="000F06BD">
      <w:rPr>
        <w:rFonts w:ascii="Arial" w:hAnsi="Arial" w:cs="Arial"/>
        <w:i/>
        <w:sz w:val="16"/>
        <w:szCs w:val="16"/>
      </w:rPr>
      <w:t xml:space="preserve"> (</w:t>
    </w:r>
    <w:r w:rsidR="00665FFB">
      <w:rPr>
        <w:rFonts w:ascii="Arial" w:hAnsi="Arial" w:cs="Arial"/>
        <w:i/>
        <w:sz w:val="16"/>
        <w:szCs w:val="16"/>
      </w:rPr>
      <w:t>June</w:t>
    </w:r>
    <w:r w:rsidR="00A275CA" w:rsidRPr="000F06BD">
      <w:rPr>
        <w:rFonts w:ascii="Arial" w:hAnsi="Arial" w:cs="Arial"/>
        <w:i/>
        <w:sz w:val="16"/>
        <w:szCs w:val="16"/>
      </w:rPr>
      <w:t xml:space="preserve"> 20</w:t>
    </w:r>
    <w:r w:rsidR="002D234F" w:rsidRPr="000F06BD">
      <w:rPr>
        <w:rFonts w:ascii="Arial" w:hAnsi="Arial" w:cs="Arial"/>
        <w:i/>
        <w:sz w:val="16"/>
        <w:szCs w:val="16"/>
      </w:rPr>
      <w:t>2</w:t>
    </w:r>
    <w:r w:rsidR="003F433B" w:rsidRPr="000F06BD">
      <w:rPr>
        <w:rFonts w:ascii="Arial" w:hAnsi="Arial" w:cs="Arial"/>
        <w:i/>
        <w:sz w:val="16"/>
        <w:szCs w:val="16"/>
      </w:rPr>
      <w:t>3</w:t>
    </w:r>
    <w:r w:rsidR="00A275CA" w:rsidRPr="000F06BD">
      <w:rPr>
        <w:rFonts w:ascii="Arial" w:hAnsi="Arial" w:cs="Arial"/>
        <w:i/>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04846" w14:textId="12C2DABE" w:rsidR="00A275CA" w:rsidRPr="00AA4051" w:rsidRDefault="00A275CA" w:rsidP="00973108">
    <w:pPr>
      <w:tabs>
        <w:tab w:val="center" w:pos="4590"/>
        <w:tab w:val="right" w:pos="9360"/>
      </w:tabs>
      <w:spacing w:before="120" w:after="120" w:line="320" w:lineRule="exact"/>
      <w:rPr>
        <w:rFonts w:ascii="Arial" w:hAnsi="Arial" w:cs="Arial"/>
        <w:b/>
        <w:sz w:val="36"/>
      </w:rPr>
    </w:pPr>
    <w:r>
      <w:rPr>
        <w:sz w:val="16"/>
        <w:szCs w:val="16"/>
      </w:rPr>
      <w:tab/>
    </w:r>
    <w:r w:rsidR="00220A12">
      <w:rPr>
        <w:rFonts w:ascii="Arial" w:hAnsi="Arial" w:cs="Arial"/>
        <w:sz w:val="16"/>
        <w:szCs w:val="16"/>
      </w:rPr>
      <w:t>IAASB</w:t>
    </w:r>
    <w:r w:rsidR="00DC536C" w:rsidRPr="00AA4051">
      <w:rPr>
        <w:rFonts w:ascii="Arial" w:hAnsi="Arial" w:cs="Arial"/>
        <w:sz w:val="16"/>
        <w:szCs w:val="16"/>
      </w:rPr>
      <w:t xml:space="preserve"> </w:t>
    </w:r>
    <w:r w:rsidR="00F40EAF" w:rsidRPr="00AA4051">
      <w:rPr>
        <w:rFonts w:ascii="Arial" w:hAnsi="Arial" w:cs="Arial"/>
        <w:sz w:val="16"/>
        <w:szCs w:val="16"/>
      </w:rPr>
      <w:t>Main Agenda</w:t>
    </w:r>
    <w:r w:rsidRPr="00AA4051">
      <w:rPr>
        <w:rFonts w:ascii="Arial" w:hAnsi="Arial" w:cs="Arial"/>
        <w:sz w:val="16"/>
        <w:szCs w:val="16"/>
      </w:rPr>
      <w:t xml:space="preserve"> (</w:t>
    </w:r>
    <w:r w:rsidR="00665FFB">
      <w:rPr>
        <w:rFonts w:ascii="Arial" w:hAnsi="Arial" w:cs="Arial"/>
        <w:sz w:val="16"/>
        <w:szCs w:val="16"/>
      </w:rPr>
      <w:t>June</w:t>
    </w:r>
    <w:r w:rsidRPr="00AA4051">
      <w:rPr>
        <w:rFonts w:ascii="Arial" w:hAnsi="Arial" w:cs="Arial"/>
        <w:sz w:val="16"/>
        <w:szCs w:val="16"/>
      </w:rPr>
      <w:t xml:space="preserve"> 20</w:t>
    </w:r>
    <w:r w:rsidR="002D234F" w:rsidRPr="00AA4051">
      <w:rPr>
        <w:rFonts w:ascii="Arial" w:hAnsi="Arial" w:cs="Arial"/>
        <w:sz w:val="16"/>
        <w:szCs w:val="16"/>
      </w:rPr>
      <w:t>2</w:t>
    </w:r>
    <w:r w:rsidR="003F433B" w:rsidRPr="00AA4051">
      <w:rPr>
        <w:rFonts w:ascii="Arial" w:hAnsi="Arial" w:cs="Arial"/>
        <w:sz w:val="16"/>
        <w:szCs w:val="16"/>
      </w:rPr>
      <w:t>3</w:t>
    </w:r>
    <w:r w:rsidRPr="00AA4051">
      <w:rPr>
        <w:rFonts w:ascii="Arial" w:hAnsi="Arial" w:cs="Arial"/>
        <w:sz w:val="16"/>
        <w:szCs w:val="16"/>
      </w:rPr>
      <w:t>)</w:t>
    </w:r>
    <w:r w:rsidRPr="00AA4051">
      <w:rPr>
        <w:rFonts w:ascii="Arial" w:hAnsi="Arial" w:cs="Arial"/>
        <w:b/>
        <w:sz w:val="36"/>
        <w:szCs w:val="36"/>
      </w:rPr>
      <w:tab/>
      <w:t>Agenda Item</w:t>
    </w:r>
  </w:p>
  <w:p w14:paraId="17818557" w14:textId="53FBBB86" w:rsidR="00A275CA" w:rsidRPr="00AA4051" w:rsidRDefault="00A275CA" w:rsidP="00973108">
    <w:pPr>
      <w:tabs>
        <w:tab w:val="left" w:pos="2610"/>
        <w:tab w:val="right" w:pos="9360"/>
      </w:tabs>
      <w:spacing w:before="120" w:after="120" w:line="320" w:lineRule="exact"/>
      <w:rPr>
        <w:rFonts w:ascii="Arial" w:hAnsi="Arial" w:cs="Arial"/>
      </w:rPr>
    </w:pPr>
    <w:r w:rsidRPr="00AA4051">
      <w:rPr>
        <w:rFonts w:ascii="Arial" w:hAnsi="Arial" w:cs="Arial"/>
        <w:sz w:val="16"/>
        <w:szCs w:val="16"/>
      </w:rPr>
      <w:tab/>
    </w:r>
    <w:r w:rsidRPr="00AA4051">
      <w:rPr>
        <w:rFonts w:ascii="Arial" w:hAnsi="Arial" w:cs="Arial"/>
        <w:sz w:val="16"/>
        <w:szCs w:val="16"/>
      </w:rPr>
      <w:tab/>
    </w:r>
    <w:r w:rsidR="00665FFB">
      <w:rPr>
        <w:rFonts w:ascii="Arial" w:hAnsi="Arial" w:cs="Arial"/>
        <w:b/>
        <w:sz w:val="36"/>
        <w:szCs w:val="36"/>
      </w:rPr>
      <w:t>5</w:t>
    </w:r>
    <w:r w:rsidR="00882DEA">
      <w:rPr>
        <w:rFonts w:ascii="Arial" w:hAnsi="Arial" w:cs="Arial"/>
        <w:b/>
        <w:sz w:val="36"/>
        <w:szCs w:val="36"/>
      </w:rPr>
      <w:t>-</w:t>
    </w:r>
    <w:r w:rsidR="00EA2100">
      <w:rPr>
        <w:rFonts w:ascii="Arial" w:hAnsi="Arial" w:cs="Arial"/>
        <w:b/>
        <w:sz w:val="36"/>
        <w:szCs w:val="36"/>
      </w:rPr>
      <w:t>C</w:t>
    </w:r>
    <w:r w:rsidR="005B132E">
      <w:rPr>
        <w:rFonts w:ascii="Arial" w:hAnsi="Arial" w:cs="Arial"/>
        <w:b/>
        <w:sz w:val="36"/>
        <w:szCs w:val="36"/>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2804950C"/>
    <w:lvl w:ilvl="0">
      <w:start w:val="1"/>
      <w:numFmt w:val="decimal"/>
      <w:pStyle w:val="ListNumber2"/>
      <w:lvlText w:val="%1."/>
      <w:lvlJc w:val="left"/>
      <w:pPr>
        <w:tabs>
          <w:tab w:val="num" w:pos="720"/>
        </w:tabs>
        <w:ind w:left="720" w:hanging="360"/>
      </w:pPr>
    </w:lvl>
  </w:abstractNum>
  <w:abstractNum w:abstractNumId="1" w15:restartNumberingAfterBreak="0">
    <w:nsid w:val="06B86FD1"/>
    <w:multiLevelType w:val="hybridMultilevel"/>
    <w:tmpl w:val="0518C95E"/>
    <w:lvl w:ilvl="0" w:tplc="BC00EB12">
      <w:start w:val="1"/>
      <w:numFmt w:val="decimal"/>
      <w:lvlText w:val="%1."/>
      <w:lvlJc w:val="left"/>
      <w:pPr>
        <w:ind w:left="720" w:hanging="360"/>
      </w:pPr>
    </w:lvl>
    <w:lvl w:ilvl="1" w:tplc="91C6D002">
      <w:start w:val="1"/>
      <w:numFmt w:val="decimal"/>
      <w:lvlText w:val="%2."/>
      <w:lvlJc w:val="left"/>
      <w:pPr>
        <w:ind w:left="720" w:hanging="360"/>
      </w:pPr>
    </w:lvl>
    <w:lvl w:ilvl="2" w:tplc="93DA76E2">
      <w:start w:val="1"/>
      <w:numFmt w:val="decimal"/>
      <w:lvlText w:val="%3."/>
      <w:lvlJc w:val="left"/>
      <w:pPr>
        <w:ind w:left="720" w:hanging="360"/>
      </w:pPr>
    </w:lvl>
    <w:lvl w:ilvl="3" w:tplc="5BDA3382">
      <w:start w:val="1"/>
      <w:numFmt w:val="decimal"/>
      <w:lvlText w:val="%4."/>
      <w:lvlJc w:val="left"/>
      <w:pPr>
        <w:ind w:left="720" w:hanging="360"/>
      </w:pPr>
    </w:lvl>
    <w:lvl w:ilvl="4" w:tplc="78DC0CDE">
      <w:start w:val="1"/>
      <w:numFmt w:val="decimal"/>
      <w:lvlText w:val="%5."/>
      <w:lvlJc w:val="left"/>
      <w:pPr>
        <w:ind w:left="720" w:hanging="360"/>
      </w:pPr>
    </w:lvl>
    <w:lvl w:ilvl="5" w:tplc="F72E607E">
      <w:start w:val="1"/>
      <w:numFmt w:val="decimal"/>
      <w:lvlText w:val="%6."/>
      <w:lvlJc w:val="left"/>
      <w:pPr>
        <w:ind w:left="720" w:hanging="360"/>
      </w:pPr>
    </w:lvl>
    <w:lvl w:ilvl="6" w:tplc="324C1C66">
      <w:start w:val="1"/>
      <w:numFmt w:val="decimal"/>
      <w:lvlText w:val="%7."/>
      <w:lvlJc w:val="left"/>
      <w:pPr>
        <w:ind w:left="720" w:hanging="360"/>
      </w:pPr>
    </w:lvl>
    <w:lvl w:ilvl="7" w:tplc="B4BAC832">
      <w:start w:val="1"/>
      <w:numFmt w:val="decimal"/>
      <w:lvlText w:val="%8."/>
      <w:lvlJc w:val="left"/>
      <w:pPr>
        <w:ind w:left="720" w:hanging="360"/>
      </w:pPr>
    </w:lvl>
    <w:lvl w:ilvl="8" w:tplc="E2AC8888">
      <w:start w:val="1"/>
      <w:numFmt w:val="decimal"/>
      <w:lvlText w:val="%9."/>
      <w:lvlJc w:val="left"/>
      <w:pPr>
        <w:ind w:left="720" w:hanging="360"/>
      </w:pPr>
    </w:lvl>
  </w:abstractNum>
  <w:abstractNum w:abstractNumId="2" w15:restartNumberingAfterBreak="0">
    <w:nsid w:val="071F63C8"/>
    <w:multiLevelType w:val="hybridMultilevel"/>
    <w:tmpl w:val="0504A254"/>
    <w:lvl w:ilvl="0" w:tplc="E39C690C">
      <w:start w:val="1"/>
      <w:numFmt w:val="bullet"/>
      <w:pStyle w:val="IFACBulletIndented2"/>
      <w:lvlText w:val="o"/>
      <w:lvlJc w:val="left"/>
      <w:pPr>
        <w:ind w:left="720" w:hanging="360"/>
      </w:pPr>
      <w:rPr>
        <w:rFonts w:ascii="Courier New" w:hAnsi="Courier New" w:cs="Courier New"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22E6C"/>
    <w:multiLevelType w:val="hybridMultilevel"/>
    <w:tmpl w:val="2C04DCFA"/>
    <w:lvl w:ilvl="0" w:tplc="E2A21278">
      <w:start w:val="1"/>
      <w:numFmt w:val="decimal"/>
      <w:lvlText w:val="%1)"/>
      <w:lvlJc w:val="left"/>
      <w:pPr>
        <w:ind w:left="720" w:hanging="360"/>
      </w:pPr>
    </w:lvl>
    <w:lvl w:ilvl="1" w:tplc="FA80A6EE">
      <w:start w:val="1"/>
      <w:numFmt w:val="decimal"/>
      <w:lvlText w:val="%2)"/>
      <w:lvlJc w:val="left"/>
      <w:pPr>
        <w:ind w:left="720" w:hanging="360"/>
      </w:pPr>
    </w:lvl>
    <w:lvl w:ilvl="2" w:tplc="A63496C8">
      <w:start w:val="1"/>
      <w:numFmt w:val="decimal"/>
      <w:lvlText w:val="%3)"/>
      <w:lvlJc w:val="left"/>
      <w:pPr>
        <w:ind w:left="720" w:hanging="360"/>
      </w:pPr>
    </w:lvl>
    <w:lvl w:ilvl="3" w:tplc="DB365178">
      <w:start w:val="1"/>
      <w:numFmt w:val="decimal"/>
      <w:lvlText w:val="%4)"/>
      <w:lvlJc w:val="left"/>
      <w:pPr>
        <w:ind w:left="720" w:hanging="360"/>
      </w:pPr>
    </w:lvl>
    <w:lvl w:ilvl="4" w:tplc="C29EC956">
      <w:start w:val="1"/>
      <w:numFmt w:val="decimal"/>
      <w:lvlText w:val="%5)"/>
      <w:lvlJc w:val="left"/>
      <w:pPr>
        <w:ind w:left="720" w:hanging="360"/>
      </w:pPr>
    </w:lvl>
    <w:lvl w:ilvl="5" w:tplc="6FB4A868">
      <w:start w:val="1"/>
      <w:numFmt w:val="decimal"/>
      <w:lvlText w:val="%6)"/>
      <w:lvlJc w:val="left"/>
      <w:pPr>
        <w:ind w:left="720" w:hanging="360"/>
      </w:pPr>
    </w:lvl>
    <w:lvl w:ilvl="6" w:tplc="2030557C">
      <w:start w:val="1"/>
      <w:numFmt w:val="decimal"/>
      <w:lvlText w:val="%7)"/>
      <w:lvlJc w:val="left"/>
      <w:pPr>
        <w:ind w:left="720" w:hanging="360"/>
      </w:pPr>
    </w:lvl>
    <w:lvl w:ilvl="7" w:tplc="D758F4F8">
      <w:start w:val="1"/>
      <w:numFmt w:val="decimal"/>
      <w:lvlText w:val="%8)"/>
      <w:lvlJc w:val="left"/>
      <w:pPr>
        <w:ind w:left="720" w:hanging="360"/>
      </w:pPr>
    </w:lvl>
    <w:lvl w:ilvl="8" w:tplc="625CF7CE">
      <w:start w:val="1"/>
      <w:numFmt w:val="decimal"/>
      <w:lvlText w:val="%9)"/>
      <w:lvlJc w:val="left"/>
      <w:pPr>
        <w:ind w:left="720" w:hanging="360"/>
      </w:pPr>
    </w:lvl>
  </w:abstractNum>
  <w:abstractNum w:abstractNumId="4" w15:restartNumberingAfterBreak="0">
    <w:nsid w:val="0D1C19BB"/>
    <w:multiLevelType w:val="hybridMultilevel"/>
    <w:tmpl w:val="009CC4BC"/>
    <w:lvl w:ilvl="0" w:tplc="4EF4721C">
      <w:start w:val="1"/>
      <w:numFmt w:val="decimal"/>
      <w:pStyle w:val="IFACNumberAndLetter"/>
      <w:lvlText w:val="A%1."/>
      <w:lvlJc w:val="left"/>
      <w:pPr>
        <w:ind w:left="547" w:hanging="360"/>
      </w:pPr>
      <w:rPr>
        <w:rFonts w:ascii="Times New Roman" w:hAnsi="Times New Roman" w:cs="Arial" w:hint="default"/>
        <w:b w:val="0"/>
        <w:i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305536"/>
    <w:multiLevelType w:val="hybridMultilevel"/>
    <w:tmpl w:val="6742E772"/>
    <w:lvl w:ilvl="0" w:tplc="767A8950">
      <w:start w:val="3"/>
      <w:numFmt w:val="lowerLetter"/>
      <w:lvlText w:val="(%1)"/>
      <w:lvlJc w:val="left"/>
      <w:pPr>
        <w:ind w:left="1267" w:hanging="360"/>
      </w:pPr>
      <w:rPr>
        <w:rFonts w:hint="default"/>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A14CF"/>
    <w:multiLevelType w:val="hybridMultilevel"/>
    <w:tmpl w:val="F2D46D50"/>
    <w:lvl w:ilvl="0" w:tplc="3B2A4598">
      <w:start w:val="1"/>
      <w:numFmt w:val="decimal"/>
      <w:pStyle w:val="BoxListStyle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02CB3"/>
    <w:multiLevelType w:val="hybridMultilevel"/>
    <w:tmpl w:val="41421086"/>
    <w:lvl w:ilvl="0" w:tplc="5256486E">
      <w:start w:val="1"/>
      <w:numFmt w:val="lowerLetter"/>
      <w:pStyle w:val="HyperlinkItalics"/>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F4DE6"/>
    <w:multiLevelType w:val="hybridMultilevel"/>
    <w:tmpl w:val="49328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78660A"/>
    <w:multiLevelType w:val="multilevel"/>
    <w:tmpl w:val="DFCE72CE"/>
    <w:styleLink w:val="IFACBulletList"/>
    <w:lvl w:ilvl="0">
      <w:start w:val="1"/>
      <w:numFmt w:val="bullet"/>
      <w:pStyle w:val="ListBullet"/>
      <w:lvlText w:val=""/>
      <w:lvlJc w:val="left"/>
      <w:pPr>
        <w:ind w:left="547" w:hanging="547"/>
      </w:pPr>
      <w:rPr>
        <w:rFonts w:ascii="Symbol" w:hAnsi="Symbol" w:hint="default"/>
        <w:color w:val="auto"/>
      </w:rPr>
    </w:lvl>
    <w:lvl w:ilvl="1">
      <w:start w:val="1"/>
      <w:numFmt w:val="bullet"/>
      <w:pStyle w:val="ListBullet2"/>
      <w:lvlText w:val="○"/>
      <w:lvlJc w:val="left"/>
      <w:pPr>
        <w:ind w:left="1094" w:hanging="547"/>
      </w:pPr>
      <w:rPr>
        <w:rFonts w:ascii="Courier New" w:hAnsi="Courier New" w:hint="default"/>
        <w:color w:val="auto"/>
      </w:rPr>
    </w:lvl>
    <w:lvl w:ilvl="2">
      <w:start w:val="1"/>
      <w:numFmt w:val="bullet"/>
      <w:pStyle w:val="ListBullet3"/>
      <w:lvlText w:val="–"/>
      <w:lvlJc w:val="left"/>
      <w:pPr>
        <w:ind w:left="1641" w:hanging="547"/>
      </w:pPr>
      <w:rPr>
        <w:rFonts w:ascii="Times New Roman" w:hAnsi="Times New Roman" w:cs="Times New Roman" w:hint="default"/>
        <w:color w:val="auto"/>
      </w:rPr>
    </w:lvl>
    <w:lvl w:ilvl="3">
      <w:start w:val="1"/>
      <w:numFmt w:val="decimal"/>
      <w:lvlText w:val="(%4)"/>
      <w:lvlJc w:val="left"/>
      <w:pPr>
        <w:ind w:left="2188" w:hanging="547"/>
      </w:pPr>
      <w:rPr>
        <w:rFonts w:hint="default"/>
      </w:rPr>
    </w:lvl>
    <w:lvl w:ilvl="4">
      <w:start w:val="1"/>
      <w:numFmt w:val="lowerLetter"/>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10" w15:restartNumberingAfterBreak="0">
    <w:nsid w:val="24626FE1"/>
    <w:multiLevelType w:val="multilevel"/>
    <w:tmpl w:val="9F284C26"/>
    <w:styleLink w:val="DefinitonLists"/>
    <w:lvl w:ilvl="0">
      <w:start w:val="1"/>
      <w:numFmt w:val="decimal"/>
      <w:pStyle w:val="DefinitionList1"/>
      <w:lvlText w:val="A%1."/>
      <w:lvlJc w:val="left"/>
      <w:pPr>
        <w:ind w:left="547" w:hanging="547"/>
      </w:pPr>
      <w:rPr>
        <w:rFonts w:ascii="Times New Roman" w:hAnsi="Times New Roman" w:hint="default"/>
        <w:sz w:val="24"/>
      </w:rPr>
    </w:lvl>
    <w:lvl w:ilvl="1">
      <w:start w:val="1"/>
      <w:numFmt w:val="decimal"/>
      <w:pStyle w:val="DefinitionList2"/>
      <w:lvlText w:val="A%2.1"/>
      <w:lvlJc w:val="left"/>
      <w:pPr>
        <w:ind w:left="54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A8157A7"/>
    <w:multiLevelType w:val="hybridMultilevel"/>
    <w:tmpl w:val="C2AC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BC0951"/>
    <w:multiLevelType w:val="hybridMultilevel"/>
    <w:tmpl w:val="55D2B384"/>
    <w:lvl w:ilvl="0" w:tplc="94A8995E">
      <w:start w:val="1"/>
      <w:numFmt w:val="lowerRoman"/>
      <w:lvlText w:val="(%1)"/>
      <w:lvlJc w:val="left"/>
      <w:pPr>
        <w:ind w:left="720" w:hanging="360"/>
      </w:pPr>
      <w:rPr>
        <w:rFonts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D35CF2"/>
    <w:multiLevelType w:val="multilevel"/>
    <w:tmpl w:val="8232416A"/>
    <w:lvl w:ilvl="0">
      <w:start w:val="1"/>
      <w:numFmt w:val="bullet"/>
      <w:pStyle w:val="IFACBulletList1"/>
      <w:lvlText w:val=""/>
      <w:lvlJc w:val="left"/>
      <w:pPr>
        <w:ind w:left="360" w:hanging="360"/>
      </w:pPr>
      <w:rPr>
        <w:rFonts w:ascii="Symbol" w:hAnsi="Symbol" w:hint="default"/>
        <w:sz w:val="20"/>
      </w:rPr>
    </w:lvl>
    <w:lvl w:ilvl="1">
      <w:start w:val="1"/>
      <w:numFmt w:val="bullet"/>
      <w:lvlText w:val="o"/>
      <w:lvlJc w:val="left"/>
      <w:pPr>
        <w:ind w:left="1094" w:hanging="547"/>
      </w:pPr>
      <w:rPr>
        <w:rFonts w:ascii="Courier New" w:hAnsi="Courier New" w:cs="Courier New" w:hint="default"/>
      </w:rPr>
    </w:lvl>
    <w:lvl w:ilvl="2">
      <w:start w:val="1"/>
      <w:numFmt w:val="bullet"/>
      <w:pStyle w:val="IFACBulletList3"/>
      <w:lvlText w:val="–"/>
      <w:lvlJc w:val="left"/>
      <w:pPr>
        <w:ind w:left="1641" w:hanging="547"/>
      </w:pPr>
      <w:rPr>
        <w:rFonts w:ascii="Times New Roman" w:hAnsi="Times New Roman" w:cs="Times New Roman" w:hint="default"/>
      </w:rPr>
    </w:lvl>
    <w:lvl w:ilvl="3">
      <w:start w:val="1"/>
      <w:numFmt w:val="decimal"/>
      <w:lvlText w:val="(%4)"/>
      <w:lvlJc w:val="left"/>
      <w:pPr>
        <w:ind w:left="2188" w:hanging="547"/>
      </w:pPr>
      <w:rPr>
        <w:rFonts w:hint="default"/>
      </w:rPr>
    </w:lvl>
    <w:lvl w:ilvl="4">
      <w:start w:val="1"/>
      <w:numFmt w:val="lowerLetter"/>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14" w15:restartNumberingAfterBreak="0">
    <w:nsid w:val="43FE3055"/>
    <w:multiLevelType w:val="hybridMultilevel"/>
    <w:tmpl w:val="54FCA92C"/>
    <w:lvl w:ilvl="0" w:tplc="6F941564">
      <w:start w:val="1"/>
      <w:numFmt w:val="decimal"/>
      <w:pStyle w:val="BasisForConclusion"/>
      <w:lvlText w:val="BC%1."/>
      <w:lvlJc w:val="left"/>
      <w:pPr>
        <w:ind w:left="720" w:hanging="360"/>
      </w:pPr>
      <w:rPr>
        <w:rFonts w:ascii="Arial" w:hAnsi="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080EB7"/>
    <w:multiLevelType w:val="hybridMultilevel"/>
    <w:tmpl w:val="11E6E49A"/>
    <w:lvl w:ilvl="0" w:tplc="7AE2CC6A">
      <w:start w:val="1"/>
      <w:numFmt w:val="lowerRoman"/>
      <w:lvlText w:val="(%1)"/>
      <w:lvlJc w:val="left"/>
      <w:pPr>
        <w:ind w:left="1814" w:hanging="360"/>
      </w:pPr>
      <w:rPr>
        <w:rFonts w:hint="default"/>
        <w:b w:val="0"/>
        <w:bCs w:val="0"/>
      </w:rPr>
    </w:lvl>
    <w:lvl w:ilvl="1" w:tplc="04090019" w:tentative="1">
      <w:start w:val="1"/>
      <w:numFmt w:val="lowerLetter"/>
      <w:lvlText w:val="%2."/>
      <w:lvlJc w:val="left"/>
      <w:pPr>
        <w:ind w:left="2534" w:hanging="360"/>
      </w:pPr>
    </w:lvl>
    <w:lvl w:ilvl="2" w:tplc="0409001B" w:tentative="1">
      <w:start w:val="1"/>
      <w:numFmt w:val="lowerRoman"/>
      <w:lvlText w:val="%3."/>
      <w:lvlJc w:val="right"/>
      <w:pPr>
        <w:ind w:left="3254" w:hanging="180"/>
      </w:pPr>
    </w:lvl>
    <w:lvl w:ilvl="3" w:tplc="0409000F" w:tentative="1">
      <w:start w:val="1"/>
      <w:numFmt w:val="decimal"/>
      <w:lvlText w:val="%4."/>
      <w:lvlJc w:val="left"/>
      <w:pPr>
        <w:ind w:left="3974" w:hanging="360"/>
      </w:pPr>
    </w:lvl>
    <w:lvl w:ilvl="4" w:tplc="04090019" w:tentative="1">
      <w:start w:val="1"/>
      <w:numFmt w:val="lowerLetter"/>
      <w:lvlText w:val="%5."/>
      <w:lvlJc w:val="left"/>
      <w:pPr>
        <w:ind w:left="4694" w:hanging="360"/>
      </w:pPr>
    </w:lvl>
    <w:lvl w:ilvl="5" w:tplc="0409001B" w:tentative="1">
      <w:start w:val="1"/>
      <w:numFmt w:val="lowerRoman"/>
      <w:lvlText w:val="%6."/>
      <w:lvlJc w:val="right"/>
      <w:pPr>
        <w:ind w:left="5414" w:hanging="180"/>
      </w:pPr>
    </w:lvl>
    <w:lvl w:ilvl="6" w:tplc="0409000F" w:tentative="1">
      <w:start w:val="1"/>
      <w:numFmt w:val="decimal"/>
      <w:lvlText w:val="%7."/>
      <w:lvlJc w:val="left"/>
      <w:pPr>
        <w:ind w:left="6134" w:hanging="360"/>
      </w:pPr>
    </w:lvl>
    <w:lvl w:ilvl="7" w:tplc="04090019" w:tentative="1">
      <w:start w:val="1"/>
      <w:numFmt w:val="lowerLetter"/>
      <w:lvlText w:val="%8."/>
      <w:lvlJc w:val="left"/>
      <w:pPr>
        <w:ind w:left="6854" w:hanging="360"/>
      </w:pPr>
    </w:lvl>
    <w:lvl w:ilvl="8" w:tplc="0409001B" w:tentative="1">
      <w:start w:val="1"/>
      <w:numFmt w:val="lowerRoman"/>
      <w:lvlText w:val="%9."/>
      <w:lvlJc w:val="right"/>
      <w:pPr>
        <w:ind w:left="7574" w:hanging="180"/>
      </w:pPr>
    </w:lvl>
  </w:abstractNum>
  <w:abstractNum w:abstractNumId="16" w15:restartNumberingAfterBreak="0">
    <w:nsid w:val="527D5A4B"/>
    <w:multiLevelType w:val="hybridMultilevel"/>
    <w:tmpl w:val="1582963A"/>
    <w:lvl w:ilvl="0" w:tplc="D4D8E364">
      <w:start w:val="1"/>
      <w:numFmt w:val="decimal"/>
      <w:pStyle w:val="ApplicationGuidance"/>
      <w:lvlText w:val="AG%1."/>
      <w:lvlJc w:val="left"/>
      <w:pPr>
        <w:ind w:left="720" w:hanging="360"/>
      </w:pPr>
      <w:rPr>
        <w:rFonts w:ascii="Arial" w:hAnsi="Arial" w:cs="Arial"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A06485"/>
    <w:multiLevelType w:val="multilevel"/>
    <w:tmpl w:val="03DC6B2E"/>
    <w:styleLink w:val="IFACNumberedList"/>
    <w:lvl w:ilvl="0">
      <w:start w:val="1"/>
      <w:numFmt w:val="decimal"/>
      <w:pStyle w:val="List"/>
      <w:lvlText w:val="%1."/>
      <w:lvlJc w:val="left"/>
      <w:pPr>
        <w:ind w:left="547" w:hanging="547"/>
      </w:pPr>
      <w:rPr>
        <w:rFonts w:hint="default"/>
      </w:rPr>
    </w:lvl>
    <w:lvl w:ilvl="1">
      <w:start w:val="1"/>
      <w:numFmt w:val="lowerLetter"/>
      <w:pStyle w:val="List2"/>
      <w:lvlText w:val="(%2)"/>
      <w:lvlJc w:val="left"/>
      <w:pPr>
        <w:ind w:left="1094" w:hanging="547"/>
      </w:pPr>
      <w:rPr>
        <w:rFonts w:hint="default"/>
      </w:rPr>
    </w:lvl>
    <w:lvl w:ilvl="2">
      <w:start w:val="1"/>
      <w:numFmt w:val="lowerRoman"/>
      <w:pStyle w:val="List3"/>
      <w:lvlText w:val="(%3)"/>
      <w:lvlJc w:val="left"/>
      <w:pPr>
        <w:ind w:left="1641" w:hanging="547"/>
      </w:pPr>
      <w:rPr>
        <w:rFonts w:hint="default"/>
      </w:rPr>
    </w:lvl>
    <w:lvl w:ilvl="3">
      <w:start w:val="1"/>
      <w:numFmt w:val="lowerLetter"/>
      <w:pStyle w:val="List4"/>
      <w:lvlText w:val="%4."/>
      <w:lvlJc w:val="left"/>
      <w:pPr>
        <w:ind w:left="2188" w:hanging="547"/>
      </w:pPr>
      <w:rPr>
        <w:rFonts w:hint="default"/>
      </w:rPr>
    </w:lvl>
    <w:lvl w:ilvl="4">
      <w:start w:val="1"/>
      <w:numFmt w:val="lowerRoman"/>
      <w:pStyle w:val="List5"/>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18" w15:restartNumberingAfterBreak="0">
    <w:nsid w:val="5AD55E67"/>
    <w:multiLevelType w:val="hybridMultilevel"/>
    <w:tmpl w:val="BBE4CFC2"/>
    <w:lvl w:ilvl="0" w:tplc="12A490E6">
      <w:start w:val="1"/>
      <w:numFmt w:val="lowerRoman"/>
      <w:lvlText w:val="(%1)"/>
      <w:lvlJc w:val="left"/>
      <w:pPr>
        <w:ind w:left="1814" w:hanging="360"/>
      </w:pPr>
      <w:rPr>
        <w:rFonts w:hint="default"/>
      </w:rPr>
    </w:lvl>
    <w:lvl w:ilvl="1" w:tplc="04090019" w:tentative="1">
      <w:start w:val="1"/>
      <w:numFmt w:val="lowerLetter"/>
      <w:lvlText w:val="%2."/>
      <w:lvlJc w:val="left"/>
      <w:pPr>
        <w:ind w:left="2534" w:hanging="360"/>
      </w:pPr>
    </w:lvl>
    <w:lvl w:ilvl="2" w:tplc="0409001B" w:tentative="1">
      <w:start w:val="1"/>
      <w:numFmt w:val="lowerRoman"/>
      <w:lvlText w:val="%3."/>
      <w:lvlJc w:val="right"/>
      <w:pPr>
        <w:ind w:left="3254" w:hanging="180"/>
      </w:pPr>
    </w:lvl>
    <w:lvl w:ilvl="3" w:tplc="0409000F" w:tentative="1">
      <w:start w:val="1"/>
      <w:numFmt w:val="decimal"/>
      <w:lvlText w:val="%4."/>
      <w:lvlJc w:val="left"/>
      <w:pPr>
        <w:ind w:left="3974" w:hanging="360"/>
      </w:pPr>
    </w:lvl>
    <w:lvl w:ilvl="4" w:tplc="04090019" w:tentative="1">
      <w:start w:val="1"/>
      <w:numFmt w:val="lowerLetter"/>
      <w:lvlText w:val="%5."/>
      <w:lvlJc w:val="left"/>
      <w:pPr>
        <w:ind w:left="4694" w:hanging="360"/>
      </w:pPr>
    </w:lvl>
    <w:lvl w:ilvl="5" w:tplc="0409001B" w:tentative="1">
      <w:start w:val="1"/>
      <w:numFmt w:val="lowerRoman"/>
      <w:lvlText w:val="%6."/>
      <w:lvlJc w:val="right"/>
      <w:pPr>
        <w:ind w:left="5414" w:hanging="180"/>
      </w:pPr>
    </w:lvl>
    <w:lvl w:ilvl="6" w:tplc="0409000F" w:tentative="1">
      <w:start w:val="1"/>
      <w:numFmt w:val="decimal"/>
      <w:lvlText w:val="%7."/>
      <w:lvlJc w:val="left"/>
      <w:pPr>
        <w:ind w:left="6134" w:hanging="360"/>
      </w:pPr>
    </w:lvl>
    <w:lvl w:ilvl="7" w:tplc="04090019" w:tentative="1">
      <w:start w:val="1"/>
      <w:numFmt w:val="lowerLetter"/>
      <w:lvlText w:val="%8."/>
      <w:lvlJc w:val="left"/>
      <w:pPr>
        <w:ind w:left="6854" w:hanging="360"/>
      </w:pPr>
    </w:lvl>
    <w:lvl w:ilvl="8" w:tplc="0409001B" w:tentative="1">
      <w:start w:val="1"/>
      <w:numFmt w:val="lowerRoman"/>
      <w:lvlText w:val="%9."/>
      <w:lvlJc w:val="right"/>
      <w:pPr>
        <w:ind w:left="7574" w:hanging="180"/>
      </w:pPr>
    </w:lvl>
  </w:abstractNum>
  <w:abstractNum w:abstractNumId="19" w15:restartNumberingAfterBreak="0">
    <w:nsid w:val="604B6F94"/>
    <w:multiLevelType w:val="hybridMultilevel"/>
    <w:tmpl w:val="38ACA1F0"/>
    <w:lvl w:ilvl="0" w:tplc="7A10181C">
      <w:start w:val="5"/>
      <w:numFmt w:val="lowerLetter"/>
      <w:lvlText w:val="(%1)"/>
      <w:lvlJc w:val="left"/>
      <w:pPr>
        <w:ind w:left="720" w:hanging="360"/>
      </w:pPr>
      <w:rPr>
        <w:rFonts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F44C2E"/>
    <w:multiLevelType w:val="hybridMultilevel"/>
    <w:tmpl w:val="DEB0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782F06"/>
    <w:multiLevelType w:val="hybridMultilevel"/>
    <w:tmpl w:val="6ADAAF30"/>
    <w:lvl w:ilvl="0" w:tplc="AF9EE904">
      <w:start w:val="1"/>
      <w:numFmt w:val="bullet"/>
      <w:pStyle w:val="Bullet2indented"/>
      <w:lvlText w:val="○"/>
      <w:lvlJc w:val="left"/>
      <w:pPr>
        <w:ind w:left="720" w:hanging="360"/>
      </w:pPr>
      <w:rPr>
        <w:rFonts w:ascii="Courier New" w:hAnsi="Courier New" w:hint="default"/>
        <w:b w:val="0"/>
        <w:i w:val="0"/>
        <w:sz w:val="18"/>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3633C6"/>
    <w:multiLevelType w:val="multilevel"/>
    <w:tmpl w:val="BAEC6158"/>
    <w:lvl w:ilvl="0">
      <w:start w:val="1"/>
      <w:numFmt w:val="decimal"/>
      <w:pStyle w:val="NumberedHeading2"/>
      <w:lvlText w:val="%1."/>
      <w:lvlJc w:val="left"/>
      <w:pPr>
        <w:ind w:left="7290" w:hanging="360"/>
      </w:pPr>
      <w:rPr>
        <w:rFonts w:ascii="Arial" w:hAnsi="Arial" w:hint="default"/>
        <w:b/>
        <w:i w:val="0"/>
        <w:sz w:val="20"/>
        <w:szCs w:val="20"/>
      </w:rPr>
    </w:lvl>
    <w:lvl w:ilvl="1">
      <w:start w:val="1"/>
      <w:numFmt w:val="decimal"/>
      <w:lvlText w:val="%1.%2"/>
      <w:lvlJc w:val="left"/>
      <w:pPr>
        <w:ind w:left="1094" w:hanging="547"/>
      </w:pPr>
      <w:rPr>
        <w:rFonts w:ascii="Times New Roman" w:hAnsi="Times New Roman" w:hint="default"/>
        <w:b w:val="0"/>
        <w:i w:val="0"/>
        <w:sz w:val="24"/>
      </w:rPr>
    </w:lvl>
    <w:lvl w:ilvl="2">
      <w:start w:val="1"/>
      <w:numFmt w:val="decimal"/>
      <w:lvlText w:val="%1.%2.%3."/>
      <w:lvlJc w:val="left"/>
      <w:pPr>
        <w:ind w:left="1641" w:hanging="547"/>
      </w:pPr>
      <w:rPr>
        <w:rFonts w:hint="default"/>
      </w:rPr>
    </w:lvl>
    <w:lvl w:ilvl="3">
      <w:start w:val="1"/>
      <w:numFmt w:val="decimal"/>
      <w:lvlText w:val="%1.%2.%3.%4."/>
      <w:lvlJc w:val="left"/>
      <w:pPr>
        <w:ind w:left="2188" w:hanging="547"/>
      </w:pPr>
      <w:rPr>
        <w:rFonts w:hint="default"/>
      </w:rPr>
    </w:lvl>
    <w:lvl w:ilvl="4">
      <w:start w:val="1"/>
      <w:numFmt w:val="decimal"/>
      <w:lvlText w:val="%1.%2.%3.%4.%5."/>
      <w:lvlJc w:val="left"/>
      <w:pPr>
        <w:ind w:left="2735" w:hanging="547"/>
      </w:pPr>
      <w:rPr>
        <w:rFonts w:hint="default"/>
      </w:rPr>
    </w:lvl>
    <w:lvl w:ilvl="5">
      <w:start w:val="1"/>
      <w:numFmt w:val="decimal"/>
      <w:lvlText w:val="%1.%2.%3.%4.%5.%6."/>
      <w:lvlJc w:val="left"/>
      <w:pPr>
        <w:ind w:left="3282" w:hanging="547"/>
      </w:pPr>
      <w:rPr>
        <w:rFonts w:hint="default"/>
      </w:rPr>
    </w:lvl>
    <w:lvl w:ilvl="6">
      <w:start w:val="1"/>
      <w:numFmt w:val="decimal"/>
      <w:lvlText w:val="%1.%2.%3.%4.%5.%6.%7."/>
      <w:lvlJc w:val="left"/>
      <w:pPr>
        <w:ind w:left="3829" w:hanging="547"/>
      </w:pPr>
      <w:rPr>
        <w:rFonts w:hint="default"/>
      </w:rPr>
    </w:lvl>
    <w:lvl w:ilvl="7">
      <w:start w:val="1"/>
      <w:numFmt w:val="decimal"/>
      <w:lvlText w:val="%1.%2.%3.%4.%5.%6.%7.%8."/>
      <w:lvlJc w:val="left"/>
      <w:pPr>
        <w:ind w:left="4376" w:hanging="547"/>
      </w:pPr>
      <w:rPr>
        <w:rFonts w:hint="default"/>
      </w:rPr>
    </w:lvl>
    <w:lvl w:ilvl="8">
      <w:start w:val="1"/>
      <w:numFmt w:val="decimal"/>
      <w:lvlText w:val="%1.%2.%3.%4.%5.%6.%7.%8.%9."/>
      <w:lvlJc w:val="left"/>
      <w:pPr>
        <w:ind w:left="4923" w:hanging="547"/>
      </w:pPr>
      <w:rPr>
        <w:rFonts w:hint="default"/>
      </w:rPr>
    </w:lvl>
  </w:abstractNum>
  <w:abstractNum w:abstractNumId="23" w15:restartNumberingAfterBreak="0">
    <w:nsid w:val="685C5046"/>
    <w:multiLevelType w:val="hybridMultilevel"/>
    <w:tmpl w:val="B0E6FA4A"/>
    <w:lvl w:ilvl="0" w:tplc="9530F0E2">
      <w:start w:val="1"/>
      <w:numFmt w:val="lowerLetter"/>
      <w:lvlText w:val="(%1)"/>
      <w:lvlJc w:val="left"/>
      <w:pPr>
        <w:ind w:left="1267" w:hanging="360"/>
      </w:pPr>
      <w:rPr>
        <w:rFonts w:hint="default"/>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6F3E75"/>
    <w:multiLevelType w:val="hybridMultilevel"/>
    <w:tmpl w:val="59BC14CC"/>
    <w:lvl w:ilvl="0" w:tplc="C3BEE890">
      <w:start w:val="1"/>
      <w:numFmt w:val="bullet"/>
      <w:pStyle w:val="Bullet1Indented"/>
      <w:lvlText w:val=""/>
      <w:lvlJc w:val="left"/>
      <w:pPr>
        <w:ind w:left="907"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b w:val="0"/>
      </w:rPr>
    </w:lvl>
    <w:lvl w:ilvl="1">
      <w:start w:val="1"/>
      <w:numFmt w:val="lowerLetter"/>
      <w:lvlText w:val="(%2)"/>
      <w:lvlJc w:val="right"/>
      <w:pPr>
        <w:tabs>
          <w:tab w:val="num" w:pos="1325"/>
        </w:tabs>
        <w:ind w:left="1325" w:hanging="360"/>
      </w:pPr>
      <w:rPr>
        <w:b w:val="0"/>
      </w:rPr>
    </w:lvl>
    <w:lvl w:ilvl="2">
      <w:start w:val="1"/>
      <w:numFmt w:val="lowerRoman"/>
      <w:lvlText w:val="(%3)"/>
      <w:lvlJc w:val="right"/>
      <w:pPr>
        <w:tabs>
          <w:tab w:val="num" w:pos="1872"/>
        </w:tabs>
        <w:ind w:left="1872" w:hanging="360"/>
      </w:pPr>
      <w:rPr>
        <w:b w:val="0"/>
      </w:rPr>
    </w:lvl>
    <w:lvl w:ilvl="3">
      <w:start w:val="1"/>
      <w:numFmt w:val="decimal"/>
      <w:lvlText w:val="(%4)"/>
      <w:lvlJc w:val="left"/>
      <w:pPr>
        <w:tabs>
          <w:tab w:val="num" w:pos="2160"/>
        </w:tabs>
        <w:ind w:left="2160" w:hanging="360"/>
      </w:pPr>
    </w:lvl>
    <w:lvl w:ilvl="4">
      <w:start w:val="1"/>
      <w:numFmt w:val="lowerLetter"/>
      <w:lvlText w:val="(%5)"/>
      <w:lvlJc w:val="left"/>
      <w:pPr>
        <w:tabs>
          <w:tab w:val="num" w:pos="2520"/>
        </w:tabs>
        <w:ind w:left="2520" w:hanging="360"/>
      </w:pPr>
    </w:lvl>
    <w:lvl w:ilvl="5">
      <w:start w:val="1"/>
      <w:numFmt w:val="lowerRoman"/>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lowerLetter"/>
      <w:lvlText w:val="%8."/>
      <w:lvlJc w:val="left"/>
      <w:pPr>
        <w:tabs>
          <w:tab w:val="num" w:pos="3600"/>
        </w:tabs>
        <w:ind w:left="3600" w:hanging="360"/>
      </w:pPr>
    </w:lvl>
    <w:lvl w:ilvl="8">
      <w:start w:val="1"/>
      <w:numFmt w:val="lowerRoman"/>
      <w:lvlText w:val="%9."/>
      <w:lvlJc w:val="left"/>
      <w:pPr>
        <w:tabs>
          <w:tab w:val="num" w:pos="3960"/>
        </w:tabs>
        <w:ind w:left="3960" w:hanging="360"/>
      </w:pPr>
    </w:lvl>
  </w:abstractNum>
  <w:abstractNum w:abstractNumId="26" w15:restartNumberingAfterBreak="0">
    <w:nsid w:val="713F4B87"/>
    <w:multiLevelType w:val="hybridMultilevel"/>
    <w:tmpl w:val="6D5E220E"/>
    <w:lvl w:ilvl="0" w:tplc="F956DCDA">
      <w:start w:val="1"/>
      <w:numFmt w:val="lowerLetter"/>
      <w:lvlText w:val="(%1)"/>
      <w:lvlJc w:val="left"/>
      <w:pPr>
        <w:ind w:left="720" w:hanging="360"/>
      </w:pPr>
      <w:rPr>
        <w:rFonts w:hint="default"/>
        <w:b w:val="0"/>
        <w:i w:val="0"/>
        <w:strike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5404331">
    <w:abstractNumId w:val="13"/>
  </w:num>
  <w:num w:numId="2" w16cid:durableId="19935348">
    <w:abstractNumId w:val="17"/>
  </w:num>
  <w:num w:numId="3" w16cid:durableId="887687988">
    <w:abstractNumId w:val="4"/>
  </w:num>
  <w:num w:numId="4" w16cid:durableId="912661508">
    <w:abstractNumId w:val="24"/>
  </w:num>
  <w:num w:numId="5" w16cid:durableId="1396389803">
    <w:abstractNumId w:val="9"/>
  </w:num>
  <w:num w:numId="6" w16cid:durableId="537088001">
    <w:abstractNumId w:val="21"/>
  </w:num>
  <w:num w:numId="7" w16cid:durableId="600572901">
    <w:abstractNumId w:val="6"/>
  </w:num>
  <w:num w:numId="8" w16cid:durableId="1321155403">
    <w:abstractNumId w:val="14"/>
  </w:num>
  <w:num w:numId="9" w16cid:durableId="380595774">
    <w:abstractNumId w:val="2"/>
  </w:num>
  <w:num w:numId="10" w16cid:durableId="1491287720">
    <w:abstractNumId w:val="22"/>
  </w:num>
  <w:num w:numId="11" w16cid:durableId="20166149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967238">
    <w:abstractNumId w:val="7"/>
  </w:num>
  <w:num w:numId="13" w16cid:durableId="1108155765">
    <w:abstractNumId w:val="0"/>
  </w:num>
  <w:num w:numId="14" w16cid:durableId="1836339999">
    <w:abstractNumId w:val="10"/>
    <w:lvlOverride w:ilvl="0">
      <w:lvl w:ilvl="0">
        <w:start w:val="1"/>
        <w:numFmt w:val="decimal"/>
        <w:pStyle w:val="DefinitionList1"/>
        <w:lvlText w:val="A%1."/>
        <w:lvlJc w:val="left"/>
        <w:pPr>
          <w:ind w:left="547" w:hanging="547"/>
        </w:pPr>
        <w:rPr>
          <w:rFonts w:ascii="Times New Roman" w:hAnsi="Times New Roman" w:hint="default"/>
          <w:sz w:val="24"/>
        </w:rPr>
      </w:lvl>
    </w:lvlOverride>
    <w:lvlOverride w:ilvl="1">
      <w:lvl w:ilvl="1">
        <w:start w:val="1"/>
        <w:numFmt w:val="decimal"/>
        <w:pStyle w:val="DefinitionList2"/>
        <w:lvlText w:val="A%2.1"/>
        <w:lvlJc w:val="left"/>
        <w:pPr>
          <w:ind w:left="547" w:hanging="547"/>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2022080418">
    <w:abstractNumId w:val="16"/>
  </w:num>
  <w:num w:numId="16" w16cid:durableId="1029186045">
    <w:abstractNumId w:val="10"/>
  </w:num>
  <w:num w:numId="17" w16cid:durableId="1269388713">
    <w:abstractNumId w:val="20"/>
  </w:num>
  <w:num w:numId="18" w16cid:durableId="1789658551">
    <w:abstractNumId w:val="11"/>
  </w:num>
  <w:num w:numId="19" w16cid:durableId="1895656384">
    <w:abstractNumId w:val="5"/>
  </w:num>
  <w:num w:numId="20" w16cid:durableId="1836912878">
    <w:abstractNumId w:val="23"/>
  </w:num>
  <w:num w:numId="21" w16cid:durableId="918253693">
    <w:abstractNumId w:val="12"/>
  </w:num>
  <w:num w:numId="22" w16cid:durableId="1910340587">
    <w:abstractNumId w:val="26"/>
  </w:num>
  <w:num w:numId="23" w16cid:durableId="545920323">
    <w:abstractNumId w:val="19"/>
  </w:num>
  <w:num w:numId="24" w16cid:durableId="1598904763">
    <w:abstractNumId w:val="8"/>
  </w:num>
  <w:num w:numId="25" w16cid:durableId="1842694060">
    <w:abstractNumId w:val="15"/>
  </w:num>
  <w:num w:numId="26" w16cid:durableId="1256160941">
    <w:abstractNumId w:val="18"/>
  </w:num>
  <w:num w:numId="27" w16cid:durableId="285820391">
    <w:abstractNumId w:val="3"/>
  </w:num>
  <w:num w:numId="28" w16cid:durableId="656227908">
    <w:abstractNumId w:val="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lina Shukarova Savovska">
    <w15:presenceInfo w15:providerId="AD" w15:userId="S::KalinaShukarova@iaasb.org::0c310e09-a4f1-4b78-977e-44e02227c9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embedSystemFonts/>
  <w:activeWritingStyle w:appName="MSWord" w:lang="fr-FR" w:vendorID="64" w:dllVersion="0" w:nlCheck="1" w:checkStyle="0"/>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937"/>
    <w:rsid w:val="00000BFE"/>
    <w:rsid w:val="00000CB5"/>
    <w:rsid w:val="000012BB"/>
    <w:rsid w:val="000014AA"/>
    <w:rsid w:val="0000191F"/>
    <w:rsid w:val="00001ABF"/>
    <w:rsid w:val="00002B97"/>
    <w:rsid w:val="00002EA0"/>
    <w:rsid w:val="000033E8"/>
    <w:rsid w:val="00003950"/>
    <w:rsid w:val="000042D7"/>
    <w:rsid w:val="00004313"/>
    <w:rsid w:val="0000496B"/>
    <w:rsid w:val="00005F94"/>
    <w:rsid w:val="000069CF"/>
    <w:rsid w:val="00006F2E"/>
    <w:rsid w:val="000101AD"/>
    <w:rsid w:val="00010754"/>
    <w:rsid w:val="0001189B"/>
    <w:rsid w:val="00012050"/>
    <w:rsid w:val="000125CD"/>
    <w:rsid w:val="0001280D"/>
    <w:rsid w:val="00012892"/>
    <w:rsid w:val="00013193"/>
    <w:rsid w:val="00013652"/>
    <w:rsid w:val="00013794"/>
    <w:rsid w:val="0001408A"/>
    <w:rsid w:val="00014724"/>
    <w:rsid w:val="00014CEE"/>
    <w:rsid w:val="00014E6A"/>
    <w:rsid w:val="000151F4"/>
    <w:rsid w:val="00016072"/>
    <w:rsid w:val="00016409"/>
    <w:rsid w:val="00016999"/>
    <w:rsid w:val="000171A1"/>
    <w:rsid w:val="000200CD"/>
    <w:rsid w:val="000204A2"/>
    <w:rsid w:val="00020AE8"/>
    <w:rsid w:val="0002119B"/>
    <w:rsid w:val="00021244"/>
    <w:rsid w:val="00021273"/>
    <w:rsid w:val="000215D2"/>
    <w:rsid w:val="0002262E"/>
    <w:rsid w:val="00022714"/>
    <w:rsid w:val="00023583"/>
    <w:rsid w:val="00023BA5"/>
    <w:rsid w:val="00023D2A"/>
    <w:rsid w:val="00023FAA"/>
    <w:rsid w:val="00024027"/>
    <w:rsid w:val="000240E9"/>
    <w:rsid w:val="00024C18"/>
    <w:rsid w:val="000256A8"/>
    <w:rsid w:val="00025A8C"/>
    <w:rsid w:val="00025E42"/>
    <w:rsid w:val="00026137"/>
    <w:rsid w:val="00026C02"/>
    <w:rsid w:val="00027051"/>
    <w:rsid w:val="000274B4"/>
    <w:rsid w:val="0003006A"/>
    <w:rsid w:val="00030A69"/>
    <w:rsid w:val="000318E4"/>
    <w:rsid w:val="00032119"/>
    <w:rsid w:val="00032818"/>
    <w:rsid w:val="00033C08"/>
    <w:rsid w:val="00033F47"/>
    <w:rsid w:val="000342A6"/>
    <w:rsid w:val="00034749"/>
    <w:rsid w:val="00034E4A"/>
    <w:rsid w:val="00035763"/>
    <w:rsid w:val="00035EE5"/>
    <w:rsid w:val="0003603A"/>
    <w:rsid w:val="00036334"/>
    <w:rsid w:val="00036620"/>
    <w:rsid w:val="000369B9"/>
    <w:rsid w:val="00036F9F"/>
    <w:rsid w:val="000372C5"/>
    <w:rsid w:val="000374DD"/>
    <w:rsid w:val="00037B24"/>
    <w:rsid w:val="00037D90"/>
    <w:rsid w:val="00040AF1"/>
    <w:rsid w:val="0004123B"/>
    <w:rsid w:val="0004174B"/>
    <w:rsid w:val="00041BB1"/>
    <w:rsid w:val="0004218B"/>
    <w:rsid w:val="00042581"/>
    <w:rsid w:val="00042F2F"/>
    <w:rsid w:val="00042F3E"/>
    <w:rsid w:val="000431B7"/>
    <w:rsid w:val="00044859"/>
    <w:rsid w:val="00044BAE"/>
    <w:rsid w:val="00045168"/>
    <w:rsid w:val="0004588C"/>
    <w:rsid w:val="00045C64"/>
    <w:rsid w:val="000463D1"/>
    <w:rsid w:val="00046728"/>
    <w:rsid w:val="00047A38"/>
    <w:rsid w:val="0005035B"/>
    <w:rsid w:val="00050630"/>
    <w:rsid w:val="00050639"/>
    <w:rsid w:val="000507C1"/>
    <w:rsid w:val="00050C3D"/>
    <w:rsid w:val="00050E02"/>
    <w:rsid w:val="0005236A"/>
    <w:rsid w:val="00052808"/>
    <w:rsid w:val="00052A16"/>
    <w:rsid w:val="00052CA8"/>
    <w:rsid w:val="00053FC0"/>
    <w:rsid w:val="000542A2"/>
    <w:rsid w:val="00054889"/>
    <w:rsid w:val="00054CD9"/>
    <w:rsid w:val="00054D1D"/>
    <w:rsid w:val="00055010"/>
    <w:rsid w:val="000550F5"/>
    <w:rsid w:val="000552EA"/>
    <w:rsid w:val="0005534C"/>
    <w:rsid w:val="00055429"/>
    <w:rsid w:val="00055A42"/>
    <w:rsid w:val="00056E9D"/>
    <w:rsid w:val="000573FE"/>
    <w:rsid w:val="00060168"/>
    <w:rsid w:val="00061BAD"/>
    <w:rsid w:val="00061F00"/>
    <w:rsid w:val="0006229A"/>
    <w:rsid w:val="000622F9"/>
    <w:rsid w:val="00062667"/>
    <w:rsid w:val="00062BAF"/>
    <w:rsid w:val="00062BB5"/>
    <w:rsid w:val="000631CB"/>
    <w:rsid w:val="00063A46"/>
    <w:rsid w:val="00064406"/>
    <w:rsid w:val="000645A5"/>
    <w:rsid w:val="00064E20"/>
    <w:rsid w:val="00065FF3"/>
    <w:rsid w:val="00066123"/>
    <w:rsid w:val="000668DD"/>
    <w:rsid w:val="00066B30"/>
    <w:rsid w:val="00067675"/>
    <w:rsid w:val="00067751"/>
    <w:rsid w:val="00067BE6"/>
    <w:rsid w:val="00067DE4"/>
    <w:rsid w:val="00070843"/>
    <w:rsid w:val="00070AF8"/>
    <w:rsid w:val="00071BBC"/>
    <w:rsid w:val="00071F73"/>
    <w:rsid w:val="000720DC"/>
    <w:rsid w:val="000722D0"/>
    <w:rsid w:val="000723D8"/>
    <w:rsid w:val="0007289D"/>
    <w:rsid w:val="00072907"/>
    <w:rsid w:val="00072969"/>
    <w:rsid w:val="00072BA1"/>
    <w:rsid w:val="00072BC4"/>
    <w:rsid w:val="00072EAE"/>
    <w:rsid w:val="000744FA"/>
    <w:rsid w:val="000747D1"/>
    <w:rsid w:val="00075082"/>
    <w:rsid w:val="0007531E"/>
    <w:rsid w:val="000761B2"/>
    <w:rsid w:val="000764B1"/>
    <w:rsid w:val="000772B8"/>
    <w:rsid w:val="00077305"/>
    <w:rsid w:val="00077C4C"/>
    <w:rsid w:val="00077C81"/>
    <w:rsid w:val="0008093B"/>
    <w:rsid w:val="00080B88"/>
    <w:rsid w:val="00081875"/>
    <w:rsid w:val="000819E2"/>
    <w:rsid w:val="00081A1C"/>
    <w:rsid w:val="00081B0D"/>
    <w:rsid w:val="00081B15"/>
    <w:rsid w:val="00081D03"/>
    <w:rsid w:val="00082F90"/>
    <w:rsid w:val="0008311D"/>
    <w:rsid w:val="00083C66"/>
    <w:rsid w:val="00083C89"/>
    <w:rsid w:val="00084578"/>
    <w:rsid w:val="0008458A"/>
    <w:rsid w:val="00084999"/>
    <w:rsid w:val="00085780"/>
    <w:rsid w:val="000863FC"/>
    <w:rsid w:val="00086C0D"/>
    <w:rsid w:val="00087220"/>
    <w:rsid w:val="00087FFB"/>
    <w:rsid w:val="000902C6"/>
    <w:rsid w:val="000903D6"/>
    <w:rsid w:val="00090AD1"/>
    <w:rsid w:val="00090B81"/>
    <w:rsid w:val="00091266"/>
    <w:rsid w:val="00091370"/>
    <w:rsid w:val="0009166B"/>
    <w:rsid w:val="00091F2F"/>
    <w:rsid w:val="00092056"/>
    <w:rsid w:val="00092286"/>
    <w:rsid w:val="000935AF"/>
    <w:rsid w:val="00093610"/>
    <w:rsid w:val="00093B69"/>
    <w:rsid w:val="00094B6E"/>
    <w:rsid w:val="000952A9"/>
    <w:rsid w:val="00095A65"/>
    <w:rsid w:val="00095F71"/>
    <w:rsid w:val="00096069"/>
    <w:rsid w:val="000970AE"/>
    <w:rsid w:val="00097832"/>
    <w:rsid w:val="00097E3F"/>
    <w:rsid w:val="000A09E3"/>
    <w:rsid w:val="000A0DF4"/>
    <w:rsid w:val="000A0F77"/>
    <w:rsid w:val="000A10A9"/>
    <w:rsid w:val="000A13D9"/>
    <w:rsid w:val="000A1942"/>
    <w:rsid w:val="000A2505"/>
    <w:rsid w:val="000A273F"/>
    <w:rsid w:val="000A3823"/>
    <w:rsid w:val="000A3BE0"/>
    <w:rsid w:val="000A4129"/>
    <w:rsid w:val="000A428E"/>
    <w:rsid w:val="000A480B"/>
    <w:rsid w:val="000A4A52"/>
    <w:rsid w:val="000A4EFF"/>
    <w:rsid w:val="000A638D"/>
    <w:rsid w:val="000A65C1"/>
    <w:rsid w:val="000A71E3"/>
    <w:rsid w:val="000A7B20"/>
    <w:rsid w:val="000A7D4D"/>
    <w:rsid w:val="000B0446"/>
    <w:rsid w:val="000B0542"/>
    <w:rsid w:val="000B2351"/>
    <w:rsid w:val="000B24C4"/>
    <w:rsid w:val="000B33E8"/>
    <w:rsid w:val="000B38CF"/>
    <w:rsid w:val="000B3D19"/>
    <w:rsid w:val="000B437E"/>
    <w:rsid w:val="000B4A34"/>
    <w:rsid w:val="000B540F"/>
    <w:rsid w:val="000B5A81"/>
    <w:rsid w:val="000B5DDB"/>
    <w:rsid w:val="000B786A"/>
    <w:rsid w:val="000B78F4"/>
    <w:rsid w:val="000B79D1"/>
    <w:rsid w:val="000B7FBF"/>
    <w:rsid w:val="000C04C6"/>
    <w:rsid w:val="000C0504"/>
    <w:rsid w:val="000C1207"/>
    <w:rsid w:val="000C1209"/>
    <w:rsid w:val="000C181F"/>
    <w:rsid w:val="000C1921"/>
    <w:rsid w:val="000C2C42"/>
    <w:rsid w:val="000C30B2"/>
    <w:rsid w:val="000C3453"/>
    <w:rsid w:val="000C389F"/>
    <w:rsid w:val="000C4008"/>
    <w:rsid w:val="000C402E"/>
    <w:rsid w:val="000C53AE"/>
    <w:rsid w:val="000C6EF0"/>
    <w:rsid w:val="000D0591"/>
    <w:rsid w:val="000D10E5"/>
    <w:rsid w:val="000D1FDF"/>
    <w:rsid w:val="000D213B"/>
    <w:rsid w:val="000D2EE3"/>
    <w:rsid w:val="000D403C"/>
    <w:rsid w:val="000D422F"/>
    <w:rsid w:val="000D46A0"/>
    <w:rsid w:val="000D4761"/>
    <w:rsid w:val="000D4C47"/>
    <w:rsid w:val="000D4CB2"/>
    <w:rsid w:val="000D4F09"/>
    <w:rsid w:val="000D5325"/>
    <w:rsid w:val="000D5348"/>
    <w:rsid w:val="000D551F"/>
    <w:rsid w:val="000D5AD8"/>
    <w:rsid w:val="000D5C43"/>
    <w:rsid w:val="000D6186"/>
    <w:rsid w:val="000D626A"/>
    <w:rsid w:val="000D6FB7"/>
    <w:rsid w:val="000D71DC"/>
    <w:rsid w:val="000D7C46"/>
    <w:rsid w:val="000D7E92"/>
    <w:rsid w:val="000E10D1"/>
    <w:rsid w:val="000E1865"/>
    <w:rsid w:val="000E19F7"/>
    <w:rsid w:val="000E1A43"/>
    <w:rsid w:val="000E1B3F"/>
    <w:rsid w:val="000E1E8B"/>
    <w:rsid w:val="000E2BA5"/>
    <w:rsid w:val="000E309F"/>
    <w:rsid w:val="000E3290"/>
    <w:rsid w:val="000E39DF"/>
    <w:rsid w:val="000E4B9D"/>
    <w:rsid w:val="000E566C"/>
    <w:rsid w:val="000E620A"/>
    <w:rsid w:val="000E6F32"/>
    <w:rsid w:val="000E78C0"/>
    <w:rsid w:val="000E7C0B"/>
    <w:rsid w:val="000E7D84"/>
    <w:rsid w:val="000F06BD"/>
    <w:rsid w:val="000F09F8"/>
    <w:rsid w:val="000F0B06"/>
    <w:rsid w:val="000F0CD7"/>
    <w:rsid w:val="000F1C86"/>
    <w:rsid w:val="000F2617"/>
    <w:rsid w:val="000F27E0"/>
    <w:rsid w:val="000F2A2E"/>
    <w:rsid w:val="000F2F80"/>
    <w:rsid w:val="000F2FA6"/>
    <w:rsid w:val="000F48AF"/>
    <w:rsid w:val="000F4B30"/>
    <w:rsid w:val="000F4ECC"/>
    <w:rsid w:val="000F5562"/>
    <w:rsid w:val="000F5664"/>
    <w:rsid w:val="000F5C7F"/>
    <w:rsid w:val="000F77D3"/>
    <w:rsid w:val="00100211"/>
    <w:rsid w:val="001024AD"/>
    <w:rsid w:val="0010271D"/>
    <w:rsid w:val="00102FA9"/>
    <w:rsid w:val="00103A56"/>
    <w:rsid w:val="00103BD2"/>
    <w:rsid w:val="001046AF"/>
    <w:rsid w:val="0010477A"/>
    <w:rsid w:val="00105417"/>
    <w:rsid w:val="00105A49"/>
    <w:rsid w:val="00105AA7"/>
    <w:rsid w:val="00105CB4"/>
    <w:rsid w:val="00106C08"/>
    <w:rsid w:val="00111214"/>
    <w:rsid w:val="00111345"/>
    <w:rsid w:val="00111AE3"/>
    <w:rsid w:val="00112FCD"/>
    <w:rsid w:val="00113752"/>
    <w:rsid w:val="00113869"/>
    <w:rsid w:val="001143D9"/>
    <w:rsid w:val="00115161"/>
    <w:rsid w:val="001151D4"/>
    <w:rsid w:val="00115DD9"/>
    <w:rsid w:val="001161A4"/>
    <w:rsid w:val="00117143"/>
    <w:rsid w:val="00117B1C"/>
    <w:rsid w:val="001202BB"/>
    <w:rsid w:val="00120473"/>
    <w:rsid w:val="0012067B"/>
    <w:rsid w:val="00120753"/>
    <w:rsid w:val="001209D9"/>
    <w:rsid w:val="00121B70"/>
    <w:rsid w:val="00121F07"/>
    <w:rsid w:val="00122358"/>
    <w:rsid w:val="00122379"/>
    <w:rsid w:val="00122535"/>
    <w:rsid w:val="001225BB"/>
    <w:rsid w:val="00122DAE"/>
    <w:rsid w:val="0012309F"/>
    <w:rsid w:val="0012315D"/>
    <w:rsid w:val="001239A7"/>
    <w:rsid w:val="00123F25"/>
    <w:rsid w:val="00125EE6"/>
    <w:rsid w:val="00126021"/>
    <w:rsid w:val="00127169"/>
    <w:rsid w:val="001271FE"/>
    <w:rsid w:val="0013010A"/>
    <w:rsid w:val="0013023D"/>
    <w:rsid w:val="001307BA"/>
    <w:rsid w:val="0013084F"/>
    <w:rsid w:val="00130C2C"/>
    <w:rsid w:val="00131217"/>
    <w:rsid w:val="001312F6"/>
    <w:rsid w:val="0013188E"/>
    <w:rsid w:val="00132774"/>
    <w:rsid w:val="0013292E"/>
    <w:rsid w:val="00132D6B"/>
    <w:rsid w:val="00132DA3"/>
    <w:rsid w:val="001331D0"/>
    <w:rsid w:val="00133E70"/>
    <w:rsid w:val="00134931"/>
    <w:rsid w:val="001354DF"/>
    <w:rsid w:val="00135F26"/>
    <w:rsid w:val="00136E41"/>
    <w:rsid w:val="00136FFE"/>
    <w:rsid w:val="00137AFA"/>
    <w:rsid w:val="00140610"/>
    <w:rsid w:val="00141170"/>
    <w:rsid w:val="0014231A"/>
    <w:rsid w:val="0014250C"/>
    <w:rsid w:val="00142C05"/>
    <w:rsid w:val="00142C2C"/>
    <w:rsid w:val="00142DA3"/>
    <w:rsid w:val="00143AA5"/>
    <w:rsid w:val="001451ED"/>
    <w:rsid w:val="00145447"/>
    <w:rsid w:val="00145C64"/>
    <w:rsid w:val="001463CD"/>
    <w:rsid w:val="001473A5"/>
    <w:rsid w:val="00151240"/>
    <w:rsid w:val="001515D5"/>
    <w:rsid w:val="00151641"/>
    <w:rsid w:val="00151A2E"/>
    <w:rsid w:val="00152CC2"/>
    <w:rsid w:val="00152D8C"/>
    <w:rsid w:val="00153E6A"/>
    <w:rsid w:val="00154CEC"/>
    <w:rsid w:val="0015513A"/>
    <w:rsid w:val="00155907"/>
    <w:rsid w:val="00156253"/>
    <w:rsid w:val="00156C6B"/>
    <w:rsid w:val="00156F33"/>
    <w:rsid w:val="00157284"/>
    <w:rsid w:val="00157517"/>
    <w:rsid w:val="001575B1"/>
    <w:rsid w:val="00157852"/>
    <w:rsid w:val="00157D9B"/>
    <w:rsid w:val="001605E5"/>
    <w:rsid w:val="0016083F"/>
    <w:rsid w:val="00160B43"/>
    <w:rsid w:val="00160DD0"/>
    <w:rsid w:val="00161537"/>
    <w:rsid w:val="00162A80"/>
    <w:rsid w:val="0016374E"/>
    <w:rsid w:val="00163ACC"/>
    <w:rsid w:val="00163C9F"/>
    <w:rsid w:val="001642FF"/>
    <w:rsid w:val="00164520"/>
    <w:rsid w:val="00164CB5"/>
    <w:rsid w:val="0016510C"/>
    <w:rsid w:val="001653B9"/>
    <w:rsid w:val="00165641"/>
    <w:rsid w:val="0016620C"/>
    <w:rsid w:val="00166B69"/>
    <w:rsid w:val="00166D2D"/>
    <w:rsid w:val="001679E4"/>
    <w:rsid w:val="0017094D"/>
    <w:rsid w:val="00170A07"/>
    <w:rsid w:val="00171347"/>
    <w:rsid w:val="001714C3"/>
    <w:rsid w:val="0017229E"/>
    <w:rsid w:val="001722A2"/>
    <w:rsid w:val="001722D7"/>
    <w:rsid w:val="00172997"/>
    <w:rsid w:val="00172C31"/>
    <w:rsid w:val="00172CB8"/>
    <w:rsid w:val="00173015"/>
    <w:rsid w:val="001745B5"/>
    <w:rsid w:val="00174873"/>
    <w:rsid w:val="001757B5"/>
    <w:rsid w:val="00175820"/>
    <w:rsid w:val="00175C39"/>
    <w:rsid w:val="0017701D"/>
    <w:rsid w:val="001770DF"/>
    <w:rsid w:val="00177247"/>
    <w:rsid w:val="001774D0"/>
    <w:rsid w:val="00177813"/>
    <w:rsid w:val="00177846"/>
    <w:rsid w:val="00177BEC"/>
    <w:rsid w:val="00180B46"/>
    <w:rsid w:val="00180FA7"/>
    <w:rsid w:val="00181D89"/>
    <w:rsid w:val="001828A1"/>
    <w:rsid w:val="00182A08"/>
    <w:rsid w:val="00182FFC"/>
    <w:rsid w:val="00183EE4"/>
    <w:rsid w:val="00184BF4"/>
    <w:rsid w:val="00185355"/>
    <w:rsid w:val="0018703C"/>
    <w:rsid w:val="001874FC"/>
    <w:rsid w:val="0019002D"/>
    <w:rsid w:val="00190F16"/>
    <w:rsid w:val="00190FDE"/>
    <w:rsid w:val="00191055"/>
    <w:rsid w:val="001911C1"/>
    <w:rsid w:val="001911F6"/>
    <w:rsid w:val="001918DC"/>
    <w:rsid w:val="00192987"/>
    <w:rsid w:val="00192D2E"/>
    <w:rsid w:val="00192D85"/>
    <w:rsid w:val="001939E4"/>
    <w:rsid w:val="00193C1D"/>
    <w:rsid w:val="001945FB"/>
    <w:rsid w:val="00194AB6"/>
    <w:rsid w:val="00195764"/>
    <w:rsid w:val="0019586F"/>
    <w:rsid w:val="00195876"/>
    <w:rsid w:val="00196013"/>
    <w:rsid w:val="00196050"/>
    <w:rsid w:val="0019665E"/>
    <w:rsid w:val="001966A4"/>
    <w:rsid w:val="001976D1"/>
    <w:rsid w:val="00197D18"/>
    <w:rsid w:val="001A0503"/>
    <w:rsid w:val="001A092C"/>
    <w:rsid w:val="001A1459"/>
    <w:rsid w:val="001A19B0"/>
    <w:rsid w:val="001A1C2E"/>
    <w:rsid w:val="001A1E05"/>
    <w:rsid w:val="001A2AF0"/>
    <w:rsid w:val="001A2CFF"/>
    <w:rsid w:val="001A3526"/>
    <w:rsid w:val="001A4017"/>
    <w:rsid w:val="001A4BC5"/>
    <w:rsid w:val="001A5C73"/>
    <w:rsid w:val="001A6F57"/>
    <w:rsid w:val="001A7ADE"/>
    <w:rsid w:val="001A7F4D"/>
    <w:rsid w:val="001B06C4"/>
    <w:rsid w:val="001B1335"/>
    <w:rsid w:val="001B182E"/>
    <w:rsid w:val="001B1AC2"/>
    <w:rsid w:val="001B222D"/>
    <w:rsid w:val="001B3364"/>
    <w:rsid w:val="001B3B0D"/>
    <w:rsid w:val="001B3DB5"/>
    <w:rsid w:val="001B52EF"/>
    <w:rsid w:val="001B59CA"/>
    <w:rsid w:val="001B5DF0"/>
    <w:rsid w:val="001B5FF2"/>
    <w:rsid w:val="001B7137"/>
    <w:rsid w:val="001B714B"/>
    <w:rsid w:val="001B7977"/>
    <w:rsid w:val="001B798B"/>
    <w:rsid w:val="001C0788"/>
    <w:rsid w:val="001C0938"/>
    <w:rsid w:val="001C09C5"/>
    <w:rsid w:val="001C176D"/>
    <w:rsid w:val="001C1BAC"/>
    <w:rsid w:val="001C1BB6"/>
    <w:rsid w:val="001C21B3"/>
    <w:rsid w:val="001C34D4"/>
    <w:rsid w:val="001C3F97"/>
    <w:rsid w:val="001C50BD"/>
    <w:rsid w:val="001C50F3"/>
    <w:rsid w:val="001C52DF"/>
    <w:rsid w:val="001C539F"/>
    <w:rsid w:val="001C57E0"/>
    <w:rsid w:val="001C59A9"/>
    <w:rsid w:val="001C5B79"/>
    <w:rsid w:val="001C602E"/>
    <w:rsid w:val="001C68CB"/>
    <w:rsid w:val="001C69D3"/>
    <w:rsid w:val="001C6C5E"/>
    <w:rsid w:val="001C7D99"/>
    <w:rsid w:val="001D0A91"/>
    <w:rsid w:val="001D15A1"/>
    <w:rsid w:val="001D185F"/>
    <w:rsid w:val="001D193E"/>
    <w:rsid w:val="001D20B7"/>
    <w:rsid w:val="001D272F"/>
    <w:rsid w:val="001D34BD"/>
    <w:rsid w:val="001D355C"/>
    <w:rsid w:val="001D3965"/>
    <w:rsid w:val="001D4241"/>
    <w:rsid w:val="001D462E"/>
    <w:rsid w:val="001D46D6"/>
    <w:rsid w:val="001D484B"/>
    <w:rsid w:val="001D5CB6"/>
    <w:rsid w:val="001D6491"/>
    <w:rsid w:val="001D734C"/>
    <w:rsid w:val="001D740D"/>
    <w:rsid w:val="001D7E95"/>
    <w:rsid w:val="001E1636"/>
    <w:rsid w:val="001E2567"/>
    <w:rsid w:val="001E258F"/>
    <w:rsid w:val="001E472A"/>
    <w:rsid w:val="001E4EB7"/>
    <w:rsid w:val="001E521B"/>
    <w:rsid w:val="001E600B"/>
    <w:rsid w:val="001E65FC"/>
    <w:rsid w:val="001E6DE8"/>
    <w:rsid w:val="001E6EFA"/>
    <w:rsid w:val="001E72BA"/>
    <w:rsid w:val="001E7B80"/>
    <w:rsid w:val="001E7CDE"/>
    <w:rsid w:val="001F080B"/>
    <w:rsid w:val="001F1195"/>
    <w:rsid w:val="001F2715"/>
    <w:rsid w:val="001F29FE"/>
    <w:rsid w:val="001F2C84"/>
    <w:rsid w:val="001F2C86"/>
    <w:rsid w:val="001F2FF9"/>
    <w:rsid w:val="001F34B3"/>
    <w:rsid w:val="001F3780"/>
    <w:rsid w:val="001F3FA6"/>
    <w:rsid w:val="001F416E"/>
    <w:rsid w:val="001F492A"/>
    <w:rsid w:val="001F4C0B"/>
    <w:rsid w:val="001F4DB6"/>
    <w:rsid w:val="001F52F7"/>
    <w:rsid w:val="001F5672"/>
    <w:rsid w:val="001F58E2"/>
    <w:rsid w:val="001F5AF7"/>
    <w:rsid w:val="001F61A2"/>
    <w:rsid w:val="001F637D"/>
    <w:rsid w:val="001F7434"/>
    <w:rsid w:val="00200391"/>
    <w:rsid w:val="00200B29"/>
    <w:rsid w:val="00200FFC"/>
    <w:rsid w:val="002010C8"/>
    <w:rsid w:val="0020129B"/>
    <w:rsid w:val="002014D0"/>
    <w:rsid w:val="002019E5"/>
    <w:rsid w:val="00201BD6"/>
    <w:rsid w:val="00201F18"/>
    <w:rsid w:val="00201FA2"/>
    <w:rsid w:val="0020205E"/>
    <w:rsid w:val="00203303"/>
    <w:rsid w:val="002035E2"/>
    <w:rsid w:val="00204481"/>
    <w:rsid w:val="00204B87"/>
    <w:rsid w:val="00205439"/>
    <w:rsid w:val="002055A0"/>
    <w:rsid w:val="00205A3A"/>
    <w:rsid w:val="00205A66"/>
    <w:rsid w:val="00205C5B"/>
    <w:rsid w:val="00207154"/>
    <w:rsid w:val="00207370"/>
    <w:rsid w:val="002073DB"/>
    <w:rsid w:val="00207C92"/>
    <w:rsid w:val="00210582"/>
    <w:rsid w:val="00210EC8"/>
    <w:rsid w:val="0021199F"/>
    <w:rsid w:val="00211B7D"/>
    <w:rsid w:val="002121FF"/>
    <w:rsid w:val="0021272A"/>
    <w:rsid w:val="00212CB1"/>
    <w:rsid w:val="0021349C"/>
    <w:rsid w:val="002138E7"/>
    <w:rsid w:val="00213D8F"/>
    <w:rsid w:val="00216A6E"/>
    <w:rsid w:val="00216A9B"/>
    <w:rsid w:val="00216B2C"/>
    <w:rsid w:val="00216FFD"/>
    <w:rsid w:val="00217088"/>
    <w:rsid w:val="00217265"/>
    <w:rsid w:val="00217382"/>
    <w:rsid w:val="002200C8"/>
    <w:rsid w:val="00220A12"/>
    <w:rsid w:val="00221099"/>
    <w:rsid w:val="00221A8B"/>
    <w:rsid w:val="00222431"/>
    <w:rsid w:val="00222528"/>
    <w:rsid w:val="0022257E"/>
    <w:rsid w:val="00222BE1"/>
    <w:rsid w:val="002230B3"/>
    <w:rsid w:val="0022356D"/>
    <w:rsid w:val="00223724"/>
    <w:rsid w:val="00225D28"/>
    <w:rsid w:val="00225F12"/>
    <w:rsid w:val="00226FCE"/>
    <w:rsid w:val="002274A4"/>
    <w:rsid w:val="00227534"/>
    <w:rsid w:val="00227B50"/>
    <w:rsid w:val="002301EC"/>
    <w:rsid w:val="00230B90"/>
    <w:rsid w:val="002313D9"/>
    <w:rsid w:val="002325BE"/>
    <w:rsid w:val="002326CE"/>
    <w:rsid w:val="00232970"/>
    <w:rsid w:val="00233EE3"/>
    <w:rsid w:val="002343E4"/>
    <w:rsid w:val="0023458C"/>
    <w:rsid w:val="00234DB8"/>
    <w:rsid w:val="00235519"/>
    <w:rsid w:val="002355C7"/>
    <w:rsid w:val="00235628"/>
    <w:rsid w:val="0023637D"/>
    <w:rsid w:val="0023690F"/>
    <w:rsid w:val="00236C15"/>
    <w:rsid w:val="00236FFA"/>
    <w:rsid w:val="002372E5"/>
    <w:rsid w:val="00237332"/>
    <w:rsid w:val="00237A4D"/>
    <w:rsid w:val="0024023D"/>
    <w:rsid w:val="002407CE"/>
    <w:rsid w:val="00240B2C"/>
    <w:rsid w:val="00241D67"/>
    <w:rsid w:val="00242E7E"/>
    <w:rsid w:val="00243114"/>
    <w:rsid w:val="002431F9"/>
    <w:rsid w:val="00243703"/>
    <w:rsid w:val="00244DF4"/>
    <w:rsid w:val="002452C8"/>
    <w:rsid w:val="00245AD5"/>
    <w:rsid w:val="002508E6"/>
    <w:rsid w:val="00250908"/>
    <w:rsid w:val="00250FE1"/>
    <w:rsid w:val="00251BDA"/>
    <w:rsid w:val="00251CED"/>
    <w:rsid w:val="00251F99"/>
    <w:rsid w:val="0025208E"/>
    <w:rsid w:val="00252212"/>
    <w:rsid w:val="00252C66"/>
    <w:rsid w:val="00252E93"/>
    <w:rsid w:val="00254286"/>
    <w:rsid w:val="00254E58"/>
    <w:rsid w:val="00254F4F"/>
    <w:rsid w:val="002564FE"/>
    <w:rsid w:val="0025692B"/>
    <w:rsid w:val="002608AF"/>
    <w:rsid w:val="00261D99"/>
    <w:rsid w:val="0026221C"/>
    <w:rsid w:val="00262557"/>
    <w:rsid w:val="00262C3C"/>
    <w:rsid w:val="00262F77"/>
    <w:rsid w:val="00263004"/>
    <w:rsid w:val="00263194"/>
    <w:rsid w:val="0026372D"/>
    <w:rsid w:val="002648B5"/>
    <w:rsid w:val="00264A46"/>
    <w:rsid w:val="00264CA8"/>
    <w:rsid w:val="00264CE1"/>
    <w:rsid w:val="00265E1A"/>
    <w:rsid w:val="00266190"/>
    <w:rsid w:val="00266C0C"/>
    <w:rsid w:val="00267671"/>
    <w:rsid w:val="002677A1"/>
    <w:rsid w:val="00267BCE"/>
    <w:rsid w:val="00271264"/>
    <w:rsid w:val="00271265"/>
    <w:rsid w:val="002713D6"/>
    <w:rsid w:val="00271873"/>
    <w:rsid w:val="002719B1"/>
    <w:rsid w:val="0027237F"/>
    <w:rsid w:val="0027257E"/>
    <w:rsid w:val="002729DC"/>
    <w:rsid w:val="00272CB8"/>
    <w:rsid w:val="00273D28"/>
    <w:rsid w:val="002750A5"/>
    <w:rsid w:val="00275585"/>
    <w:rsid w:val="00275668"/>
    <w:rsid w:val="00275E3B"/>
    <w:rsid w:val="00275F3B"/>
    <w:rsid w:val="00276414"/>
    <w:rsid w:val="00276425"/>
    <w:rsid w:val="002764F2"/>
    <w:rsid w:val="00276BF1"/>
    <w:rsid w:val="00276FEF"/>
    <w:rsid w:val="002770E7"/>
    <w:rsid w:val="002773B2"/>
    <w:rsid w:val="00280630"/>
    <w:rsid w:val="0028135C"/>
    <w:rsid w:val="00282662"/>
    <w:rsid w:val="00282A88"/>
    <w:rsid w:val="00282AAF"/>
    <w:rsid w:val="00283194"/>
    <w:rsid w:val="00283355"/>
    <w:rsid w:val="0028342A"/>
    <w:rsid w:val="002838E7"/>
    <w:rsid w:val="0028411E"/>
    <w:rsid w:val="00284272"/>
    <w:rsid w:val="002846ED"/>
    <w:rsid w:val="002847D6"/>
    <w:rsid w:val="00284B75"/>
    <w:rsid w:val="00284D24"/>
    <w:rsid w:val="00284E43"/>
    <w:rsid w:val="0028539C"/>
    <w:rsid w:val="00285730"/>
    <w:rsid w:val="002857E6"/>
    <w:rsid w:val="00285C6A"/>
    <w:rsid w:val="00286542"/>
    <w:rsid w:val="002868E7"/>
    <w:rsid w:val="00286FF2"/>
    <w:rsid w:val="0028757E"/>
    <w:rsid w:val="002900F8"/>
    <w:rsid w:val="00290138"/>
    <w:rsid w:val="002901E8"/>
    <w:rsid w:val="002904FF"/>
    <w:rsid w:val="0029156E"/>
    <w:rsid w:val="00291823"/>
    <w:rsid w:val="0029229D"/>
    <w:rsid w:val="00292557"/>
    <w:rsid w:val="00292716"/>
    <w:rsid w:val="00293848"/>
    <w:rsid w:val="002939A7"/>
    <w:rsid w:val="00293C4D"/>
    <w:rsid w:val="00293FD0"/>
    <w:rsid w:val="00295A09"/>
    <w:rsid w:val="00296975"/>
    <w:rsid w:val="00297D6F"/>
    <w:rsid w:val="002A069B"/>
    <w:rsid w:val="002A0E9C"/>
    <w:rsid w:val="002A1032"/>
    <w:rsid w:val="002A1085"/>
    <w:rsid w:val="002A109C"/>
    <w:rsid w:val="002A162B"/>
    <w:rsid w:val="002A1AE2"/>
    <w:rsid w:val="002A22AA"/>
    <w:rsid w:val="002A23BC"/>
    <w:rsid w:val="002A496E"/>
    <w:rsid w:val="002A49B4"/>
    <w:rsid w:val="002A604E"/>
    <w:rsid w:val="002A6188"/>
    <w:rsid w:val="002A6762"/>
    <w:rsid w:val="002A68E3"/>
    <w:rsid w:val="002A749A"/>
    <w:rsid w:val="002B03FE"/>
    <w:rsid w:val="002B0A5F"/>
    <w:rsid w:val="002B0A84"/>
    <w:rsid w:val="002B1FBE"/>
    <w:rsid w:val="002B2215"/>
    <w:rsid w:val="002B28F3"/>
    <w:rsid w:val="002B2948"/>
    <w:rsid w:val="002B2C66"/>
    <w:rsid w:val="002B2F97"/>
    <w:rsid w:val="002B4003"/>
    <w:rsid w:val="002B4020"/>
    <w:rsid w:val="002B41F1"/>
    <w:rsid w:val="002B4322"/>
    <w:rsid w:val="002B45E6"/>
    <w:rsid w:val="002B487E"/>
    <w:rsid w:val="002B4E11"/>
    <w:rsid w:val="002B5AFE"/>
    <w:rsid w:val="002B5BE9"/>
    <w:rsid w:val="002B682F"/>
    <w:rsid w:val="002B6AF9"/>
    <w:rsid w:val="002B7348"/>
    <w:rsid w:val="002C03AC"/>
    <w:rsid w:val="002C0445"/>
    <w:rsid w:val="002C07A0"/>
    <w:rsid w:val="002C298D"/>
    <w:rsid w:val="002C2DA4"/>
    <w:rsid w:val="002C4001"/>
    <w:rsid w:val="002C41CA"/>
    <w:rsid w:val="002C46A6"/>
    <w:rsid w:val="002C506D"/>
    <w:rsid w:val="002C57D6"/>
    <w:rsid w:val="002C72E4"/>
    <w:rsid w:val="002C72F5"/>
    <w:rsid w:val="002C7D9F"/>
    <w:rsid w:val="002D02C5"/>
    <w:rsid w:val="002D0355"/>
    <w:rsid w:val="002D0455"/>
    <w:rsid w:val="002D08A7"/>
    <w:rsid w:val="002D0A31"/>
    <w:rsid w:val="002D0BEB"/>
    <w:rsid w:val="002D0D4F"/>
    <w:rsid w:val="002D0FF7"/>
    <w:rsid w:val="002D1684"/>
    <w:rsid w:val="002D182A"/>
    <w:rsid w:val="002D1C1E"/>
    <w:rsid w:val="002D1FF0"/>
    <w:rsid w:val="002D216F"/>
    <w:rsid w:val="002D229F"/>
    <w:rsid w:val="002D234F"/>
    <w:rsid w:val="002D27E3"/>
    <w:rsid w:val="002D2D13"/>
    <w:rsid w:val="002D35CD"/>
    <w:rsid w:val="002D37A7"/>
    <w:rsid w:val="002D381D"/>
    <w:rsid w:val="002D4E74"/>
    <w:rsid w:val="002D50F9"/>
    <w:rsid w:val="002D60DC"/>
    <w:rsid w:val="002D61B1"/>
    <w:rsid w:val="002D7407"/>
    <w:rsid w:val="002E05E1"/>
    <w:rsid w:val="002E163D"/>
    <w:rsid w:val="002E18D3"/>
    <w:rsid w:val="002E28CD"/>
    <w:rsid w:val="002E2D7D"/>
    <w:rsid w:val="002E2D98"/>
    <w:rsid w:val="002E2E92"/>
    <w:rsid w:val="002E3043"/>
    <w:rsid w:val="002E3340"/>
    <w:rsid w:val="002E38BA"/>
    <w:rsid w:val="002E3EF3"/>
    <w:rsid w:val="002E49F2"/>
    <w:rsid w:val="002E5D30"/>
    <w:rsid w:val="002E5E00"/>
    <w:rsid w:val="002F047F"/>
    <w:rsid w:val="002F1036"/>
    <w:rsid w:val="002F15E1"/>
    <w:rsid w:val="002F1AD6"/>
    <w:rsid w:val="002F1E4D"/>
    <w:rsid w:val="002F2130"/>
    <w:rsid w:val="002F265D"/>
    <w:rsid w:val="002F2808"/>
    <w:rsid w:val="002F2AEE"/>
    <w:rsid w:val="002F3100"/>
    <w:rsid w:val="002F3894"/>
    <w:rsid w:val="002F38E5"/>
    <w:rsid w:val="002F3D14"/>
    <w:rsid w:val="002F40FA"/>
    <w:rsid w:val="002F42E7"/>
    <w:rsid w:val="002F47DD"/>
    <w:rsid w:val="002F4C8F"/>
    <w:rsid w:val="002F68C4"/>
    <w:rsid w:val="002F6B3C"/>
    <w:rsid w:val="002F73E7"/>
    <w:rsid w:val="002F7AB0"/>
    <w:rsid w:val="00300F1F"/>
    <w:rsid w:val="00301F05"/>
    <w:rsid w:val="003022C5"/>
    <w:rsid w:val="0030264F"/>
    <w:rsid w:val="0030347C"/>
    <w:rsid w:val="00303ADC"/>
    <w:rsid w:val="00303CCB"/>
    <w:rsid w:val="00304143"/>
    <w:rsid w:val="0030438B"/>
    <w:rsid w:val="003043A8"/>
    <w:rsid w:val="003044DC"/>
    <w:rsid w:val="0030502F"/>
    <w:rsid w:val="0030599E"/>
    <w:rsid w:val="00306206"/>
    <w:rsid w:val="003064F5"/>
    <w:rsid w:val="003067B9"/>
    <w:rsid w:val="0030727F"/>
    <w:rsid w:val="00307345"/>
    <w:rsid w:val="0030789F"/>
    <w:rsid w:val="00307923"/>
    <w:rsid w:val="00307B03"/>
    <w:rsid w:val="00307E65"/>
    <w:rsid w:val="003107E4"/>
    <w:rsid w:val="00310A35"/>
    <w:rsid w:val="003111E7"/>
    <w:rsid w:val="00311511"/>
    <w:rsid w:val="003129B3"/>
    <w:rsid w:val="003129D0"/>
    <w:rsid w:val="00312C25"/>
    <w:rsid w:val="00312CCE"/>
    <w:rsid w:val="003131B1"/>
    <w:rsid w:val="00313849"/>
    <w:rsid w:val="003140B6"/>
    <w:rsid w:val="00314127"/>
    <w:rsid w:val="00314942"/>
    <w:rsid w:val="003149CD"/>
    <w:rsid w:val="003152A1"/>
    <w:rsid w:val="00316B9D"/>
    <w:rsid w:val="00317EE3"/>
    <w:rsid w:val="00317F17"/>
    <w:rsid w:val="00320089"/>
    <w:rsid w:val="0032064A"/>
    <w:rsid w:val="00320B23"/>
    <w:rsid w:val="0032100F"/>
    <w:rsid w:val="00321321"/>
    <w:rsid w:val="00321EDF"/>
    <w:rsid w:val="0032206E"/>
    <w:rsid w:val="00322857"/>
    <w:rsid w:val="0032300D"/>
    <w:rsid w:val="00323326"/>
    <w:rsid w:val="0032337F"/>
    <w:rsid w:val="0032461F"/>
    <w:rsid w:val="00324C7C"/>
    <w:rsid w:val="00325328"/>
    <w:rsid w:val="00325BB5"/>
    <w:rsid w:val="00326182"/>
    <w:rsid w:val="003266A0"/>
    <w:rsid w:val="00330BA4"/>
    <w:rsid w:val="00330FA1"/>
    <w:rsid w:val="0033156B"/>
    <w:rsid w:val="0033156C"/>
    <w:rsid w:val="00331C15"/>
    <w:rsid w:val="00332119"/>
    <w:rsid w:val="00332394"/>
    <w:rsid w:val="0033279C"/>
    <w:rsid w:val="00332A39"/>
    <w:rsid w:val="00332E22"/>
    <w:rsid w:val="0033310B"/>
    <w:rsid w:val="00333D55"/>
    <w:rsid w:val="003340AD"/>
    <w:rsid w:val="003348DA"/>
    <w:rsid w:val="00334F2E"/>
    <w:rsid w:val="003356D8"/>
    <w:rsid w:val="00335ADD"/>
    <w:rsid w:val="00335CBC"/>
    <w:rsid w:val="00336458"/>
    <w:rsid w:val="003404DE"/>
    <w:rsid w:val="003406B7"/>
    <w:rsid w:val="00340FF1"/>
    <w:rsid w:val="00341AC9"/>
    <w:rsid w:val="00341D6E"/>
    <w:rsid w:val="00341DCF"/>
    <w:rsid w:val="00342A45"/>
    <w:rsid w:val="00343550"/>
    <w:rsid w:val="003435FB"/>
    <w:rsid w:val="00343B82"/>
    <w:rsid w:val="00343C66"/>
    <w:rsid w:val="003442C9"/>
    <w:rsid w:val="003444A2"/>
    <w:rsid w:val="003447EC"/>
    <w:rsid w:val="00345BC7"/>
    <w:rsid w:val="003462A5"/>
    <w:rsid w:val="00346630"/>
    <w:rsid w:val="00346E25"/>
    <w:rsid w:val="003471C5"/>
    <w:rsid w:val="00347273"/>
    <w:rsid w:val="003478C2"/>
    <w:rsid w:val="00347BBA"/>
    <w:rsid w:val="00347F2E"/>
    <w:rsid w:val="003506A9"/>
    <w:rsid w:val="00351728"/>
    <w:rsid w:val="003519AC"/>
    <w:rsid w:val="00351C98"/>
    <w:rsid w:val="00351E31"/>
    <w:rsid w:val="0035227F"/>
    <w:rsid w:val="003535F0"/>
    <w:rsid w:val="00353B1E"/>
    <w:rsid w:val="003541B9"/>
    <w:rsid w:val="0035569B"/>
    <w:rsid w:val="00355ADB"/>
    <w:rsid w:val="00355B11"/>
    <w:rsid w:val="00355DC8"/>
    <w:rsid w:val="003564F3"/>
    <w:rsid w:val="00356A0A"/>
    <w:rsid w:val="00356A32"/>
    <w:rsid w:val="00357767"/>
    <w:rsid w:val="003577FB"/>
    <w:rsid w:val="00360687"/>
    <w:rsid w:val="00360809"/>
    <w:rsid w:val="00360D1C"/>
    <w:rsid w:val="00361150"/>
    <w:rsid w:val="003620DD"/>
    <w:rsid w:val="00362770"/>
    <w:rsid w:val="00363715"/>
    <w:rsid w:val="00364E6A"/>
    <w:rsid w:val="003661FC"/>
    <w:rsid w:val="00367597"/>
    <w:rsid w:val="00367705"/>
    <w:rsid w:val="00367E3D"/>
    <w:rsid w:val="0037015D"/>
    <w:rsid w:val="00371527"/>
    <w:rsid w:val="00371BAA"/>
    <w:rsid w:val="00371C81"/>
    <w:rsid w:val="00371E0D"/>
    <w:rsid w:val="00372D65"/>
    <w:rsid w:val="00372D9C"/>
    <w:rsid w:val="00372F37"/>
    <w:rsid w:val="00373826"/>
    <w:rsid w:val="00373C17"/>
    <w:rsid w:val="00373E0E"/>
    <w:rsid w:val="00375095"/>
    <w:rsid w:val="00375656"/>
    <w:rsid w:val="003756D5"/>
    <w:rsid w:val="003759A9"/>
    <w:rsid w:val="00376683"/>
    <w:rsid w:val="00376DD4"/>
    <w:rsid w:val="0038119D"/>
    <w:rsid w:val="003814D3"/>
    <w:rsid w:val="003828D1"/>
    <w:rsid w:val="00383D93"/>
    <w:rsid w:val="00384206"/>
    <w:rsid w:val="003844A1"/>
    <w:rsid w:val="0038479E"/>
    <w:rsid w:val="00384D57"/>
    <w:rsid w:val="0038546F"/>
    <w:rsid w:val="00385853"/>
    <w:rsid w:val="00385A20"/>
    <w:rsid w:val="00386A6F"/>
    <w:rsid w:val="00386B18"/>
    <w:rsid w:val="00386B90"/>
    <w:rsid w:val="003873C9"/>
    <w:rsid w:val="003879B9"/>
    <w:rsid w:val="00390547"/>
    <w:rsid w:val="0039055A"/>
    <w:rsid w:val="003909C0"/>
    <w:rsid w:val="00390A5C"/>
    <w:rsid w:val="003912AB"/>
    <w:rsid w:val="00391629"/>
    <w:rsid w:val="003925EA"/>
    <w:rsid w:val="003927A7"/>
    <w:rsid w:val="003936D8"/>
    <w:rsid w:val="00393B55"/>
    <w:rsid w:val="00394587"/>
    <w:rsid w:val="003946FE"/>
    <w:rsid w:val="003948A7"/>
    <w:rsid w:val="00394E0F"/>
    <w:rsid w:val="00394E63"/>
    <w:rsid w:val="00395429"/>
    <w:rsid w:val="0039564F"/>
    <w:rsid w:val="00396006"/>
    <w:rsid w:val="00396278"/>
    <w:rsid w:val="003965C6"/>
    <w:rsid w:val="00396BAA"/>
    <w:rsid w:val="00397776"/>
    <w:rsid w:val="00397BDA"/>
    <w:rsid w:val="00397CF0"/>
    <w:rsid w:val="003A0650"/>
    <w:rsid w:val="003A08D3"/>
    <w:rsid w:val="003A0958"/>
    <w:rsid w:val="003A095B"/>
    <w:rsid w:val="003A0AB9"/>
    <w:rsid w:val="003A0B26"/>
    <w:rsid w:val="003A136A"/>
    <w:rsid w:val="003A1582"/>
    <w:rsid w:val="003A15F4"/>
    <w:rsid w:val="003A171F"/>
    <w:rsid w:val="003A22B4"/>
    <w:rsid w:val="003A2A66"/>
    <w:rsid w:val="003A3A79"/>
    <w:rsid w:val="003A40FC"/>
    <w:rsid w:val="003A425C"/>
    <w:rsid w:val="003A42A3"/>
    <w:rsid w:val="003A4640"/>
    <w:rsid w:val="003A5136"/>
    <w:rsid w:val="003A677F"/>
    <w:rsid w:val="003A69F7"/>
    <w:rsid w:val="003A6BE6"/>
    <w:rsid w:val="003A71D9"/>
    <w:rsid w:val="003A7233"/>
    <w:rsid w:val="003A7A2E"/>
    <w:rsid w:val="003B01DF"/>
    <w:rsid w:val="003B02B2"/>
    <w:rsid w:val="003B0AD8"/>
    <w:rsid w:val="003B0F2F"/>
    <w:rsid w:val="003B142C"/>
    <w:rsid w:val="003B1BB4"/>
    <w:rsid w:val="003B2842"/>
    <w:rsid w:val="003B296E"/>
    <w:rsid w:val="003B3168"/>
    <w:rsid w:val="003B34C0"/>
    <w:rsid w:val="003B36CB"/>
    <w:rsid w:val="003B3C65"/>
    <w:rsid w:val="003B3E32"/>
    <w:rsid w:val="003B4316"/>
    <w:rsid w:val="003B4AF3"/>
    <w:rsid w:val="003B4CC2"/>
    <w:rsid w:val="003B57D2"/>
    <w:rsid w:val="003B596C"/>
    <w:rsid w:val="003B6605"/>
    <w:rsid w:val="003B6AD2"/>
    <w:rsid w:val="003B6B52"/>
    <w:rsid w:val="003B7B99"/>
    <w:rsid w:val="003B7BCD"/>
    <w:rsid w:val="003B7C03"/>
    <w:rsid w:val="003B7E48"/>
    <w:rsid w:val="003C0542"/>
    <w:rsid w:val="003C06FB"/>
    <w:rsid w:val="003C07EC"/>
    <w:rsid w:val="003C0CB9"/>
    <w:rsid w:val="003C12C7"/>
    <w:rsid w:val="003C1754"/>
    <w:rsid w:val="003C19AE"/>
    <w:rsid w:val="003C1C43"/>
    <w:rsid w:val="003C1DA7"/>
    <w:rsid w:val="003C216C"/>
    <w:rsid w:val="003C2487"/>
    <w:rsid w:val="003C2B2A"/>
    <w:rsid w:val="003C2B47"/>
    <w:rsid w:val="003C2FF7"/>
    <w:rsid w:val="003C3BC5"/>
    <w:rsid w:val="003C4FB8"/>
    <w:rsid w:val="003C5B2B"/>
    <w:rsid w:val="003C6485"/>
    <w:rsid w:val="003C6622"/>
    <w:rsid w:val="003C693D"/>
    <w:rsid w:val="003C7245"/>
    <w:rsid w:val="003D0558"/>
    <w:rsid w:val="003D0985"/>
    <w:rsid w:val="003D153D"/>
    <w:rsid w:val="003D1882"/>
    <w:rsid w:val="003D1FC7"/>
    <w:rsid w:val="003D246C"/>
    <w:rsid w:val="003D480E"/>
    <w:rsid w:val="003D53F8"/>
    <w:rsid w:val="003D669C"/>
    <w:rsid w:val="003D679D"/>
    <w:rsid w:val="003D69E3"/>
    <w:rsid w:val="003D6E2B"/>
    <w:rsid w:val="003D6EC3"/>
    <w:rsid w:val="003D79BC"/>
    <w:rsid w:val="003D7A7E"/>
    <w:rsid w:val="003D7C58"/>
    <w:rsid w:val="003E02B3"/>
    <w:rsid w:val="003E0620"/>
    <w:rsid w:val="003E0C8D"/>
    <w:rsid w:val="003E1CF2"/>
    <w:rsid w:val="003E1DC6"/>
    <w:rsid w:val="003E25D4"/>
    <w:rsid w:val="003E28B1"/>
    <w:rsid w:val="003E2B65"/>
    <w:rsid w:val="003E31EB"/>
    <w:rsid w:val="003E4194"/>
    <w:rsid w:val="003E45EB"/>
    <w:rsid w:val="003E4A79"/>
    <w:rsid w:val="003E5022"/>
    <w:rsid w:val="003E52E3"/>
    <w:rsid w:val="003E5D45"/>
    <w:rsid w:val="003E677A"/>
    <w:rsid w:val="003E6E72"/>
    <w:rsid w:val="003E7764"/>
    <w:rsid w:val="003E7892"/>
    <w:rsid w:val="003E7B0C"/>
    <w:rsid w:val="003E7C6C"/>
    <w:rsid w:val="003E7D64"/>
    <w:rsid w:val="003E7FFA"/>
    <w:rsid w:val="003F04B2"/>
    <w:rsid w:val="003F0924"/>
    <w:rsid w:val="003F16D1"/>
    <w:rsid w:val="003F25D6"/>
    <w:rsid w:val="003F2CAD"/>
    <w:rsid w:val="003F2F53"/>
    <w:rsid w:val="003F3B4A"/>
    <w:rsid w:val="003F3EF7"/>
    <w:rsid w:val="003F433B"/>
    <w:rsid w:val="003F6257"/>
    <w:rsid w:val="003F6378"/>
    <w:rsid w:val="003F656E"/>
    <w:rsid w:val="003F6FAF"/>
    <w:rsid w:val="003F7879"/>
    <w:rsid w:val="003F7B9D"/>
    <w:rsid w:val="004008B1"/>
    <w:rsid w:val="0040120A"/>
    <w:rsid w:val="00402D7D"/>
    <w:rsid w:val="00403314"/>
    <w:rsid w:val="00403A81"/>
    <w:rsid w:val="00403C1C"/>
    <w:rsid w:val="00404015"/>
    <w:rsid w:val="00404DF6"/>
    <w:rsid w:val="004064C7"/>
    <w:rsid w:val="00406BB3"/>
    <w:rsid w:val="004073F0"/>
    <w:rsid w:val="004076AF"/>
    <w:rsid w:val="00407F6C"/>
    <w:rsid w:val="00407FA9"/>
    <w:rsid w:val="004105F3"/>
    <w:rsid w:val="004107BB"/>
    <w:rsid w:val="0041144E"/>
    <w:rsid w:val="004120A1"/>
    <w:rsid w:val="004121D9"/>
    <w:rsid w:val="004125E6"/>
    <w:rsid w:val="00412609"/>
    <w:rsid w:val="00412629"/>
    <w:rsid w:val="00413573"/>
    <w:rsid w:val="00413AAE"/>
    <w:rsid w:val="004141EC"/>
    <w:rsid w:val="00414725"/>
    <w:rsid w:val="00414C5F"/>
    <w:rsid w:val="00414D84"/>
    <w:rsid w:val="00415ACD"/>
    <w:rsid w:val="0041603B"/>
    <w:rsid w:val="00416068"/>
    <w:rsid w:val="00416535"/>
    <w:rsid w:val="00416AD4"/>
    <w:rsid w:val="00416D40"/>
    <w:rsid w:val="00416F9A"/>
    <w:rsid w:val="00417209"/>
    <w:rsid w:val="00417D48"/>
    <w:rsid w:val="00417FE5"/>
    <w:rsid w:val="004200CF"/>
    <w:rsid w:val="00420229"/>
    <w:rsid w:val="004206BD"/>
    <w:rsid w:val="004215DC"/>
    <w:rsid w:val="004217AF"/>
    <w:rsid w:val="00421D32"/>
    <w:rsid w:val="004227A5"/>
    <w:rsid w:val="004229CF"/>
    <w:rsid w:val="00422D8D"/>
    <w:rsid w:val="00422E2C"/>
    <w:rsid w:val="0042312D"/>
    <w:rsid w:val="00423F03"/>
    <w:rsid w:val="004248C7"/>
    <w:rsid w:val="004255A2"/>
    <w:rsid w:val="00425609"/>
    <w:rsid w:val="00425A72"/>
    <w:rsid w:val="00425B0C"/>
    <w:rsid w:val="00425DA6"/>
    <w:rsid w:val="00425E04"/>
    <w:rsid w:val="00425F30"/>
    <w:rsid w:val="0042623A"/>
    <w:rsid w:val="004279AA"/>
    <w:rsid w:val="00427DE6"/>
    <w:rsid w:val="00430AEB"/>
    <w:rsid w:val="0043103D"/>
    <w:rsid w:val="0043180D"/>
    <w:rsid w:val="00431A6D"/>
    <w:rsid w:val="00432233"/>
    <w:rsid w:val="00432296"/>
    <w:rsid w:val="00432D9F"/>
    <w:rsid w:val="00435215"/>
    <w:rsid w:val="00435370"/>
    <w:rsid w:val="00435C2E"/>
    <w:rsid w:val="00436566"/>
    <w:rsid w:val="004365B6"/>
    <w:rsid w:val="00436C19"/>
    <w:rsid w:val="00436E8E"/>
    <w:rsid w:val="0043736F"/>
    <w:rsid w:val="00437FF7"/>
    <w:rsid w:val="004400BC"/>
    <w:rsid w:val="004403C3"/>
    <w:rsid w:val="00441175"/>
    <w:rsid w:val="00441686"/>
    <w:rsid w:val="00441B1D"/>
    <w:rsid w:val="0044201F"/>
    <w:rsid w:val="00442BA7"/>
    <w:rsid w:val="00442F64"/>
    <w:rsid w:val="00444169"/>
    <w:rsid w:val="0044428E"/>
    <w:rsid w:val="00444303"/>
    <w:rsid w:val="00444661"/>
    <w:rsid w:val="00444D97"/>
    <w:rsid w:val="004456DF"/>
    <w:rsid w:val="00445ECD"/>
    <w:rsid w:val="00446CB5"/>
    <w:rsid w:val="00450016"/>
    <w:rsid w:val="0045013A"/>
    <w:rsid w:val="00450341"/>
    <w:rsid w:val="0045153A"/>
    <w:rsid w:val="00451BA8"/>
    <w:rsid w:val="00451CFE"/>
    <w:rsid w:val="004525A8"/>
    <w:rsid w:val="00452917"/>
    <w:rsid w:val="0045296B"/>
    <w:rsid w:val="00453602"/>
    <w:rsid w:val="00453B08"/>
    <w:rsid w:val="00453B99"/>
    <w:rsid w:val="00453BA1"/>
    <w:rsid w:val="00453D15"/>
    <w:rsid w:val="004548E6"/>
    <w:rsid w:val="00454B14"/>
    <w:rsid w:val="00454FEA"/>
    <w:rsid w:val="00455A17"/>
    <w:rsid w:val="00455A21"/>
    <w:rsid w:val="00456051"/>
    <w:rsid w:val="004562D4"/>
    <w:rsid w:val="00456874"/>
    <w:rsid w:val="00456ECD"/>
    <w:rsid w:val="00457385"/>
    <w:rsid w:val="004603C5"/>
    <w:rsid w:val="004604C5"/>
    <w:rsid w:val="0046087F"/>
    <w:rsid w:val="0046095A"/>
    <w:rsid w:val="0046197B"/>
    <w:rsid w:val="0046238F"/>
    <w:rsid w:val="00462C31"/>
    <w:rsid w:val="00463356"/>
    <w:rsid w:val="004634FD"/>
    <w:rsid w:val="00463BBB"/>
    <w:rsid w:val="0046538B"/>
    <w:rsid w:val="00465474"/>
    <w:rsid w:val="00465479"/>
    <w:rsid w:val="004656A6"/>
    <w:rsid w:val="00465E5D"/>
    <w:rsid w:val="00465FD6"/>
    <w:rsid w:val="00470FD5"/>
    <w:rsid w:val="00471C04"/>
    <w:rsid w:val="00471ECA"/>
    <w:rsid w:val="00472532"/>
    <w:rsid w:val="00472CEF"/>
    <w:rsid w:val="00473027"/>
    <w:rsid w:val="0047384D"/>
    <w:rsid w:val="00474704"/>
    <w:rsid w:val="00474881"/>
    <w:rsid w:val="00474C13"/>
    <w:rsid w:val="00475620"/>
    <w:rsid w:val="00475B9B"/>
    <w:rsid w:val="004762C2"/>
    <w:rsid w:val="004764D3"/>
    <w:rsid w:val="00476FE2"/>
    <w:rsid w:val="00477747"/>
    <w:rsid w:val="004818A1"/>
    <w:rsid w:val="004818F5"/>
    <w:rsid w:val="00482018"/>
    <w:rsid w:val="00482125"/>
    <w:rsid w:val="004828FD"/>
    <w:rsid w:val="00482BA1"/>
    <w:rsid w:val="00482E9A"/>
    <w:rsid w:val="004848F2"/>
    <w:rsid w:val="00485D3C"/>
    <w:rsid w:val="00486917"/>
    <w:rsid w:val="00487C01"/>
    <w:rsid w:val="004907CF"/>
    <w:rsid w:val="00490EDB"/>
    <w:rsid w:val="004914E1"/>
    <w:rsid w:val="00491DBF"/>
    <w:rsid w:val="00491E3F"/>
    <w:rsid w:val="004925DE"/>
    <w:rsid w:val="004928ED"/>
    <w:rsid w:val="004929C4"/>
    <w:rsid w:val="00492D01"/>
    <w:rsid w:val="0049451F"/>
    <w:rsid w:val="00494F08"/>
    <w:rsid w:val="00496300"/>
    <w:rsid w:val="00496332"/>
    <w:rsid w:val="00496612"/>
    <w:rsid w:val="00496FDF"/>
    <w:rsid w:val="004974FB"/>
    <w:rsid w:val="004A01B7"/>
    <w:rsid w:val="004A0A19"/>
    <w:rsid w:val="004A3238"/>
    <w:rsid w:val="004A3497"/>
    <w:rsid w:val="004A3C1F"/>
    <w:rsid w:val="004A3F6F"/>
    <w:rsid w:val="004A46A2"/>
    <w:rsid w:val="004A4E76"/>
    <w:rsid w:val="004A5814"/>
    <w:rsid w:val="004A6741"/>
    <w:rsid w:val="004A74D8"/>
    <w:rsid w:val="004A79FB"/>
    <w:rsid w:val="004B048E"/>
    <w:rsid w:val="004B07E4"/>
    <w:rsid w:val="004B0CFB"/>
    <w:rsid w:val="004B1F61"/>
    <w:rsid w:val="004B27D2"/>
    <w:rsid w:val="004B2DDB"/>
    <w:rsid w:val="004B308C"/>
    <w:rsid w:val="004B35CF"/>
    <w:rsid w:val="004B35DC"/>
    <w:rsid w:val="004B3C36"/>
    <w:rsid w:val="004B475A"/>
    <w:rsid w:val="004B5EA8"/>
    <w:rsid w:val="004B6B48"/>
    <w:rsid w:val="004B6DEC"/>
    <w:rsid w:val="004B7011"/>
    <w:rsid w:val="004B7091"/>
    <w:rsid w:val="004B7096"/>
    <w:rsid w:val="004C00DB"/>
    <w:rsid w:val="004C00E6"/>
    <w:rsid w:val="004C088D"/>
    <w:rsid w:val="004C1798"/>
    <w:rsid w:val="004C1813"/>
    <w:rsid w:val="004C2197"/>
    <w:rsid w:val="004C2483"/>
    <w:rsid w:val="004C2F46"/>
    <w:rsid w:val="004C359F"/>
    <w:rsid w:val="004C3BF2"/>
    <w:rsid w:val="004C3F31"/>
    <w:rsid w:val="004C3FF4"/>
    <w:rsid w:val="004C4E5C"/>
    <w:rsid w:val="004C5DB2"/>
    <w:rsid w:val="004C5F65"/>
    <w:rsid w:val="004C6C6C"/>
    <w:rsid w:val="004C788B"/>
    <w:rsid w:val="004C7D1F"/>
    <w:rsid w:val="004D042A"/>
    <w:rsid w:val="004D07C3"/>
    <w:rsid w:val="004D0D83"/>
    <w:rsid w:val="004D0F14"/>
    <w:rsid w:val="004D15C0"/>
    <w:rsid w:val="004D17B3"/>
    <w:rsid w:val="004D20CB"/>
    <w:rsid w:val="004D3017"/>
    <w:rsid w:val="004D3177"/>
    <w:rsid w:val="004D3195"/>
    <w:rsid w:val="004D3E08"/>
    <w:rsid w:val="004D4353"/>
    <w:rsid w:val="004D43B9"/>
    <w:rsid w:val="004D4718"/>
    <w:rsid w:val="004D4728"/>
    <w:rsid w:val="004D4811"/>
    <w:rsid w:val="004D4CD5"/>
    <w:rsid w:val="004D651B"/>
    <w:rsid w:val="004D6914"/>
    <w:rsid w:val="004D6FF4"/>
    <w:rsid w:val="004D751C"/>
    <w:rsid w:val="004D7F5A"/>
    <w:rsid w:val="004E0493"/>
    <w:rsid w:val="004E0865"/>
    <w:rsid w:val="004E0F7B"/>
    <w:rsid w:val="004E10A1"/>
    <w:rsid w:val="004E139E"/>
    <w:rsid w:val="004E1487"/>
    <w:rsid w:val="004E1682"/>
    <w:rsid w:val="004E2B03"/>
    <w:rsid w:val="004E2CA7"/>
    <w:rsid w:val="004E3909"/>
    <w:rsid w:val="004E3BAA"/>
    <w:rsid w:val="004E50FD"/>
    <w:rsid w:val="004E5450"/>
    <w:rsid w:val="004E5479"/>
    <w:rsid w:val="004E5C87"/>
    <w:rsid w:val="004E68E4"/>
    <w:rsid w:val="004E69D0"/>
    <w:rsid w:val="004E6D16"/>
    <w:rsid w:val="004E7214"/>
    <w:rsid w:val="004E7559"/>
    <w:rsid w:val="004E76C5"/>
    <w:rsid w:val="004E7CC4"/>
    <w:rsid w:val="004E7E1F"/>
    <w:rsid w:val="004F02F9"/>
    <w:rsid w:val="004F09FD"/>
    <w:rsid w:val="004F10CE"/>
    <w:rsid w:val="004F1625"/>
    <w:rsid w:val="004F1A93"/>
    <w:rsid w:val="004F1ECC"/>
    <w:rsid w:val="004F1EDE"/>
    <w:rsid w:val="004F213E"/>
    <w:rsid w:val="004F2154"/>
    <w:rsid w:val="004F21BB"/>
    <w:rsid w:val="004F2919"/>
    <w:rsid w:val="004F29FA"/>
    <w:rsid w:val="004F3518"/>
    <w:rsid w:val="004F556D"/>
    <w:rsid w:val="004F5715"/>
    <w:rsid w:val="004F5838"/>
    <w:rsid w:val="004F58F6"/>
    <w:rsid w:val="004F6815"/>
    <w:rsid w:val="004F6F87"/>
    <w:rsid w:val="0050068F"/>
    <w:rsid w:val="00500841"/>
    <w:rsid w:val="005015E1"/>
    <w:rsid w:val="005019A2"/>
    <w:rsid w:val="005019C4"/>
    <w:rsid w:val="00501EA6"/>
    <w:rsid w:val="0050214E"/>
    <w:rsid w:val="00502279"/>
    <w:rsid w:val="00503DD4"/>
    <w:rsid w:val="00503E5C"/>
    <w:rsid w:val="00504128"/>
    <w:rsid w:val="0050444E"/>
    <w:rsid w:val="00504A60"/>
    <w:rsid w:val="00504B16"/>
    <w:rsid w:val="005058D2"/>
    <w:rsid w:val="00505D40"/>
    <w:rsid w:val="005061EC"/>
    <w:rsid w:val="00506872"/>
    <w:rsid w:val="00506FA2"/>
    <w:rsid w:val="00510215"/>
    <w:rsid w:val="00510739"/>
    <w:rsid w:val="00511920"/>
    <w:rsid w:val="0051258A"/>
    <w:rsid w:val="00512AC0"/>
    <w:rsid w:val="00512FD1"/>
    <w:rsid w:val="0051340C"/>
    <w:rsid w:val="00514302"/>
    <w:rsid w:val="00514476"/>
    <w:rsid w:val="005153C4"/>
    <w:rsid w:val="00516740"/>
    <w:rsid w:val="00517311"/>
    <w:rsid w:val="0051737B"/>
    <w:rsid w:val="00517555"/>
    <w:rsid w:val="0051760B"/>
    <w:rsid w:val="00517AB1"/>
    <w:rsid w:val="005200A8"/>
    <w:rsid w:val="005207A3"/>
    <w:rsid w:val="00521962"/>
    <w:rsid w:val="00521B8C"/>
    <w:rsid w:val="00522598"/>
    <w:rsid w:val="0052268B"/>
    <w:rsid w:val="00522888"/>
    <w:rsid w:val="00522C34"/>
    <w:rsid w:val="00522E61"/>
    <w:rsid w:val="00523C9E"/>
    <w:rsid w:val="0052475F"/>
    <w:rsid w:val="005247C7"/>
    <w:rsid w:val="0052483D"/>
    <w:rsid w:val="0052626A"/>
    <w:rsid w:val="005262A6"/>
    <w:rsid w:val="005263E1"/>
    <w:rsid w:val="00526B15"/>
    <w:rsid w:val="00526DDC"/>
    <w:rsid w:val="005271B4"/>
    <w:rsid w:val="00527860"/>
    <w:rsid w:val="00530689"/>
    <w:rsid w:val="0053086B"/>
    <w:rsid w:val="0053127E"/>
    <w:rsid w:val="00531280"/>
    <w:rsid w:val="0053152C"/>
    <w:rsid w:val="005319FB"/>
    <w:rsid w:val="00532E5A"/>
    <w:rsid w:val="0053409C"/>
    <w:rsid w:val="005340C0"/>
    <w:rsid w:val="00534801"/>
    <w:rsid w:val="0053499D"/>
    <w:rsid w:val="00535009"/>
    <w:rsid w:val="005350F1"/>
    <w:rsid w:val="0053566E"/>
    <w:rsid w:val="00535AB3"/>
    <w:rsid w:val="00535EFC"/>
    <w:rsid w:val="005362B8"/>
    <w:rsid w:val="00536314"/>
    <w:rsid w:val="0053639B"/>
    <w:rsid w:val="00536F88"/>
    <w:rsid w:val="00541282"/>
    <w:rsid w:val="005412B0"/>
    <w:rsid w:val="00541B44"/>
    <w:rsid w:val="00541C80"/>
    <w:rsid w:val="00541F79"/>
    <w:rsid w:val="00542632"/>
    <w:rsid w:val="00543301"/>
    <w:rsid w:val="0054331E"/>
    <w:rsid w:val="00544FB6"/>
    <w:rsid w:val="0054565F"/>
    <w:rsid w:val="005459B0"/>
    <w:rsid w:val="00545A98"/>
    <w:rsid w:val="00545ED6"/>
    <w:rsid w:val="005463DD"/>
    <w:rsid w:val="00546BCB"/>
    <w:rsid w:val="005472A3"/>
    <w:rsid w:val="00547C7C"/>
    <w:rsid w:val="00547C9E"/>
    <w:rsid w:val="00550699"/>
    <w:rsid w:val="0055089B"/>
    <w:rsid w:val="00550AB0"/>
    <w:rsid w:val="005517EB"/>
    <w:rsid w:val="0055217A"/>
    <w:rsid w:val="005521A2"/>
    <w:rsid w:val="00553CDC"/>
    <w:rsid w:val="005540C0"/>
    <w:rsid w:val="00554BFE"/>
    <w:rsid w:val="005550F7"/>
    <w:rsid w:val="00555F42"/>
    <w:rsid w:val="00557FAF"/>
    <w:rsid w:val="00560C3E"/>
    <w:rsid w:val="00560FD2"/>
    <w:rsid w:val="005612E9"/>
    <w:rsid w:val="00561509"/>
    <w:rsid w:val="005620A5"/>
    <w:rsid w:val="005620D9"/>
    <w:rsid w:val="00562213"/>
    <w:rsid w:val="00562937"/>
    <w:rsid w:val="00563C7D"/>
    <w:rsid w:val="00563CF4"/>
    <w:rsid w:val="00564009"/>
    <w:rsid w:val="00564240"/>
    <w:rsid w:val="00564BC9"/>
    <w:rsid w:val="00565119"/>
    <w:rsid w:val="00565158"/>
    <w:rsid w:val="005661BB"/>
    <w:rsid w:val="005664EC"/>
    <w:rsid w:val="00566877"/>
    <w:rsid w:val="005670B3"/>
    <w:rsid w:val="005674EB"/>
    <w:rsid w:val="0056779B"/>
    <w:rsid w:val="00567B0F"/>
    <w:rsid w:val="00567C7B"/>
    <w:rsid w:val="00570801"/>
    <w:rsid w:val="00570D0D"/>
    <w:rsid w:val="0057142B"/>
    <w:rsid w:val="00571BBA"/>
    <w:rsid w:val="00571CA7"/>
    <w:rsid w:val="005723AC"/>
    <w:rsid w:val="005725B4"/>
    <w:rsid w:val="00572DE2"/>
    <w:rsid w:val="00573FF1"/>
    <w:rsid w:val="00574C9B"/>
    <w:rsid w:val="00574D3A"/>
    <w:rsid w:val="005754C3"/>
    <w:rsid w:val="00575849"/>
    <w:rsid w:val="00575B0D"/>
    <w:rsid w:val="00575BBD"/>
    <w:rsid w:val="00576E08"/>
    <w:rsid w:val="0058076D"/>
    <w:rsid w:val="00581800"/>
    <w:rsid w:val="005820DA"/>
    <w:rsid w:val="0058248F"/>
    <w:rsid w:val="00582747"/>
    <w:rsid w:val="00582770"/>
    <w:rsid w:val="00582819"/>
    <w:rsid w:val="00583129"/>
    <w:rsid w:val="00583E62"/>
    <w:rsid w:val="00584D8A"/>
    <w:rsid w:val="00584F6A"/>
    <w:rsid w:val="00585608"/>
    <w:rsid w:val="005857E2"/>
    <w:rsid w:val="00585BA7"/>
    <w:rsid w:val="00585E0D"/>
    <w:rsid w:val="005869AA"/>
    <w:rsid w:val="00587515"/>
    <w:rsid w:val="00587741"/>
    <w:rsid w:val="00587811"/>
    <w:rsid w:val="0059077D"/>
    <w:rsid w:val="00591878"/>
    <w:rsid w:val="00591CBD"/>
    <w:rsid w:val="005923B1"/>
    <w:rsid w:val="00592AFC"/>
    <w:rsid w:val="00592D08"/>
    <w:rsid w:val="00592F6C"/>
    <w:rsid w:val="00593C4E"/>
    <w:rsid w:val="005946DA"/>
    <w:rsid w:val="00594C5C"/>
    <w:rsid w:val="00595023"/>
    <w:rsid w:val="00595384"/>
    <w:rsid w:val="0059596A"/>
    <w:rsid w:val="00595ECD"/>
    <w:rsid w:val="005973BC"/>
    <w:rsid w:val="00597CB2"/>
    <w:rsid w:val="00597FF3"/>
    <w:rsid w:val="005A0328"/>
    <w:rsid w:val="005A1880"/>
    <w:rsid w:val="005A1C08"/>
    <w:rsid w:val="005A4031"/>
    <w:rsid w:val="005A413D"/>
    <w:rsid w:val="005A47AA"/>
    <w:rsid w:val="005A584E"/>
    <w:rsid w:val="005A5D49"/>
    <w:rsid w:val="005A6209"/>
    <w:rsid w:val="005A662A"/>
    <w:rsid w:val="005A6672"/>
    <w:rsid w:val="005A67F1"/>
    <w:rsid w:val="005A6DA8"/>
    <w:rsid w:val="005A707B"/>
    <w:rsid w:val="005A7302"/>
    <w:rsid w:val="005A7436"/>
    <w:rsid w:val="005A761E"/>
    <w:rsid w:val="005B103B"/>
    <w:rsid w:val="005B132E"/>
    <w:rsid w:val="005B163A"/>
    <w:rsid w:val="005B1C42"/>
    <w:rsid w:val="005B1E87"/>
    <w:rsid w:val="005B1EE6"/>
    <w:rsid w:val="005B1FA3"/>
    <w:rsid w:val="005B2BC9"/>
    <w:rsid w:val="005B345D"/>
    <w:rsid w:val="005B3751"/>
    <w:rsid w:val="005B5B6F"/>
    <w:rsid w:val="005B5CE5"/>
    <w:rsid w:val="005B67CF"/>
    <w:rsid w:val="005B6858"/>
    <w:rsid w:val="005B72EE"/>
    <w:rsid w:val="005B7DA6"/>
    <w:rsid w:val="005B7DBC"/>
    <w:rsid w:val="005C0169"/>
    <w:rsid w:val="005C03BD"/>
    <w:rsid w:val="005C1D43"/>
    <w:rsid w:val="005C23C4"/>
    <w:rsid w:val="005C2ACA"/>
    <w:rsid w:val="005C43AF"/>
    <w:rsid w:val="005C4682"/>
    <w:rsid w:val="005C47C6"/>
    <w:rsid w:val="005C503D"/>
    <w:rsid w:val="005C54BA"/>
    <w:rsid w:val="005C5CBC"/>
    <w:rsid w:val="005C5D34"/>
    <w:rsid w:val="005C61C8"/>
    <w:rsid w:val="005C64E4"/>
    <w:rsid w:val="005C6668"/>
    <w:rsid w:val="005C7271"/>
    <w:rsid w:val="005C7A4A"/>
    <w:rsid w:val="005C7F04"/>
    <w:rsid w:val="005D043D"/>
    <w:rsid w:val="005D1550"/>
    <w:rsid w:val="005D1762"/>
    <w:rsid w:val="005D1D2A"/>
    <w:rsid w:val="005D2773"/>
    <w:rsid w:val="005D2B1F"/>
    <w:rsid w:val="005D2B22"/>
    <w:rsid w:val="005D3632"/>
    <w:rsid w:val="005D3C69"/>
    <w:rsid w:val="005D3F9A"/>
    <w:rsid w:val="005D49A7"/>
    <w:rsid w:val="005D4AE5"/>
    <w:rsid w:val="005D5F51"/>
    <w:rsid w:val="005D64E3"/>
    <w:rsid w:val="005D663A"/>
    <w:rsid w:val="005D6709"/>
    <w:rsid w:val="005D6757"/>
    <w:rsid w:val="005D6D19"/>
    <w:rsid w:val="005D7422"/>
    <w:rsid w:val="005E0184"/>
    <w:rsid w:val="005E01B0"/>
    <w:rsid w:val="005E0F74"/>
    <w:rsid w:val="005E10E0"/>
    <w:rsid w:val="005E1188"/>
    <w:rsid w:val="005E2093"/>
    <w:rsid w:val="005E2665"/>
    <w:rsid w:val="005E2B4A"/>
    <w:rsid w:val="005E35BD"/>
    <w:rsid w:val="005E38D1"/>
    <w:rsid w:val="005E39E4"/>
    <w:rsid w:val="005E3D98"/>
    <w:rsid w:val="005E3EFA"/>
    <w:rsid w:val="005E3F8F"/>
    <w:rsid w:val="005E416F"/>
    <w:rsid w:val="005E5333"/>
    <w:rsid w:val="005E5739"/>
    <w:rsid w:val="005E582D"/>
    <w:rsid w:val="005E5A56"/>
    <w:rsid w:val="005E5E9E"/>
    <w:rsid w:val="005E6156"/>
    <w:rsid w:val="005E7969"/>
    <w:rsid w:val="005E7CBB"/>
    <w:rsid w:val="005F05F0"/>
    <w:rsid w:val="005F1805"/>
    <w:rsid w:val="005F1F05"/>
    <w:rsid w:val="005F1F60"/>
    <w:rsid w:val="005F21FE"/>
    <w:rsid w:val="005F2351"/>
    <w:rsid w:val="005F3311"/>
    <w:rsid w:val="005F3360"/>
    <w:rsid w:val="005F3582"/>
    <w:rsid w:val="005F37C6"/>
    <w:rsid w:val="005F3D8C"/>
    <w:rsid w:val="005F4988"/>
    <w:rsid w:val="005F49E1"/>
    <w:rsid w:val="005F57F7"/>
    <w:rsid w:val="005F6058"/>
    <w:rsid w:val="005F6368"/>
    <w:rsid w:val="005F6663"/>
    <w:rsid w:val="005F6E00"/>
    <w:rsid w:val="005F6EA9"/>
    <w:rsid w:val="005F70B1"/>
    <w:rsid w:val="005F751B"/>
    <w:rsid w:val="005F7592"/>
    <w:rsid w:val="00600283"/>
    <w:rsid w:val="00600416"/>
    <w:rsid w:val="00600643"/>
    <w:rsid w:val="00600B6A"/>
    <w:rsid w:val="00600BBC"/>
    <w:rsid w:val="00600EEB"/>
    <w:rsid w:val="00600F3D"/>
    <w:rsid w:val="00602137"/>
    <w:rsid w:val="00602544"/>
    <w:rsid w:val="00603349"/>
    <w:rsid w:val="00603466"/>
    <w:rsid w:val="006037B9"/>
    <w:rsid w:val="006046E0"/>
    <w:rsid w:val="00604AA5"/>
    <w:rsid w:val="006050E4"/>
    <w:rsid w:val="00605726"/>
    <w:rsid w:val="00605840"/>
    <w:rsid w:val="00605D08"/>
    <w:rsid w:val="006066D6"/>
    <w:rsid w:val="00606F58"/>
    <w:rsid w:val="006073BC"/>
    <w:rsid w:val="006103BF"/>
    <w:rsid w:val="00611597"/>
    <w:rsid w:val="00611791"/>
    <w:rsid w:val="006119AD"/>
    <w:rsid w:val="00612D6F"/>
    <w:rsid w:val="00613336"/>
    <w:rsid w:val="00613427"/>
    <w:rsid w:val="00614547"/>
    <w:rsid w:val="00614841"/>
    <w:rsid w:val="0061609E"/>
    <w:rsid w:val="0061649C"/>
    <w:rsid w:val="00616972"/>
    <w:rsid w:val="006169DB"/>
    <w:rsid w:val="0061763E"/>
    <w:rsid w:val="00617828"/>
    <w:rsid w:val="00617EFA"/>
    <w:rsid w:val="00620484"/>
    <w:rsid w:val="00620F5D"/>
    <w:rsid w:val="0062113E"/>
    <w:rsid w:val="0062224E"/>
    <w:rsid w:val="00622C93"/>
    <w:rsid w:val="0062330B"/>
    <w:rsid w:val="00623839"/>
    <w:rsid w:val="00623B13"/>
    <w:rsid w:val="00623FF5"/>
    <w:rsid w:val="006251F2"/>
    <w:rsid w:val="00625273"/>
    <w:rsid w:val="00625789"/>
    <w:rsid w:val="006268AE"/>
    <w:rsid w:val="00627BC9"/>
    <w:rsid w:val="00627D75"/>
    <w:rsid w:val="00630D0D"/>
    <w:rsid w:val="00631291"/>
    <w:rsid w:val="00631A7C"/>
    <w:rsid w:val="00632537"/>
    <w:rsid w:val="00632AB3"/>
    <w:rsid w:val="006334DA"/>
    <w:rsid w:val="00634276"/>
    <w:rsid w:val="00634643"/>
    <w:rsid w:val="006354D2"/>
    <w:rsid w:val="006359B3"/>
    <w:rsid w:val="00635D18"/>
    <w:rsid w:val="00636ECC"/>
    <w:rsid w:val="006374C4"/>
    <w:rsid w:val="00637702"/>
    <w:rsid w:val="00640310"/>
    <w:rsid w:val="006403ED"/>
    <w:rsid w:val="0064052A"/>
    <w:rsid w:val="006410C5"/>
    <w:rsid w:val="006423E3"/>
    <w:rsid w:val="006426C1"/>
    <w:rsid w:val="00643F97"/>
    <w:rsid w:val="006443AB"/>
    <w:rsid w:val="006455F1"/>
    <w:rsid w:val="00646D00"/>
    <w:rsid w:val="006472F6"/>
    <w:rsid w:val="006473D9"/>
    <w:rsid w:val="006475B3"/>
    <w:rsid w:val="006476A3"/>
    <w:rsid w:val="00647EF2"/>
    <w:rsid w:val="00647F97"/>
    <w:rsid w:val="00650C35"/>
    <w:rsid w:val="00651669"/>
    <w:rsid w:val="00651764"/>
    <w:rsid w:val="00651E05"/>
    <w:rsid w:val="00651EEF"/>
    <w:rsid w:val="00651F59"/>
    <w:rsid w:val="00652106"/>
    <w:rsid w:val="0065230F"/>
    <w:rsid w:val="006523BA"/>
    <w:rsid w:val="00652694"/>
    <w:rsid w:val="0065302C"/>
    <w:rsid w:val="00653768"/>
    <w:rsid w:val="00653CF9"/>
    <w:rsid w:val="00654022"/>
    <w:rsid w:val="00654A8E"/>
    <w:rsid w:val="00654CE5"/>
    <w:rsid w:val="00654D33"/>
    <w:rsid w:val="0065504F"/>
    <w:rsid w:val="006554F8"/>
    <w:rsid w:val="006559A7"/>
    <w:rsid w:val="00655CC6"/>
    <w:rsid w:val="00656FD2"/>
    <w:rsid w:val="006570EA"/>
    <w:rsid w:val="006601C7"/>
    <w:rsid w:val="00660209"/>
    <w:rsid w:val="006602E2"/>
    <w:rsid w:val="006604E5"/>
    <w:rsid w:val="00660569"/>
    <w:rsid w:val="00660765"/>
    <w:rsid w:val="006607EE"/>
    <w:rsid w:val="00660C38"/>
    <w:rsid w:val="00660ED7"/>
    <w:rsid w:val="00661362"/>
    <w:rsid w:val="006616A0"/>
    <w:rsid w:val="00661A92"/>
    <w:rsid w:val="006624B9"/>
    <w:rsid w:val="00662F5D"/>
    <w:rsid w:val="006639A8"/>
    <w:rsid w:val="00663F4F"/>
    <w:rsid w:val="00664B97"/>
    <w:rsid w:val="00664FD9"/>
    <w:rsid w:val="0066571B"/>
    <w:rsid w:val="006659B0"/>
    <w:rsid w:val="00665FFB"/>
    <w:rsid w:val="006663E5"/>
    <w:rsid w:val="00667A96"/>
    <w:rsid w:val="00667E30"/>
    <w:rsid w:val="00670B2B"/>
    <w:rsid w:val="00670CD7"/>
    <w:rsid w:val="006715D5"/>
    <w:rsid w:val="00671637"/>
    <w:rsid w:val="006735BC"/>
    <w:rsid w:val="006736FD"/>
    <w:rsid w:val="00673B5F"/>
    <w:rsid w:val="00673C2F"/>
    <w:rsid w:val="00674577"/>
    <w:rsid w:val="006753FF"/>
    <w:rsid w:val="006755EB"/>
    <w:rsid w:val="00675630"/>
    <w:rsid w:val="00675C34"/>
    <w:rsid w:val="00676C05"/>
    <w:rsid w:val="00676D46"/>
    <w:rsid w:val="006778B5"/>
    <w:rsid w:val="0068014A"/>
    <w:rsid w:val="0068148D"/>
    <w:rsid w:val="00681919"/>
    <w:rsid w:val="00681CB8"/>
    <w:rsid w:val="00682717"/>
    <w:rsid w:val="00682966"/>
    <w:rsid w:val="00683230"/>
    <w:rsid w:val="006832E0"/>
    <w:rsid w:val="006834A5"/>
    <w:rsid w:val="00683975"/>
    <w:rsid w:val="0068505D"/>
    <w:rsid w:val="00685B0B"/>
    <w:rsid w:val="00686016"/>
    <w:rsid w:val="00686AA0"/>
    <w:rsid w:val="006877EC"/>
    <w:rsid w:val="00687B09"/>
    <w:rsid w:val="00687F3A"/>
    <w:rsid w:val="0069058E"/>
    <w:rsid w:val="006905A4"/>
    <w:rsid w:val="00690715"/>
    <w:rsid w:val="00690F8D"/>
    <w:rsid w:val="006914A9"/>
    <w:rsid w:val="0069251A"/>
    <w:rsid w:val="00692688"/>
    <w:rsid w:val="00693C27"/>
    <w:rsid w:val="00694514"/>
    <w:rsid w:val="0069484A"/>
    <w:rsid w:val="006948AF"/>
    <w:rsid w:val="006954EA"/>
    <w:rsid w:val="0069594B"/>
    <w:rsid w:val="00696062"/>
    <w:rsid w:val="00696DC5"/>
    <w:rsid w:val="0069716D"/>
    <w:rsid w:val="0069744F"/>
    <w:rsid w:val="0069766E"/>
    <w:rsid w:val="00697703"/>
    <w:rsid w:val="00697E99"/>
    <w:rsid w:val="006A0B8C"/>
    <w:rsid w:val="006A0C1A"/>
    <w:rsid w:val="006A1137"/>
    <w:rsid w:val="006A1207"/>
    <w:rsid w:val="006A123A"/>
    <w:rsid w:val="006A1CFE"/>
    <w:rsid w:val="006A39C6"/>
    <w:rsid w:val="006A6216"/>
    <w:rsid w:val="006A7482"/>
    <w:rsid w:val="006A7AAC"/>
    <w:rsid w:val="006A7B3B"/>
    <w:rsid w:val="006A7FEF"/>
    <w:rsid w:val="006B00A0"/>
    <w:rsid w:val="006B0105"/>
    <w:rsid w:val="006B01E2"/>
    <w:rsid w:val="006B0410"/>
    <w:rsid w:val="006B11CB"/>
    <w:rsid w:val="006B16D7"/>
    <w:rsid w:val="006B2C8A"/>
    <w:rsid w:val="006B33E0"/>
    <w:rsid w:val="006B3BA3"/>
    <w:rsid w:val="006B4DE0"/>
    <w:rsid w:val="006B514F"/>
    <w:rsid w:val="006B5897"/>
    <w:rsid w:val="006B7A64"/>
    <w:rsid w:val="006B7E0B"/>
    <w:rsid w:val="006C048F"/>
    <w:rsid w:val="006C0652"/>
    <w:rsid w:val="006C0DD7"/>
    <w:rsid w:val="006C15ED"/>
    <w:rsid w:val="006C2D62"/>
    <w:rsid w:val="006C30ED"/>
    <w:rsid w:val="006C32BB"/>
    <w:rsid w:val="006C3C6D"/>
    <w:rsid w:val="006C4133"/>
    <w:rsid w:val="006C42AF"/>
    <w:rsid w:val="006C446F"/>
    <w:rsid w:val="006C44AA"/>
    <w:rsid w:val="006C5277"/>
    <w:rsid w:val="006C5622"/>
    <w:rsid w:val="006C57F1"/>
    <w:rsid w:val="006C5BF2"/>
    <w:rsid w:val="006C5EBB"/>
    <w:rsid w:val="006C60E1"/>
    <w:rsid w:val="006C6624"/>
    <w:rsid w:val="006C6E22"/>
    <w:rsid w:val="006C7C36"/>
    <w:rsid w:val="006D0517"/>
    <w:rsid w:val="006D10B5"/>
    <w:rsid w:val="006D11F1"/>
    <w:rsid w:val="006D1AA8"/>
    <w:rsid w:val="006D20A9"/>
    <w:rsid w:val="006D2A5A"/>
    <w:rsid w:val="006D3274"/>
    <w:rsid w:val="006D36E1"/>
    <w:rsid w:val="006D498E"/>
    <w:rsid w:val="006D514A"/>
    <w:rsid w:val="006D56BA"/>
    <w:rsid w:val="006D576D"/>
    <w:rsid w:val="006D5B6B"/>
    <w:rsid w:val="006D6661"/>
    <w:rsid w:val="006D6B2E"/>
    <w:rsid w:val="006D71A5"/>
    <w:rsid w:val="006D7248"/>
    <w:rsid w:val="006D72ED"/>
    <w:rsid w:val="006E04C8"/>
    <w:rsid w:val="006E0E25"/>
    <w:rsid w:val="006E1439"/>
    <w:rsid w:val="006E2386"/>
    <w:rsid w:val="006E23DC"/>
    <w:rsid w:val="006E23EA"/>
    <w:rsid w:val="006E2573"/>
    <w:rsid w:val="006E2629"/>
    <w:rsid w:val="006E3458"/>
    <w:rsid w:val="006E372F"/>
    <w:rsid w:val="006E49B7"/>
    <w:rsid w:val="006E4BFB"/>
    <w:rsid w:val="006E6329"/>
    <w:rsid w:val="006E6663"/>
    <w:rsid w:val="006E68F1"/>
    <w:rsid w:val="006E6BEA"/>
    <w:rsid w:val="006F043A"/>
    <w:rsid w:val="006F04FA"/>
    <w:rsid w:val="006F095D"/>
    <w:rsid w:val="006F2783"/>
    <w:rsid w:val="006F2DBC"/>
    <w:rsid w:val="006F3420"/>
    <w:rsid w:val="006F3CE3"/>
    <w:rsid w:val="006F45D2"/>
    <w:rsid w:val="006F4693"/>
    <w:rsid w:val="006F4DFC"/>
    <w:rsid w:val="006F5E82"/>
    <w:rsid w:val="006F681C"/>
    <w:rsid w:val="006F6AAB"/>
    <w:rsid w:val="006F6E8F"/>
    <w:rsid w:val="006F7007"/>
    <w:rsid w:val="006F7025"/>
    <w:rsid w:val="006F748A"/>
    <w:rsid w:val="0070078D"/>
    <w:rsid w:val="0070089F"/>
    <w:rsid w:val="0070195F"/>
    <w:rsid w:val="007027CD"/>
    <w:rsid w:val="00704D99"/>
    <w:rsid w:val="0070522C"/>
    <w:rsid w:val="0070553A"/>
    <w:rsid w:val="007058E2"/>
    <w:rsid w:val="00705DDB"/>
    <w:rsid w:val="00706586"/>
    <w:rsid w:val="00706630"/>
    <w:rsid w:val="007101C0"/>
    <w:rsid w:val="007106A4"/>
    <w:rsid w:val="007113EB"/>
    <w:rsid w:val="007114AD"/>
    <w:rsid w:val="007126E2"/>
    <w:rsid w:val="007127B2"/>
    <w:rsid w:val="00712945"/>
    <w:rsid w:val="007129E3"/>
    <w:rsid w:val="00712E3E"/>
    <w:rsid w:val="007135B2"/>
    <w:rsid w:val="00713FA0"/>
    <w:rsid w:val="00714599"/>
    <w:rsid w:val="00715091"/>
    <w:rsid w:val="00715257"/>
    <w:rsid w:val="00716AEE"/>
    <w:rsid w:val="00716B5A"/>
    <w:rsid w:val="00716D0B"/>
    <w:rsid w:val="00717142"/>
    <w:rsid w:val="007175EB"/>
    <w:rsid w:val="00717FDF"/>
    <w:rsid w:val="0072254B"/>
    <w:rsid w:val="0072290F"/>
    <w:rsid w:val="00723A72"/>
    <w:rsid w:val="00724CF0"/>
    <w:rsid w:val="007254D7"/>
    <w:rsid w:val="0072556B"/>
    <w:rsid w:val="00725788"/>
    <w:rsid w:val="00725E51"/>
    <w:rsid w:val="00725F68"/>
    <w:rsid w:val="00726F35"/>
    <w:rsid w:val="00727114"/>
    <w:rsid w:val="00727592"/>
    <w:rsid w:val="00727FF5"/>
    <w:rsid w:val="00730E4F"/>
    <w:rsid w:val="00730E87"/>
    <w:rsid w:val="007311BA"/>
    <w:rsid w:val="0073153B"/>
    <w:rsid w:val="007319AE"/>
    <w:rsid w:val="00732703"/>
    <w:rsid w:val="0073297B"/>
    <w:rsid w:val="00733447"/>
    <w:rsid w:val="0073352C"/>
    <w:rsid w:val="00733959"/>
    <w:rsid w:val="00733F3A"/>
    <w:rsid w:val="00734220"/>
    <w:rsid w:val="007345E8"/>
    <w:rsid w:val="00734851"/>
    <w:rsid w:val="00735126"/>
    <w:rsid w:val="00735227"/>
    <w:rsid w:val="00736172"/>
    <w:rsid w:val="00736B88"/>
    <w:rsid w:val="0074099D"/>
    <w:rsid w:val="00740D3D"/>
    <w:rsid w:val="00741ABE"/>
    <w:rsid w:val="00741AD4"/>
    <w:rsid w:val="00741BAA"/>
    <w:rsid w:val="00741F03"/>
    <w:rsid w:val="00742198"/>
    <w:rsid w:val="0074239C"/>
    <w:rsid w:val="00742410"/>
    <w:rsid w:val="00743180"/>
    <w:rsid w:val="00743C6C"/>
    <w:rsid w:val="00743D36"/>
    <w:rsid w:val="00744106"/>
    <w:rsid w:val="00744200"/>
    <w:rsid w:val="00744FBF"/>
    <w:rsid w:val="00745154"/>
    <w:rsid w:val="007453B9"/>
    <w:rsid w:val="00745621"/>
    <w:rsid w:val="0074565D"/>
    <w:rsid w:val="007459D0"/>
    <w:rsid w:val="00745CDB"/>
    <w:rsid w:val="00745CEC"/>
    <w:rsid w:val="00745DBE"/>
    <w:rsid w:val="007464B3"/>
    <w:rsid w:val="00747712"/>
    <w:rsid w:val="0074793A"/>
    <w:rsid w:val="007500D1"/>
    <w:rsid w:val="00750D3C"/>
    <w:rsid w:val="00750E5E"/>
    <w:rsid w:val="007513B2"/>
    <w:rsid w:val="0075174B"/>
    <w:rsid w:val="007519C6"/>
    <w:rsid w:val="00751DF3"/>
    <w:rsid w:val="00752864"/>
    <w:rsid w:val="00753CA4"/>
    <w:rsid w:val="007549B1"/>
    <w:rsid w:val="007549D5"/>
    <w:rsid w:val="00754B92"/>
    <w:rsid w:val="007556E4"/>
    <w:rsid w:val="007561DF"/>
    <w:rsid w:val="007561F1"/>
    <w:rsid w:val="00756D2D"/>
    <w:rsid w:val="00757358"/>
    <w:rsid w:val="007576BF"/>
    <w:rsid w:val="0076065B"/>
    <w:rsid w:val="00760C2E"/>
    <w:rsid w:val="007612F2"/>
    <w:rsid w:val="0076150E"/>
    <w:rsid w:val="00761A94"/>
    <w:rsid w:val="00762CC2"/>
    <w:rsid w:val="00762F96"/>
    <w:rsid w:val="0076393F"/>
    <w:rsid w:val="00764A19"/>
    <w:rsid w:val="00765F68"/>
    <w:rsid w:val="00766FE8"/>
    <w:rsid w:val="00767C65"/>
    <w:rsid w:val="007700FE"/>
    <w:rsid w:val="0077065F"/>
    <w:rsid w:val="0077128E"/>
    <w:rsid w:val="007716B5"/>
    <w:rsid w:val="00771FDA"/>
    <w:rsid w:val="0077206C"/>
    <w:rsid w:val="0077215B"/>
    <w:rsid w:val="00773DC6"/>
    <w:rsid w:val="007740E6"/>
    <w:rsid w:val="007741C6"/>
    <w:rsid w:val="00774FAA"/>
    <w:rsid w:val="00775C1D"/>
    <w:rsid w:val="00775F54"/>
    <w:rsid w:val="00776064"/>
    <w:rsid w:val="00776727"/>
    <w:rsid w:val="007804BA"/>
    <w:rsid w:val="0078065E"/>
    <w:rsid w:val="00781A97"/>
    <w:rsid w:val="00781C5B"/>
    <w:rsid w:val="007820DA"/>
    <w:rsid w:val="00782577"/>
    <w:rsid w:val="00782781"/>
    <w:rsid w:val="007828EB"/>
    <w:rsid w:val="0078314E"/>
    <w:rsid w:val="0078320E"/>
    <w:rsid w:val="00783431"/>
    <w:rsid w:val="007843FD"/>
    <w:rsid w:val="00784889"/>
    <w:rsid w:val="007855ED"/>
    <w:rsid w:val="00785665"/>
    <w:rsid w:val="00785A74"/>
    <w:rsid w:val="00786BC9"/>
    <w:rsid w:val="00787DC6"/>
    <w:rsid w:val="00790106"/>
    <w:rsid w:val="007909F0"/>
    <w:rsid w:val="00790AF9"/>
    <w:rsid w:val="00791D83"/>
    <w:rsid w:val="00792FF3"/>
    <w:rsid w:val="007931AD"/>
    <w:rsid w:val="007943EE"/>
    <w:rsid w:val="007945F9"/>
    <w:rsid w:val="007948AC"/>
    <w:rsid w:val="00795872"/>
    <w:rsid w:val="007961B4"/>
    <w:rsid w:val="00796A1A"/>
    <w:rsid w:val="00796AE2"/>
    <w:rsid w:val="007979F0"/>
    <w:rsid w:val="00797B67"/>
    <w:rsid w:val="00797C68"/>
    <w:rsid w:val="007A093D"/>
    <w:rsid w:val="007A0B78"/>
    <w:rsid w:val="007A0C49"/>
    <w:rsid w:val="007A11D7"/>
    <w:rsid w:val="007A2079"/>
    <w:rsid w:val="007A20E9"/>
    <w:rsid w:val="007A211C"/>
    <w:rsid w:val="007A2807"/>
    <w:rsid w:val="007A2D2E"/>
    <w:rsid w:val="007A3031"/>
    <w:rsid w:val="007A30B4"/>
    <w:rsid w:val="007A3576"/>
    <w:rsid w:val="007A3603"/>
    <w:rsid w:val="007A3A9F"/>
    <w:rsid w:val="007A3F57"/>
    <w:rsid w:val="007A4BDC"/>
    <w:rsid w:val="007A4EF6"/>
    <w:rsid w:val="007A5099"/>
    <w:rsid w:val="007A52DC"/>
    <w:rsid w:val="007A5CDA"/>
    <w:rsid w:val="007A6B09"/>
    <w:rsid w:val="007A733F"/>
    <w:rsid w:val="007A7DA5"/>
    <w:rsid w:val="007B0A55"/>
    <w:rsid w:val="007B1864"/>
    <w:rsid w:val="007B206F"/>
    <w:rsid w:val="007B2BD7"/>
    <w:rsid w:val="007B2EE3"/>
    <w:rsid w:val="007B358F"/>
    <w:rsid w:val="007B4420"/>
    <w:rsid w:val="007B4909"/>
    <w:rsid w:val="007B49AE"/>
    <w:rsid w:val="007B54A7"/>
    <w:rsid w:val="007B55EE"/>
    <w:rsid w:val="007B6593"/>
    <w:rsid w:val="007B663B"/>
    <w:rsid w:val="007B72A2"/>
    <w:rsid w:val="007B735A"/>
    <w:rsid w:val="007B7479"/>
    <w:rsid w:val="007B79C1"/>
    <w:rsid w:val="007C0B94"/>
    <w:rsid w:val="007C0D64"/>
    <w:rsid w:val="007C0DB6"/>
    <w:rsid w:val="007C15D2"/>
    <w:rsid w:val="007C182A"/>
    <w:rsid w:val="007C18EC"/>
    <w:rsid w:val="007C1DEE"/>
    <w:rsid w:val="007C1F55"/>
    <w:rsid w:val="007C201C"/>
    <w:rsid w:val="007C22B9"/>
    <w:rsid w:val="007C2890"/>
    <w:rsid w:val="007C297E"/>
    <w:rsid w:val="007C2C67"/>
    <w:rsid w:val="007C3E44"/>
    <w:rsid w:val="007C4999"/>
    <w:rsid w:val="007C4E88"/>
    <w:rsid w:val="007C5049"/>
    <w:rsid w:val="007C5BF9"/>
    <w:rsid w:val="007C5F54"/>
    <w:rsid w:val="007C5FB0"/>
    <w:rsid w:val="007C758C"/>
    <w:rsid w:val="007C7706"/>
    <w:rsid w:val="007D0E05"/>
    <w:rsid w:val="007D110F"/>
    <w:rsid w:val="007D1853"/>
    <w:rsid w:val="007D1CCF"/>
    <w:rsid w:val="007D22F1"/>
    <w:rsid w:val="007D2919"/>
    <w:rsid w:val="007D2950"/>
    <w:rsid w:val="007D2D02"/>
    <w:rsid w:val="007D3BA7"/>
    <w:rsid w:val="007D4102"/>
    <w:rsid w:val="007D580B"/>
    <w:rsid w:val="007D5FB5"/>
    <w:rsid w:val="007D6823"/>
    <w:rsid w:val="007D6ACD"/>
    <w:rsid w:val="007D7CAC"/>
    <w:rsid w:val="007E015C"/>
    <w:rsid w:val="007E0770"/>
    <w:rsid w:val="007E0852"/>
    <w:rsid w:val="007E0EC1"/>
    <w:rsid w:val="007E0F15"/>
    <w:rsid w:val="007E131A"/>
    <w:rsid w:val="007E3F63"/>
    <w:rsid w:val="007E427A"/>
    <w:rsid w:val="007E47F9"/>
    <w:rsid w:val="007E484F"/>
    <w:rsid w:val="007E48ED"/>
    <w:rsid w:val="007E4D6A"/>
    <w:rsid w:val="007E4E65"/>
    <w:rsid w:val="007E50DD"/>
    <w:rsid w:val="007E5284"/>
    <w:rsid w:val="007E5E9D"/>
    <w:rsid w:val="007E6955"/>
    <w:rsid w:val="007E6A8E"/>
    <w:rsid w:val="007E6E35"/>
    <w:rsid w:val="007E7029"/>
    <w:rsid w:val="007F079E"/>
    <w:rsid w:val="007F108B"/>
    <w:rsid w:val="007F14B1"/>
    <w:rsid w:val="007F253B"/>
    <w:rsid w:val="007F375A"/>
    <w:rsid w:val="007F37CA"/>
    <w:rsid w:val="007F3F41"/>
    <w:rsid w:val="007F490E"/>
    <w:rsid w:val="007F5AA2"/>
    <w:rsid w:val="007F5C28"/>
    <w:rsid w:val="007F619B"/>
    <w:rsid w:val="007F6487"/>
    <w:rsid w:val="007F7247"/>
    <w:rsid w:val="0080037A"/>
    <w:rsid w:val="00800832"/>
    <w:rsid w:val="0080099D"/>
    <w:rsid w:val="00801F5D"/>
    <w:rsid w:val="00802569"/>
    <w:rsid w:val="00802AA7"/>
    <w:rsid w:val="0080331D"/>
    <w:rsid w:val="00803591"/>
    <w:rsid w:val="0080378E"/>
    <w:rsid w:val="008043CF"/>
    <w:rsid w:val="00804604"/>
    <w:rsid w:val="0080487C"/>
    <w:rsid w:val="008052DE"/>
    <w:rsid w:val="008065CD"/>
    <w:rsid w:val="00807B8C"/>
    <w:rsid w:val="00807CF3"/>
    <w:rsid w:val="008100BA"/>
    <w:rsid w:val="008107B9"/>
    <w:rsid w:val="00811429"/>
    <w:rsid w:val="00811A02"/>
    <w:rsid w:val="00812B37"/>
    <w:rsid w:val="00812D6C"/>
    <w:rsid w:val="00813364"/>
    <w:rsid w:val="008137D6"/>
    <w:rsid w:val="00814668"/>
    <w:rsid w:val="008149B1"/>
    <w:rsid w:val="00814AA3"/>
    <w:rsid w:val="00814F73"/>
    <w:rsid w:val="008158BD"/>
    <w:rsid w:val="0081613A"/>
    <w:rsid w:val="0081650B"/>
    <w:rsid w:val="00816D3C"/>
    <w:rsid w:val="0081770D"/>
    <w:rsid w:val="008204F0"/>
    <w:rsid w:val="00820D30"/>
    <w:rsid w:val="00821005"/>
    <w:rsid w:val="00821332"/>
    <w:rsid w:val="0082150E"/>
    <w:rsid w:val="00821660"/>
    <w:rsid w:val="00821E0D"/>
    <w:rsid w:val="00821E15"/>
    <w:rsid w:val="00822C11"/>
    <w:rsid w:val="0082333F"/>
    <w:rsid w:val="00823479"/>
    <w:rsid w:val="00823FFF"/>
    <w:rsid w:val="008241BE"/>
    <w:rsid w:val="008256F9"/>
    <w:rsid w:val="00825AA2"/>
    <w:rsid w:val="008262B7"/>
    <w:rsid w:val="00826555"/>
    <w:rsid w:val="00826730"/>
    <w:rsid w:val="008269F3"/>
    <w:rsid w:val="00826A01"/>
    <w:rsid w:val="00826CD8"/>
    <w:rsid w:val="00826D6A"/>
    <w:rsid w:val="00827964"/>
    <w:rsid w:val="0083096B"/>
    <w:rsid w:val="0083173A"/>
    <w:rsid w:val="008318B5"/>
    <w:rsid w:val="00831B69"/>
    <w:rsid w:val="00832330"/>
    <w:rsid w:val="00832652"/>
    <w:rsid w:val="008333B8"/>
    <w:rsid w:val="008334FD"/>
    <w:rsid w:val="00834004"/>
    <w:rsid w:val="00835197"/>
    <w:rsid w:val="00835459"/>
    <w:rsid w:val="00835B00"/>
    <w:rsid w:val="00835C47"/>
    <w:rsid w:val="00835E27"/>
    <w:rsid w:val="008364C0"/>
    <w:rsid w:val="00836572"/>
    <w:rsid w:val="00836A3A"/>
    <w:rsid w:val="00836AED"/>
    <w:rsid w:val="00837122"/>
    <w:rsid w:val="008375CD"/>
    <w:rsid w:val="008402C9"/>
    <w:rsid w:val="008409F5"/>
    <w:rsid w:val="00842BCC"/>
    <w:rsid w:val="00842E38"/>
    <w:rsid w:val="0084304F"/>
    <w:rsid w:val="008434F1"/>
    <w:rsid w:val="00843E45"/>
    <w:rsid w:val="00843EED"/>
    <w:rsid w:val="00843F3F"/>
    <w:rsid w:val="00844174"/>
    <w:rsid w:val="00845AF7"/>
    <w:rsid w:val="0084610F"/>
    <w:rsid w:val="00846482"/>
    <w:rsid w:val="008467FC"/>
    <w:rsid w:val="00846830"/>
    <w:rsid w:val="00847260"/>
    <w:rsid w:val="00847472"/>
    <w:rsid w:val="00847E36"/>
    <w:rsid w:val="008505DD"/>
    <w:rsid w:val="00850646"/>
    <w:rsid w:val="00851000"/>
    <w:rsid w:val="008514D9"/>
    <w:rsid w:val="00851833"/>
    <w:rsid w:val="008518FB"/>
    <w:rsid w:val="0085264D"/>
    <w:rsid w:val="00853537"/>
    <w:rsid w:val="00853C62"/>
    <w:rsid w:val="00854271"/>
    <w:rsid w:val="008548F4"/>
    <w:rsid w:val="00854BA8"/>
    <w:rsid w:val="0085507F"/>
    <w:rsid w:val="00855219"/>
    <w:rsid w:val="008557F3"/>
    <w:rsid w:val="0085587E"/>
    <w:rsid w:val="008558B3"/>
    <w:rsid w:val="00855CF2"/>
    <w:rsid w:val="0085741A"/>
    <w:rsid w:val="00857513"/>
    <w:rsid w:val="00860878"/>
    <w:rsid w:val="00860D20"/>
    <w:rsid w:val="0086167E"/>
    <w:rsid w:val="00861ACB"/>
    <w:rsid w:val="00861BDB"/>
    <w:rsid w:val="00861C5E"/>
    <w:rsid w:val="008621D0"/>
    <w:rsid w:val="0086234F"/>
    <w:rsid w:val="00863EB6"/>
    <w:rsid w:val="00864570"/>
    <w:rsid w:val="008645E1"/>
    <w:rsid w:val="00864946"/>
    <w:rsid w:val="00864E01"/>
    <w:rsid w:val="008652FB"/>
    <w:rsid w:val="00865673"/>
    <w:rsid w:val="008659FB"/>
    <w:rsid w:val="00866D8F"/>
    <w:rsid w:val="0086723D"/>
    <w:rsid w:val="008676BD"/>
    <w:rsid w:val="0087038B"/>
    <w:rsid w:val="00872026"/>
    <w:rsid w:val="0087211B"/>
    <w:rsid w:val="00873228"/>
    <w:rsid w:val="00873299"/>
    <w:rsid w:val="0087455F"/>
    <w:rsid w:val="0087463A"/>
    <w:rsid w:val="00874E9E"/>
    <w:rsid w:val="00875B5A"/>
    <w:rsid w:val="008763B9"/>
    <w:rsid w:val="00877490"/>
    <w:rsid w:val="008774C4"/>
    <w:rsid w:val="008776C7"/>
    <w:rsid w:val="008778A6"/>
    <w:rsid w:val="00881640"/>
    <w:rsid w:val="00881CB9"/>
    <w:rsid w:val="0088215D"/>
    <w:rsid w:val="00882AD7"/>
    <w:rsid w:val="00882B01"/>
    <w:rsid w:val="00882DEA"/>
    <w:rsid w:val="00882FD4"/>
    <w:rsid w:val="008833BC"/>
    <w:rsid w:val="008836C3"/>
    <w:rsid w:val="0088374C"/>
    <w:rsid w:val="00883A0C"/>
    <w:rsid w:val="00884024"/>
    <w:rsid w:val="0088448F"/>
    <w:rsid w:val="008844F2"/>
    <w:rsid w:val="00884707"/>
    <w:rsid w:val="008848BF"/>
    <w:rsid w:val="00884CAE"/>
    <w:rsid w:val="00886011"/>
    <w:rsid w:val="00886858"/>
    <w:rsid w:val="008877E0"/>
    <w:rsid w:val="00890FF2"/>
    <w:rsid w:val="008914D0"/>
    <w:rsid w:val="00891890"/>
    <w:rsid w:val="008923CE"/>
    <w:rsid w:val="00893FE6"/>
    <w:rsid w:val="00895755"/>
    <w:rsid w:val="00895878"/>
    <w:rsid w:val="008958A7"/>
    <w:rsid w:val="00895A6C"/>
    <w:rsid w:val="008967DA"/>
    <w:rsid w:val="00896B7A"/>
    <w:rsid w:val="008A06F1"/>
    <w:rsid w:val="008A0D2E"/>
    <w:rsid w:val="008A2128"/>
    <w:rsid w:val="008A32E4"/>
    <w:rsid w:val="008A389C"/>
    <w:rsid w:val="008A4446"/>
    <w:rsid w:val="008A4E44"/>
    <w:rsid w:val="008A502B"/>
    <w:rsid w:val="008A52A0"/>
    <w:rsid w:val="008A5314"/>
    <w:rsid w:val="008A56CF"/>
    <w:rsid w:val="008A65FD"/>
    <w:rsid w:val="008A7AD4"/>
    <w:rsid w:val="008B0B31"/>
    <w:rsid w:val="008B19B6"/>
    <w:rsid w:val="008B1BF6"/>
    <w:rsid w:val="008B1D2B"/>
    <w:rsid w:val="008B2140"/>
    <w:rsid w:val="008B21E2"/>
    <w:rsid w:val="008B2282"/>
    <w:rsid w:val="008B2325"/>
    <w:rsid w:val="008B23EB"/>
    <w:rsid w:val="008B2D2B"/>
    <w:rsid w:val="008B2ECA"/>
    <w:rsid w:val="008B2EEF"/>
    <w:rsid w:val="008B325E"/>
    <w:rsid w:val="008B3B11"/>
    <w:rsid w:val="008B3D9B"/>
    <w:rsid w:val="008B45F6"/>
    <w:rsid w:val="008B4A1E"/>
    <w:rsid w:val="008B4AFD"/>
    <w:rsid w:val="008B4EC4"/>
    <w:rsid w:val="008B5274"/>
    <w:rsid w:val="008B6633"/>
    <w:rsid w:val="008B683E"/>
    <w:rsid w:val="008B6888"/>
    <w:rsid w:val="008B6B06"/>
    <w:rsid w:val="008B708A"/>
    <w:rsid w:val="008B7139"/>
    <w:rsid w:val="008B7288"/>
    <w:rsid w:val="008B7946"/>
    <w:rsid w:val="008B79CE"/>
    <w:rsid w:val="008C0CA5"/>
    <w:rsid w:val="008C1D1D"/>
    <w:rsid w:val="008C2B93"/>
    <w:rsid w:val="008C2E0A"/>
    <w:rsid w:val="008C317E"/>
    <w:rsid w:val="008C3459"/>
    <w:rsid w:val="008C358E"/>
    <w:rsid w:val="008C36C5"/>
    <w:rsid w:val="008C4026"/>
    <w:rsid w:val="008C4191"/>
    <w:rsid w:val="008C4C1A"/>
    <w:rsid w:val="008C6168"/>
    <w:rsid w:val="008C6C06"/>
    <w:rsid w:val="008C75C0"/>
    <w:rsid w:val="008D04E6"/>
    <w:rsid w:val="008D07F5"/>
    <w:rsid w:val="008D0BA9"/>
    <w:rsid w:val="008D0D40"/>
    <w:rsid w:val="008D111E"/>
    <w:rsid w:val="008D1D01"/>
    <w:rsid w:val="008D1D2B"/>
    <w:rsid w:val="008D1EBF"/>
    <w:rsid w:val="008D2212"/>
    <w:rsid w:val="008D2931"/>
    <w:rsid w:val="008D2B56"/>
    <w:rsid w:val="008D2EFD"/>
    <w:rsid w:val="008D3584"/>
    <w:rsid w:val="008D35F7"/>
    <w:rsid w:val="008D41C1"/>
    <w:rsid w:val="008D46DF"/>
    <w:rsid w:val="008D4A49"/>
    <w:rsid w:val="008D4DD4"/>
    <w:rsid w:val="008D50E9"/>
    <w:rsid w:val="008D5568"/>
    <w:rsid w:val="008D5734"/>
    <w:rsid w:val="008D6289"/>
    <w:rsid w:val="008D65E3"/>
    <w:rsid w:val="008D7891"/>
    <w:rsid w:val="008D7F84"/>
    <w:rsid w:val="008E029A"/>
    <w:rsid w:val="008E293C"/>
    <w:rsid w:val="008E2E7E"/>
    <w:rsid w:val="008E3409"/>
    <w:rsid w:val="008E36B1"/>
    <w:rsid w:val="008E3B13"/>
    <w:rsid w:val="008E3D5B"/>
    <w:rsid w:val="008E4041"/>
    <w:rsid w:val="008E4240"/>
    <w:rsid w:val="008E4A37"/>
    <w:rsid w:val="008E4AE1"/>
    <w:rsid w:val="008E55E1"/>
    <w:rsid w:val="008E5785"/>
    <w:rsid w:val="008E628D"/>
    <w:rsid w:val="008E636B"/>
    <w:rsid w:val="008E6FBA"/>
    <w:rsid w:val="008E706F"/>
    <w:rsid w:val="008E70D4"/>
    <w:rsid w:val="008E7407"/>
    <w:rsid w:val="008E7835"/>
    <w:rsid w:val="008E7AD6"/>
    <w:rsid w:val="008F1168"/>
    <w:rsid w:val="008F1503"/>
    <w:rsid w:val="008F1568"/>
    <w:rsid w:val="008F1680"/>
    <w:rsid w:val="008F1802"/>
    <w:rsid w:val="008F1D54"/>
    <w:rsid w:val="008F35B4"/>
    <w:rsid w:val="008F45CB"/>
    <w:rsid w:val="008F4D6F"/>
    <w:rsid w:val="008F4FF7"/>
    <w:rsid w:val="008F582C"/>
    <w:rsid w:val="008F61BF"/>
    <w:rsid w:val="008F64E4"/>
    <w:rsid w:val="008F6AA8"/>
    <w:rsid w:val="008F6D9D"/>
    <w:rsid w:val="008F6E8D"/>
    <w:rsid w:val="008F7ED6"/>
    <w:rsid w:val="008F7FC9"/>
    <w:rsid w:val="0090050C"/>
    <w:rsid w:val="00900C77"/>
    <w:rsid w:val="00900DE1"/>
    <w:rsid w:val="00901476"/>
    <w:rsid w:val="009020DC"/>
    <w:rsid w:val="00902393"/>
    <w:rsid w:val="00902459"/>
    <w:rsid w:val="00902D24"/>
    <w:rsid w:val="00903032"/>
    <w:rsid w:val="009032B4"/>
    <w:rsid w:val="00903539"/>
    <w:rsid w:val="009037E5"/>
    <w:rsid w:val="00903965"/>
    <w:rsid w:val="00903992"/>
    <w:rsid w:val="00903D02"/>
    <w:rsid w:val="0090475B"/>
    <w:rsid w:val="00906348"/>
    <w:rsid w:val="009064D5"/>
    <w:rsid w:val="00906A13"/>
    <w:rsid w:val="00907569"/>
    <w:rsid w:val="00907A82"/>
    <w:rsid w:val="00907DFF"/>
    <w:rsid w:val="00910073"/>
    <w:rsid w:val="009107AB"/>
    <w:rsid w:val="00910D6D"/>
    <w:rsid w:val="00910EC9"/>
    <w:rsid w:val="0091129B"/>
    <w:rsid w:val="0091152D"/>
    <w:rsid w:val="00911A74"/>
    <w:rsid w:val="00911C26"/>
    <w:rsid w:val="00911D7B"/>
    <w:rsid w:val="009120E2"/>
    <w:rsid w:val="00912FFD"/>
    <w:rsid w:val="00913282"/>
    <w:rsid w:val="00913287"/>
    <w:rsid w:val="00913FE7"/>
    <w:rsid w:val="009140C6"/>
    <w:rsid w:val="0091495B"/>
    <w:rsid w:val="0091584A"/>
    <w:rsid w:val="009158E3"/>
    <w:rsid w:val="00915B78"/>
    <w:rsid w:val="00915D7D"/>
    <w:rsid w:val="00916E9D"/>
    <w:rsid w:val="00920F25"/>
    <w:rsid w:val="0092119B"/>
    <w:rsid w:val="00921944"/>
    <w:rsid w:val="00921E76"/>
    <w:rsid w:val="0092202F"/>
    <w:rsid w:val="00922522"/>
    <w:rsid w:val="00922F23"/>
    <w:rsid w:val="00923C26"/>
    <w:rsid w:val="00924104"/>
    <w:rsid w:val="00924587"/>
    <w:rsid w:val="00924898"/>
    <w:rsid w:val="00924A23"/>
    <w:rsid w:val="00924B01"/>
    <w:rsid w:val="00924BF5"/>
    <w:rsid w:val="00925225"/>
    <w:rsid w:val="00925511"/>
    <w:rsid w:val="00925D0B"/>
    <w:rsid w:val="009260D4"/>
    <w:rsid w:val="0092657E"/>
    <w:rsid w:val="009266DC"/>
    <w:rsid w:val="00926B3B"/>
    <w:rsid w:val="00927929"/>
    <w:rsid w:val="00930451"/>
    <w:rsid w:val="0093094E"/>
    <w:rsid w:val="0093164D"/>
    <w:rsid w:val="0093182F"/>
    <w:rsid w:val="00931DB7"/>
    <w:rsid w:val="00931F7C"/>
    <w:rsid w:val="00932A9F"/>
    <w:rsid w:val="00933213"/>
    <w:rsid w:val="0093354C"/>
    <w:rsid w:val="00933843"/>
    <w:rsid w:val="00933E89"/>
    <w:rsid w:val="009341D8"/>
    <w:rsid w:val="00934354"/>
    <w:rsid w:val="00934EE7"/>
    <w:rsid w:val="00935AB4"/>
    <w:rsid w:val="00935ACE"/>
    <w:rsid w:val="00935B29"/>
    <w:rsid w:val="00935DB1"/>
    <w:rsid w:val="00935E9E"/>
    <w:rsid w:val="0093617E"/>
    <w:rsid w:val="00936758"/>
    <w:rsid w:val="00937272"/>
    <w:rsid w:val="00937371"/>
    <w:rsid w:val="009373CB"/>
    <w:rsid w:val="00937EC6"/>
    <w:rsid w:val="00937F2E"/>
    <w:rsid w:val="00940007"/>
    <w:rsid w:val="00940578"/>
    <w:rsid w:val="0094095A"/>
    <w:rsid w:val="00941882"/>
    <w:rsid w:val="00941CD0"/>
    <w:rsid w:val="0094253C"/>
    <w:rsid w:val="009443CC"/>
    <w:rsid w:val="009445F0"/>
    <w:rsid w:val="00944E59"/>
    <w:rsid w:val="0094537C"/>
    <w:rsid w:val="0094567F"/>
    <w:rsid w:val="00945DBF"/>
    <w:rsid w:val="009464AC"/>
    <w:rsid w:val="00946518"/>
    <w:rsid w:val="00946E44"/>
    <w:rsid w:val="009472EF"/>
    <w:rsid w:val="009476AB"/>
    <w:rsid w:val="009500E7"/>
    <w:rsid w:val="00952089"/>
    <w:rsid w:val="009523A8"/>
    <w:rsid w:val="00952913"/>
    <w:rsid w:val="00952C8B"/>
    <w:rsid w:val="00952F93"/>
    <w:rsid w:val="00954087"/>
    <w:rsid w:val="0095490A"/>
    <w:rsid w:val="009557A2"/>
    <w:rsid w:val="0095581A"/>
    <w:rsid w:val="0095656C"/>
    <w:rsid w:val="00956A54"/>
    <w:rsid w:val="00957522"/>
    <w:rsid w:val="009579C3"/>
    <w:rsid w:val="009609AB"/>
    <w:rsid w:val="009615A6"/>
    <w:rsid w:val="009623B9"/>
    <w:rsid w:val="0096275A"/>
    <w:rsid w:val="00962BD8"/>
    <w:rsid w:val="00962EA5"/>
    <w:rsid w:val="00962F44"/>
    <w:rsid w:val="0096389E"/>
    <w:rsid w:val="009639A8"/>
    <w:rsid w:val="00963B33"/>
    <w:rsid w:val="00963BF6"/>
    <w:rsid w:val="00963E78"/>
    <w:rsid w:val="0096403A"/>
    <w:rsid w:val="0096416D"/>
    <w:rsid w:val="00965BCE"/>
    <w:rsid w:val="00965D36"/>
    <w:rsid w:val="00966C94"/>
    <w:rsid w:val="00966F59"/>
    <w:rsid w:val="00967386"/>
    <w:rsid w:val="00967C5E"/>
    <w:rsid w:val="009701CF"/>
    <w:rsid w:val="009708E3"/>
    <w:rsid w:val="00970D61"/>
    <w:rsid w:val="00971E55"/>
    <w:rsid w:val="009722AF"/>
    <w:rsid w:val="0097230A"/>
    <w:rsid w:val="0097248F"/>
    <w:rsid w:val="009724F4"/>
    <w:rsid w:val="00972DD6"/>
    <w:rsid w:val="00973108"/>
    <w:rsid w:val="00973E06"/>
    <w:rsid w:val="009744D7"/>
    <w:rsid w:val="00974722"/>
    <w:rsid w:val="009747A5"/>
    <w:rsid w:val="00974D2B"/>
    <w:rsid w:val="009757C0"/>
    <w:rsid w:val="00975976"/>
    <w:rsid w:val="00977144"/>
    <w:rsid w:val="00977B61"/>
    <w:rsid w:val="00980A49"/>
    <w:rsid w:val="00980C48"/>
    <w:rsid w:val="00980C5F"/>
    <w:rsid w:val="009816F1"/>
    <w:rsid w:val="00981C71"/>
    <w:rsid w:val="00981D3F"/>
    <w:rsid w:val="009825EB"/>
    <w:rsid w:val="009837C6"/>
    <w:rsid w:val="00984439"/>
    <w:rsid w:val="009845F9"/>
    <w:rsid w:val="0098465C"/>
    <w:rsid w:val="00984D0C"/>
    <w:rsid w:val="009857CE"/>
    <w:rsid w:val="00985E26"/>
    <w:rsid w:val="00985FFE"/>
    <w:rsid w:val="00986315"/>
    <w:rsid w:val="009866EF"/>
    <w:rsid w:val="00986CCE"/>
    <w:rsid w:val="00986DD7"/>
    <w:rsid w:val="00987515"/>
    <w:rsid w:val="00987756"/>
    <w:rsid w:val="009879FB"/>
    <w:rsid w:val="00987A1D"/>
    <w:rsid w:val="00987BDA"/>
    <w:rsid w:val="00987BFD"/>
    <w:rsid w:val="00987EC9"/>
    <w:rsid w:val="00990050"/>
    <w:rsid w:val="00992CBA"/>
    <w:rsid w:val="0099330B"/>
    <w:rsid w:val="009938B5"/>
    <w:rsid w:val="00993A1D"/>
    <w:rsid w:val="009943A5"/>
    <w:rsid w:val="00996BF9"/>
    <w:rsid w:val="0099728C"/>
    <w:rsid w:val="009973A4"/>
    <w:rsid w:val="00997CB0"/>
    <w:rsid w:val="009A05D0"/>
    <w:rsid w:val="009A07A1"/>
    <w:rsid w:val="009A0885"/>
    <w:rsid w:val="009A1E4C"/>
    <w:rsid w:val="009A2C0B"/>
    <w:rsid w:val="009A2D94"/>
    <w:rsid w:val="009A2EA4"/>
    <w:rsid w:val="009A3AAB"/>
    <w:rsid w:val="009A406C"/>
    <w:rsid w:val="009A479D"/>
    <w:rsid w:val="009A5DE9"/>
    <w:rsid w:val="009A65DB"/>
    <w:rsid w:val="009A710F"/>
    <w:rsid w:val="009A783E"/>
    <w:rsid w:val="009A7CDD"/>
    <w:rsid w:val="009A7FD1"/>
    <w:rsid w:val="009B10B9"/>
    <w:rsid w:val="009B1268"/>
    <w:rsid w:val="009B1DBE"/>
    <w:rsid w:val="009B1E07"/>
    <w:rsid w:val="009B26A6"/>
    <w:rsid w:val="009B303D"/>
    <w:rsid w:val="009B3261"/>
    <w:rsid w:val="009B363E"/>
    <w:rsid w:val="009B3DDC"/>
    <w:rsid w:val="009B4709"/>
    <w:rsid w:val="009B53BD"/>
    <w:rsid w:val="009B5808"/>
    <w:rsid w:val="009B5EE3"/>
    <w:rsid w:val="009B6448"/>
    <w:rsid w:val="009B64F5"/>
    <w:rsid w:val="009B6653"/>
    <w:rsid w:val="009B6FC4"/>
    <w:rsid w:val="009B7144"/>
    <w:rsid w:val="009B744F"/>
    <w:rsid w:val="009B7731"/>
    <w:rsid w:val="009B78D9"/>
    <w:rsid w:val="009B7B63"/>
    <w:rsid w:val="009B7C80"/>
    <w:rsid w:val="009C05DD"/>
    <w:rsid w:val="009C0F0D"/>
    <w:rsid w:val="009C1851"/>
    <w:rsid w:val="009C1F56"/>
    <w:rsid w:val="009C1FD8"/>
    <w:rsid w:val="009C26E3"/>
    <w:rsid w:val="009C279B"/>
    <w:rsid w:val="009C2A70"/>
    <w:rsid w:val="009C2D61"/>
    <w:rsid w:val="009C3F28"/>
    <w:rsid w:val="009C4DEC"/>
    <w:rsid w:val="009C4E5C"/>
    <w:rsid w:val="009C55E8"/>
    <w:rsid w:val="009C56B0"/>
    <w:rsid w:val="009C5AE3"/>
    <w:rsid w:val="009C6081"/>
    <w:rsid w:val="009D069F"/>
    <w:rsid w:val="009D117D"/>
    <w:rsid w:val="009D13BC"/>
    <w:rsid w:val="009D27E8"/>
    <w:rsid w:val="009D33A9"/>
    <w:rsid w:val="009D33D6"/>
    <w:rsid w:val="009D387E"/>
    <w:rsid w:val="009D4662"/>
    <w:rsid w:val="009D519D"/>
    <w:rsid w:val="009D5779"/>
    <w:rsid w:val="009D6269"/>
    <w:rsid w:val="009D6616"/>
    <w:rsid w:val="009D7575"/>
    <w:rsid w:val="009D786A"/>
    <w:rsid w:val="009D7FD9"/>
    <w:rsid w:val="009E14D7"/>
    <w:rsid w:val="009E18B0"/>
    <w:rsid w:val="009E19F1"/>
    <w:rsid w:val="009E2233"/>
    <w:rsid w:val="009E2371"/>
    <w:rsid w:val="009E2D99"/>
    <w:rsid w:val="009E3453"/>
    <w:rsid w:val="009E3993"/>
    <w:rsid w:val="009E39C9"/>
    <w:rsid w:val="009E3F91"/>
    <w:rsid w:val="009E4DFF"/>
    <w:rsid w:val="009E5365"/>
    <w:rsid w:val="009E5862"/>
    <w:rsid w:val="009E5B1F"/>
    <w:rsid w:val="009E5CCF"/>
    <w:rsid w:val="009E65DA"/>
    <w:rsid w:val="009E6A79"/>
    <w:rsid w:val="009E70EE"/>
    <w:rsid w:val="009E7368"/>
    <w:rsid w:val="009F0098"/>
    <w:rsid w:val="009F0D17"/>
    <w:rsid w:val="009F0F20"/>
    <w:rsid w:val="009F13EA"/>
    <w:rsid w:val="009F20F8"/>
    <w:rsid w:val="009F222E"/>
    <w:rsid w:val="009F258E"/>
    <w:rsid w:val="009F3F75"/>
    <w:rsid w:val="009F4A4C"/>
    <w:rsid w:val="009F4CD3"/>
    <w:rsid w:val="009F53F1"/>
    <w:rsid w:val="009F613A"/>
    <w:rsid w:val="009F6692"/>
    <w:rsid w:val="009F6729"/>
    <w:rsid w:val="009F67E7"/>
    <w:rsid w:val="009F7205"/>
    <w:rsid w:val="009F7686"/>
    <w:rsid w:val="00A0033D"/>
    <w:rsid w:val="00A00416"/>
    <w:rsid w:val="00A0097F"/>
    <w:rsid w:val="00A01F81"/>
    <w:rsid w:val="00A0229B"/>
    <w:rsid w:val="00A029DD"/>
    <w:rsid w:val="00A03111"/>
    <w:rsid w:val="00A034E4"/>
    <w:rsid w:val="00A03504"/>
    <w:rsid w:val="00A03576"/>
    <w:rsid w:val="00A037A4"/>
    <w:rsid w:val="00A03B5B"/>
    <w:rsid w:val="00A04247"/>
    <w:rsid w:val="00A04D10"/>
    <w:rsid w:val="00A06764"/>
    <w:rsid w:val="00A069FF"/>
    <w:rsid w:val="00A07452"/>
    <w:rsid w:val="00A078A4"/>
    <w:rsid w:val="00A07E40"/>
    <w:rsid w:val="00A07F02"/>
    <w:rsid w:val="00A10476"/>
    <w:rsid w:val="00A10C22"/>
    <w:rsid w:val="00A10E4A"/>
    <w:rsid w:val="00A11492"/>
    <w:rsid w:val="00A11DB8"/>
    <w:rsid w:val="00A11FBE"/>
    <w:rsid w:val="00A121A0"/>
    <w:rsid w:val="00A12472"/>
    <w:rsid w:val="00A12FCF"/>
    <w:rsid w:val="00A1426C"/>
    <w:rsid w:val="00A14345"/>
    <w:rsid w:val="00A14D5A"/>
    <w:rsid w:val="00A14D6F"/>
    <w:rsid w:val="00A14EE3"/>
    <w:rsid w:val="00A14EF8"/>
    <w:rsid w:val="00A15314"/>
    <w:rsid w:val="00A15625"/>
    <w:rsid w:val="00A16309"/>
    <w:rsid w:val="00A16D94"/>
    <w:rsid w:val="00A17039"/>
    <w:rsid w:val="00A17057"/>
    <w:rsid w:val="00A178F3"/>
    <w:rsid w:val="00A17D36"/>
    <w:rsid w:val="00A200EB"/>
    <w:rsid w:val="00A204E4"/>
    <w:rsid w:val="00A205BF"/>
    <w:rsid w:val="00A20C9A"/>
    <w:rsid w:val="00A21CF8"/>
    <w:rsid w:val="00A22281"/>
    <w:rsid w:val="00A22885"/>
    <w:rsid w:val="00A2298B"/>
    <w:rsid w:val="00A23095"/>
    <w:rsid w:val="00A239F0"/>
    <w:rsid w:val="00A23DAD"/>
    <w:rsid w:val="00A240F5"/>
    <w:rsid w:val="00A241E0"/>
    <w:rsid w:val="00A24230"/>
    <w:rsid w:val="00A24531"/>
    <w:rsid w:val="00A250EE"/>
    <w:rsid w:val="00A253ED"/>
    <w:rsid w:val="00A257D5"/>
    <w:rsid w:val="00A25C05"/>
    <w:rsid w:val="00A25C16"/>
    <w:rsid w:val="00A265A1"/>
    <w:rsid w:val="00A26799"/>
    <w:rsid w:val="00A269C2"/>
    <w:rsid w:val="00A26F13"/>
    <w:rsid w:val="00A275CA"/>
    <w:rsid w:val="00A275E4"/>
    <w:rsid w:val="00A27B48"/>
    <w:rsid w:val="00A304FE"/>
    <w:rsid w:val="00A30D71"/>
    <w:rsid w:val="00A31C2D"/>
    <w:rsid w:val="00A32514"/>
    <w:rsid w:val="00A325F1"/>
    <w:rsid w:val="00A32896"/>
    <w:rsid w:val="00A33350"/>
    <w:rsid w:val="00A336CB"/>
    <w:rsid w:val="00A33A10"/>
    <w:rsid w:val="00A357DF"/>
    <w:rsid w:val="00A37900"/>
    <w:rsid w:val="00A37BE0"/>
    <w:rsid w:val="00A4021C"/>
    <w:rsid w:val="00A4180E"/>
    <w:rsid w:val="00A41F1F"/>
    <w:rsid w:val="00A42E9F"/>
    <w:rsid w:val="00A43890"/>
    <w:rsid w:val="00A43A9B"/>
    <w:rsid w:val="00A441AE"/>
    <w:rsid w:val="00A4489A"/>
    <w:rsid w:val="00A45031"/>
    <w:rsid w:val="00A45A1A"/>
    <w:rsid w:val="00A46CDB"/>
    <w:rsid w:val="00A472A2"/>
    <w:rsid w:val="00A4788F"/>
    <w:rsid w:val="00A50A9A"/>
    <w:rsid w:val="00A51BBF"/>
    <w:rsid w:val="00A5205B"/>
    <w:rsid w:val="00A524CA"/>
    <w:rsid w:val="00A52BED"/>
    <w:rsid w:val="00A52FC6"/>
    <w:rsid w:val="00A537CC"/>
    <w:rsid w:val="00A5386B"/>
    <w:rsid w:val="00A54DF7"/>
    <w:rsid w:val="00A553A0"/>
    <w:rsid w:val="00A55F39"/>
    <w:rsid w:val="00A56173"/>
    <w:rsid w:val="00A56688"/>
    <w:rsid w:val="00A56816"/>
    <w:rsid w:val="00A576D9"/>
    <w:rsid w:val="00A57A8A"/>
    <w:rsid w:val="00A57D81"/>
    <w:rsid w:val="00A615D7"/>
    <w:rsid w:val="00A618A7"/>
    <w:rsid w:val="00A6237A"/>
    <w:rsid w:val="00A630D4"/>
    <w:rsid w:val="00A63364"/>
    <w:rsid w:val="00A63C90"/>
    <w:rsid w:val="00A64320"/>
    <w:rsid w:val="00A64779"/>
    <w:rsid w:val="00A6489C"/>
    <w:rsid w:val="00A65E07"/>
    <w:rsid w:val="00A6654C"/>
    <w:rsid w:val="00A705B1"/>
    <w:rsid w:val="00A70980"/>
    <w:rsid w:val="00A713AA"/>
    <w:rsid w:val="00A71454"/>
    <w:rsid w:val="00A7156A"/>
    <w:rsid w:val="00A71AED"/>
    <w:rsid w:val="00A7283C"/>
    <w:rsid w:val="00A73608"/>
    <w:rsid w:val="00A73A42"/>
    <w:rsid w:val="00A73E48"/>
    <w:rsid w:val="00A740D9"/>
    <w:rsid w:val="00A742DE"/>
    <w:rsid w:val="00A7464D"/>
    <w:rsid w:val="00A74E33"/>
    <w:rsid w:val="00A75489"/>
    <w:rsid w:val="00A7554A"/>
    <w:rsid w:val="00A75854"/>
    <w:rsid w:val="00A75B9E"/>
    <w:rsid w:val="00A75DDD"/>
    <w:rsid w:val="00A75DF2"/>
    <w:rsid w:val="00A767AA"/>
    <w:rsid w:val="00A76EDC"/>
    <w:rsid w:val="00A77007"/>
    <w:rsid w:val="00A7705C"/>
    <w:rsid w:val="00A779C7"/>
    <w:rsid w:val="00A77ABB"/>
    <w:rsid w:val="00A77D1D"/>
    <w:rsid w:val="00A77E2A"/>
    <w:rsid w:val="00A818AD"/>
    <w:rsid w:val="00A822FA"/>
    <w:rsid w:val="00A82AA5"/>
    <w:rsid w:val="00A82C28"/>
    <w:rsid w:val="00A83073"/>
    <w:rsid w:val="00A83462"/>
    <w:rsid w:val="00A83660"/>
    <w:rsid w:val="00A83C88"/>
    <w:rsid w:val="00A84167"/>
    <w:rsid w:val="00A84826"/>
    <w:rsid w:val="00A85090"/>
    <w:rsid w:val="00A8641F"/>
    <w:rsid w:val="00A86AA3"/>
    <w:rsid w:val="00A8713E"/>
    <w:rsid w:val="00A8728E"/>
    <w:rsid w:val="00A872D4"/>
    <w:rsid w:val="00A8746B"/>
    <w:rsid w:val="00A877B8"/>
    <w:rsid w:val="00A90E9B"/>
    <w:rsid w:val="00A924C7"/>
    <w:rsid w:val="00A9320E"/>
    <w:rsid w:val="00A9337F"/>
    <w:rsid w:val="00A93815"/>
    <w:rsid w:val="00A93DE4"/>
    <w:rsid w:val="00A94861"/>
    <w:rsid w:val="00A94F22"/>
    <w:rsid w:val="00A952FF"/>
    <w:rsid w:val="00A95542"/>
    <w:rsid w:val="00A959B2"/>
    <w:rsid w:val="00A95E62"/>
    <w:rsid w:val="00A96306"/>
    <w:rsid w:val="00A96A8D"/>
    <w:rsid w:val="00A974EF"/>
    <w:rsid w:val="00AA12B4"/>
    <w:rsid w:val="00AA1430"/>
    <w:rsid w:val="00AA1996"/>
    <w:rsid w:val="00AA1C5D"/>
    <w:rsid w:val="00AA1D21"/>
    <w:rsid w:val="00AA2147"/>
    <w:rsid w:val="00AA25C8"/>
    <w:rsid w:val="00AA37A9"/>
    <w:rsid w:val="00AA4051"/>
    <w:rsid w:val="00AA485C"/>
    <w:rsid w:val="00AA4CF3"/>
    <w:rsid w:val="00AA5750"/>
    <w:rsid w:val="00AA5C46"/>
    <w:rsid w:val="00AA6335"/>
    <w:rsid w:val="00AA6AA3"/>
    <w:rsid w:val="00AA72B6"/>
    <w:rsid w:val="00AA799D"/>
    <w:rsid w:val="00AA7AAD"/>
    <w:rsid w:val="00AA7D62"/>
    <w:rsid w:val="00AB0217"/>
    <w:rsid w:val="00AB07A4"/>
    <w:rsid w:val="00AB1464"/>
    <w:rsid w:val="00AB24EE"/>
    <w:rsid w:val="00AB2E4B"/>
    <w:rsid w:val="00AB34AD"/>
    <w:rsid w:val="00AB3C59"/>
    <w:rsid w:val="00AB3CE4"/>
    <w:rsid w:val="00AB431F"/>
    <w:rsid w:val="00AB4B89"/>
    <w:rsid w:val="00AB4D80"/>
    <w:rsid w:val="00AB5192"/>
    <w:rsid w:val="00AB51EE"/>
    <w:rsid w:val="00AB56C4"/>
    <w:rsid w:val="00AB57FC"/>
    <w:rsid w:val="00AB76CF"/>
    <w:rsid w:val="00AB7C58"/>
    <w:rsid w:val="00AB7E9D"/>
    <w:rsid w:val="00AC02C9"/>
    <w:rsid w:val="00AC0982"/>
    <w:rsid w:val="00AC0B7D"/>
    <w:rsid w:val="00AC1355"/>
    <w:rsid w:val="00AC184C"/>
    <w:rsid w:val="00AC1986"/>
    <w:rsid w:val="00AC2C34"/>
    <w:rsid w:val="00AC2C47"/>
    <w:rsid w:val="00AC4E95"/>
    <w:rsid w:val="00AC5065"/>
    <w:rsid w:val="00AC57FF"/>
    <w:rsid w:val="00AC580E"/>
    <w:rsid w:val="00AC5CA3"/>
    <w:rsid w:val="00AC64B6"/>
    <w:rsid w:val="00AC678E"/>
    <w:rsid w:val="00AC7DEE"/>
    <w:rsid w:val="00AD0DCE"/>
    <w:rsid w:val="00AD11A2"/>
    <w:rsid w:val="00AD2295"/>
    <w:rsid w:val="00AD2517"/>
    <w:rsid w:val="00AD26E6"/>
    <w:rsid w:val="00AD287C"/>
    <w:rsid w:val="00AD294C"/>
    <w:rsid w:val="00AD2A05"/>
    <w:rsid w:val="00AD2C53"/>
    <w:rsid w:val="00AD33D5"/>
    <w:rsid w:val="00AD3DBA"/>
    <w:rsid w:val="00AD5058"/>
    <w:rsid w:val="00AD539C"/>
    <w:rsid w:val="00AD5720"/>
    <w:rsid w:val="00AD5A25"/>
    <w:rsid w:val="00AD5ED6"/>
    <w:rsid w:val="00AD5FD6"/>
    <w:rsid w:val="00AD63E0"/>
    <w:rsid w:val="00AD6AD1"/>
    <w:rsid w:val="00AD6B96"/>
    <w:rsid w:val="00AD74D7"/>
    <w:rsid w:val="00AD7A0E"/>
    <w:rsid w:val="00AD7E31"/>
    <w:rsid w:val="00AE06F6"/>
    <w:rsid w:val="00AE0899"/>
    <w:rsid w:val="00AE0A2C"/>
    <w:rsid w:val="00AE24AA"/>
    <w:rsid w:val="00AE2A33"/>
    <w:rsid w:val="00AE2C7A"/>
    <w:rsid w:val="00AE309E"/>
    <w:rsid w:val="00AE40C5"/>
    <w:rsid w:val="00AE4279"/>
    <w:rsid w:val="00AE4B30"/>
    <w:rsid w:val="00AE54B5"/>
    <w:rsid w:val="00AE5A6A"/>
    <w:rsid w:val="00AE5C53"/>
    <w:rsid w:val="00AE60C5"/>
    <w:rsid w:val="00AE6589"/>
    <w:rsid w:val="00AE702C"/>
    <w:rsid w:val="00AE7BE0"/>
    <w:rsid w:val="00AE7C5E"/>
    <w:rsid w:val="00AF0370"/>
    <w:rsid w:val="00AF07D7"/>
    <w:rsid w:val="00AF0888"/>
    <w:rsid w:val="00AF09CB"/>
    <w:rsid w:val="00AF0B30"/>
    <w:rsid w:val="00AF0BFA"/>
    <w:rsid w:val="00AF0D85"/>
    <w:rsid w:val="00AF0FD3"/>
    <w:rsid w:val="00AF1E71"/>
    <w:rsid w:val="00AF1F4E"/>
    <w:rsid w:val="00AF254B"/>
    <w:rsid w:val="00AF26C1"/>
    <w:rsid w:val="00AF337E"/>
    <w:rsid w:val="00AF341C"/>
    <w:rsid w:val="00AF365A"/>
    <w:rsid w:val="00AF3786"/>
    <w:rsid w:val="00AF53EB"/>
    <w:rsid w:val="00AF56A6"/>
    <w:rsid w:val="00AF5A7D"/>
    <w:rsid w:val="00AF5BCC"/>
    <w:rsid w:val="00AF617C"/>
    <w:rsid w:val="00AF6250"/>
    <w:rsid w:val="00AF6C09"/>
    <w:rsid w:val="00AF6D17"/>
    <w:rsid w:val="00AF753E"/>
    <w:rsid w:val="00AF78AC"/>
    <w:rsid w:val="00AF7AEF"/>
    <w:rsid w:val="00AF7CFC"/>
    <w:rsid w:val="00B0034A"/>
    <w:rsid w:val="00B00578"/>
    <w:rsid w:val="00B0087B"/>
    <w:rsid w:val="00B00A56"/>
    <w:rsid w:val="00B020CD"/>
    <w:rsid w:val="00B020E5"/>
    <w:rsid w:val="00B02609"/>
    <w:rsid w:val="00B02663"/>
    <w:rsid w:val="00B02A2E"/>
    <w:rsid w:val="00B03121"/>
    <w:rsid w:val="00B03646"/>
    <w:rsid w:val="00B03904"/>
    <w:rsid w:val="00B03C14"/>
    <w:rsid w:val="00B0610C"/>
    <w:rsid w:val="00B0628E"/>
    <w:rsid w:val="00B069FC"/>
    <w:rsid w:val="00B070FA"/>
    <w:rsid w:val="00B07DD7"/>
    <w:rsid w:val="00B10265"/>
    <w:rsid w:val="00B104E8"/>
    <w:rsid w:val="00B108DF"/>
    <w:rsid w:val="00B11D4C"/>
    <w:rsid w:val="00B13214"/>
    <w:rsid w:val="00B13D66"/>
    <w:rsid w:val="00B143E1"/>
    <w:rsid w:val="00B14513"/>
    <w:rsid w:val="00B14763"/>
    <w:rsid w:val="00B14DEC"/>
    <w:rsid w:val="00B157AA"/>
    <w:rsid w:val="00B157FE"/>
    <w:rsid w:val="00B15CAA"/>
    <w:rsid w:val="00B162C7"/>
    <w:rsid w:val="00B166DF"/>
    <w:rsid w:val="00B1695A"/>
    <w:rsid w:val="00B16CF6"/>
    <w:rsid w:val="00B174BE"/>
    <w:rsid w:val="00B20CB3"/>
    <w:rsid w:val="00B20D8D"/>
    <w:rsid w:val="00B223E8"/>
    <w:rsid w:val="00B234BD"/>
    <w:rsid w:val="00B23ACA"/>
    <w:rsid w:val="00B23CE1"/>
    <w:rsid w:val="00B24597"/>
    <w:rsid w:val="00B2460B"/>
    <w:rsid w:val="00B25300"/>
    <w:rsid w:val="00B25990"/>
    <w:rsid w:val="00B261C6"/>
    <w:rsid w:val="00B266A5"/>
    <w:rsid w:val="00B26ADF"/>
    <w:rsid w:val="00B26EBE"/>
    <w:rsid w:val="00B3013C"/>
    <w:rsid w:val="00B302C1"/>
    <w:rsid w:val="00B30806"/>
    <w:rsid w:val="00B31330"/>
    <w:rsid w:val="00B31660"/>
    <w:rsid w:val="00B31BF6"/>
    <w:rsid w:val="00B324DB"/>
    <w:rsid w:val="00B32AF0"/>
    <w:rsid w:val="00B32D39"/>
    <w:rsid w:val="00B3323E"/>
    <w:rsid w:val="00B33807"/>
    <w:rsid w:val="00B34205"/>
    <w:rsid w:val="00B345A3"/>
    <w:rsid w:val="00B3477B"/>
    <w:rsid w:val="00B34875"/>
    <w:rsid w:val="00B34926"/>
    <w:rsid w:val="00B3492C"/>
    <w:rsid w:val="00B34B65"/>
    <w:rsid w:val="00B34BFC"/>
    <w:rsid w:val="00B34CB1"/>
    <w:rsid w:val="00B3541E"/>
    <w:rsid w:val="00B36F94"/>
    <w:rsid w:val="00B3754A"/>
    <w:rsid w:val="00B37559"/>
    <w:rsid w:val="00B403C9"/>
    <w:rsid w:val="00B40464"/>
    <w:rsid w:val="00B408CB"/>
    <w:rsid w:val="00B422CC"/>
    <w:rsid w:val="00B428CD"/>
    <w:rsid w:val="00B42C91"/>
    <w:rsid w:val="00B431B4"/>
    <w:rsid w:val="00B43A9B"/>
    <w:rsid w:val="00B43B4C"/>
    <w:rsid w:val="00B43D61"/>
    <w:rsid w:val="00B43D70"/>
    <w:rsid w:val="00B445DF"/>
    <w:rsid w:val="00B44918"/>
    <w:rsid w:val="00B44952"/>
    <w:rsid w:val="00B45E86"/>
    <w:rsid w:val="00B46A54"/>
    <w:rsid w:val="00B46DDE"/>
    <w:rsid w:val="00B51D49"/>
    <w:rsid w:val="00B521BF"/>
    <w:rsid w:val="00B52203"/>
    <w:rsid w:val="00B52456"/>
    <w:rsid w:val="00B526BA"/>
    <w:rsid w:val="00B5282E"/>
    <w:rsid w:val="00B52859"/>
    <w:rsid w:val="00B52D66"/>
    <w:rsid w:val="00B5304B"/>
    <w:rsid w:val="00B53084"/>
    <w:rsid w:val="00B5561D"/>
    <w:rsid w:val="00B56C3F"/>
    <w:rsid w:val="00B56F1B"/>
    <w:rsid w:val="00B56FBD"/>
    <w:rsid w:val="00B56FF5"/>
    <w:rsid w:val="00B57A8F"/>
    <w:rsid w:val="00B57C42"/>
    <w:rsid w:val="00B57DA6"/>
    <w:rsid w:val="00B60753"/>
    <w:rsid w:val="00B616EA"/>
    <w:rsid w:val="00B61E28"/>
    <w:rsid w:val="00B61E5C"/>
    <w:rsid w:val="00B6233E"/>
    <w:rsid w:val="00B62A4F"/>
    <w:rsid w:val="00B62B60"/>
    <w:rsid w:val="00B63015"/>
    <w:rsid w:val="00B6334E"/>
    <w:rsid w:val="00B64043"/>
    <w:rsid w:val="00B642BE"/>
    <w:rsid w:val="00B643AB"/>
    <w:rsid w:val="00B64A32"/>
    <w:rsid w:val="00B6548D"/>
    <w:rsid w:val="00B65B3C"/>
    <w:rsid w:val="00B664AD"/>
    <w:rsid w:val="00B669A1"/>
    <w:rsid w:val="00B70111"/>
    <w:rsid w:val="00B714FF"/>
    <w:rsid w:val="00B71718"/>
    <w:rsid w:val="00B71853"/>
    <w:rsid w:val="00B72C73"/>
    <w:rsid w:val="00B72C9D"/>
    <w:rsid w:val="00B739D0"/>
    <w:rsid w:val="00B741BB"/>
    <w:rsid w:val="00B744AF"/>
    <w:rsid w:val="00B746CC"/>
    <w:rsid w:val="00B74801"/>
    <w:rsid w:val="00B74BA2"/>
    <w:rsid w:val="00B75A30"/>
    <w:rsid w:val="00B76760"/>
    <w:rsid w:val="00B771F4"/>
    <w:rsid w:val="00B77356"/>
    <w:rsid w:val="00B802E1"/>
    <w:rsid w:val="00B80480"/>
    <w:rsid w:val="00B80A1D"/>
    <w:rsid w:val="00B80C77"/>
    <w:rsid w:val="00B80EF2"/>
    <w:rsid w:val="00B814B7"/>
    <w:rsid w:val="00B814CA"/>
    <w:rsid w:val="00B8179C"/>
    <w:rsid w:val="00B81812"/>
    <w:rsid w:val="00B81BF3"/>
    <w:rsid w:val="00B81EAD"/>
    <w:rsid w:val="00B821DA"/>
    <w:rsid w:val="00B822B7"/>
    <w:rsid w:val="00B8339F"/>
    <w:rsid w:val="00B8472D"/>
    <w:rsid w:val="00B84B8D"/>
    <w:rsid w:val="00B84E8B"/>
    <w:rsid w:val="00B84E91"/>
    <w:rsid w:val="00B854F3"/>
    <w:rsid w:val="00B86B96"/>
    <w:rsid w:val="00B86BC4"/>
    <w:rsid w:val="00B87224"/>
    <w:rsid w:val="00B87BEE"/>
    <w:rsid w:val="00B90993"/>
    <w:rsid w:val="00B90D4C"/>
    <w:rsid w:val="00B91065"/>
    <w:rsid w:val="00B92501"/>
    <w:rsid w:val="00B92661"/>
    <w:rsid w:val="00B92C13"/>
    <w:rsid w:val="00B93F98"/>
    <w:rsid w:val="00B94277"/>
    <w:rsid w:val="00B947A0"/>
    <w:rsid w:val="00B94FE1"/>
    <w:rsid w:val="00B95FFD"/>
    <w:rsid w:val="00B961F2"/>
    <w:rsid w:val="00B965CE"/>
    <w:rsid w:val="00B96A69"/>
    <w:rsid w:val="00B96F37"/>
    <w:rsid w:val="00B97B7C"/>
    <w:rsid w:val="00B97E45"/>
    <w:rsid w:val="00BA0A25"/>
    <w:rsid w:val="00BA0AB2"/>
    <w:rsid w:val="00BA0B7C"/>
    <w:rsid w:val="00BA0CFF"/>
    <w:rsid w:val="00BA0F47"/>
    <w:rsid w:val="00BA2F3C"/>
    <w:rsid w:val="00BA3418"/>
    <w:rsid w:val="00BA3703"/>
    <w:rsid w:val="00BA5131"/>
    <w:rsid w:val="00BA5830"/>
    <w:rsid w:val="00BA6766"/>
    <w:rsid w:val="00BA687A"/>
    <w:rsid w:val="00BA7B17"/>
    <w:rsid w:val="00BB04FF"/>
    <w:rsid w:val="00BB0A1D"/>
    <w:rsid w:val="00BB113D"/>
    <w:rsid w:val="00BB1552"/>
    <w:rsid w:val="00BB17A9"/>
    <w:rsid w:val="00BB1FD9"/>
    <w:rsid w:val="00BB2223"/>
    <w:rsid w:val="00BB2467"/>
    <w:rsid w:val="00BB2A25"/>
    <w:rsid w:val="00BB2BEE"/>
    <w:rsid w:val="00BB2D24"/>
    <w:rsid w:val="00BB41B7"/>
    <w:rsid w:val="00BB44B4"/>
    <w:rsid w:val="00BB549A"/>
    <w:rsid w:val="00BB5B26"/>
    <w:rsid w:val="00BB5EE3"/>
    <w:rsid w:val="00BB618F"/>
    <w:rsid w:val="00BB6826"/>
    <w:rsid w:val="00BB7508"/>
    <w:rsid w:val="00BC0056"/>
    <w:rsid w:val="00BC15EE"/>
    <w:rsid w:val="00BC191E"/>
    <w:rsid w:val="00BC1A9C"/>
    <w:rsid w:val="00BC25D2"/>
    <w:rsid w:val="00BC2D8F"/>
    <w:rsid w:val="00BC2EA0"/>
    <w:rsid w:val="00BC32F6"/>
    <w:rsid w:val="00BC378C"/>
    <w:rsid w:val="00BC37CE"/>
    <w:rsid w:val="00BC3A09"/>
    <w:rsid w:val="00BC3FE2"/>
    <w:rsid w:val="00BC488B"/>
    <w:rsid w:val="00BC48C3"/>
    <w:rsid w:val="00BC4A1E"/>
    <w:rsid w:val="00BC4BA8"/>
    <w:rsid w:val="00BC53A7"/>
    <w:rsid w:val="00BC57AB"/>
    <w:rsid w:val="00BC602E"/>
    <w:rsid w:val="00BC62A5"/>
    <w:rsid w:val="00BC68FA"/>
    <w:rsid w:val="00BC6A07"/>
    <w:rsid w:val="00BC7A70"/>
    <w:rsid w:val="00BC7D9A"/>
    <w:rsid w:val="00BD0355"/>
    <w:rsid w:val="00BD0933"/>
    <w:rsid w:val="00BD0977"/>
    <w:rsid w:val="00BD169D"/>
    <w:rsid w:val="00BD1731"/>
    <w:rsid w:val="00BD1876"/>
    <w:rsid w:val="00BD22B3"/>
    <w:rsid w:val="00BD2B53"/>
    <w:rsid w:val="00BD2DDF"/>
    <w:rsid w:val="00BD336F"/>
    <w:rsid w:val="00BD3A89"/>
    <w:rsid w:val="00BD5402"/>
    <w:rsid w:val="00BD58A6"/>
    <w:rsid w:val="00BD59AD"/>
    <w:rsid w:val="00BD63DC"/>
    <w:rsid w:val="00BD6787"/>
    <w:rsid w:val="00BD6CBC"/>
    <w:rsid w:val="00BD6FAA"/>
    <w:rsid w:val="00BD7365"/>
    <w:rsid w:val="00BD7457"/>
    <w:rsid w:val="00BD746F"/>
    <w:rsid w:val="00BE01A6"/>
    <w:rsid w:val="00BE054F"/>
    <w:rsid w:val="00BE0F62"/>
    <w:rsid w:val="00BE1871"/>
    <w:rsid w:val="00BE2695"/>
    <w:rsid w:val="00BE2BE8"/>
    <w:rsid w:val="00BE2CDA"/>
    <w:rsid w:val="00BE2DEF"/>
    <w:rsid w:val="00BE509C"/>
    <w:rsid w:val="00BE58D0"/>
    <w:rsid w:val="00BE5D87"/>
    <w:rsid w:val="00BE70CB"/>
    <w:rsid w:val="00BE731E"/>
    <w:rsid w:val="00BE7D4F"/>
    <w:rsid w:val="00BF0098"/>
    <w:rsid w:val="00BF0277"/>
    <w:rsid w:val="00BF11C5"/>
    <w:rsid w:val="00BF15A5"/>
    <w:rsid w:val="00BF2155"/>
    <w:rsid w:val="00BF2C2E"/>
    <w:rsid w:val="00BF2E9B"/>
    <w:rsid w:val="00BF3128"/>
    <w:rsid w:val="00BF3FA7"/>
    <w:rsid w:val="00BF4457"/>
    <w:rsid w:val="00BF5071"/>
    <w:rsid w:val="00BF50CF"/>
    <w:rsid w:val="00BF53B2"/>
    <w:rsid w:val="00BF568A"/>
    <w:rsid w:val="00BF7D6B"/>
    <w:rsid w:val="00BF7EA3"/>
    <w:rsid w:val="00C002AF"/>
    <w:rsid w:val="00C00571"/>
    <w:rsid w:val="00C00BFC"/>
    <w:rsid w:val="00C0206B"/>
    <w:rsid w:val="00C021C1"/>
    <w:rsid w:val="00C03CDE"/>
    <w:rsid w:val="00C04332"/>
    <w:rsid w:val="00C05182"/>
    <w:rsid w:val="00C052E5"/>
    <w:rsid w:val="00C05458"/>
    <w:rsid w:val="00C0665A"/>
    <w:rsid w:val="00C06D0B"/>
    <w:rsid w:val="00C06E92"/>
    <w:rsid w:val="00C06EAD"/>
    <w:rsid w:val="00C078FD"/>
    <w:rsid w:val="00C07CFE"/>
    <w:rsid w:val="00C111FC"/>
    <w:rsid w:val="00C11228"/>
    <w:rsid w:val="00C1133A"/>
    <w:rsid w:val="00C12E68"/>
    <w:rsid w:val="00C132DC"/>
    <w:rsid w:val="00C13364"/>
    <w:rsid w:val="00C13A84"/>
    <w:rsid w:val="00C13AE7"/>
    <w:rsid w:val="00C14F81"/>
    <w:rsid w:val="00C152D8"/>
    <w:rsid w:val="00C154A6"/>
    <w:rsid w:val="00C15678"/>
    <w:rsid w:val="00C157DA"/>
    <w:rsid w:val="00C158AD"/>
    <w:rsid w:val="00C15B86"/>
    <w:rsid w:val="00C15CF5"/>
    <w:rsid w:val="00C168AB"/>
    <w:rsid w:val="00C20052"/>
    <w:rsid w:val="00C2022E"/>
    <w:rsid w:val="00C20395"/>
    <w:rsid w:val="00C2098F"/>
    <w:rsid w:val="00C2145A"/>
    <w:rsid w:val="00C22276"/>
    <w:rsid w:val="00C22576"/>
    <w:rsid w:val="00C22B7C"/>
    <w:rsid w:val="00C22D00"/>
    <w:rsid w:val="00C23456"/>
    <w:rsid w:val="00C24131"/>
    <w:rsid w:val="00C242F8"/>
    <w:rsid w:val="00C2432B"/>
    <w:rsid w:val="00C25089"/>
    <w:rsid w:val="00C261BA"/>
    <w:rsid w:val="00C277EE"/>
    <w:rsid w:val="00C303E0"/>
    <w:rsid w:val="00C30AA1"/>
    <w:rsid w:val="00C30AF0"/>
    <w:rsid w:val="00C30B43"/>
    <w:rsid w:val="00C313A9"/>
    <w:rsid w:val="00C3199B"/>
    <w:rsid w:val="00C325F6"/>
    <w:rsid w:val="00C327F9"/>
    <w:rsid w:val="00C33406"/>
    <w:rsid w:val="00C33B25"/>
    <w:rsid w:val="00C34AB4"/>
    <w:rsid w:val="00C35CFA"/>
    <w:rsid w:val="00C36433"/>
    <w:rsid w:val="00C365C8"/>
    <w:rsid w:val="00C36D13"/>
    <w:rsid w:val="00C374D1"/>
    <w:rsid w:val="00C4040B"/>
    <w:rsid w:val="00C404B2"/>
    <w:rsid w:val="00C40DEF"/>
    <w:rsid w:val="00C41007"/>
    <w:rsid w:val="00C41426"/>
    <w:rsid w:val="00C41D73"/>
    <w:rsid w:val="00C423BE"/>
    <w:rsid w:val="00C425D7"/>
    <w:rsid w:val="00C42910"/>
    <w:rsid w:val="00C43407"/>
    <w:rsid w:val="00C4536F"/>
    <w:rsid w:val="00C45B95"/>
    <w:rsid w:val="00C4614E"/>
    <w:rsid w:val="00C46350"/>
    <w:rsid w:val="00C47EEB"/>
    <w:rsid w:val="00C50825"/>
    <w:rsid w:val="00C50A13"/>
    <w:rsid w:val="00C5194E"/>
    <w:rsid w:val="00C5286A"/>
    <w:rsid w:val="00C52B68"/>
    <w:rsid w:val="00C52D23"/>
    <w:rsid w:val="00C53A2B"/>
    <w:rsid w:val="00C54A9C"/>
    <w:rsid w:val="00C54B23"/>
    <w:rsid w:val="00C5511F"/>
    <w:rsid w:val="00C551CE"/>
    <w:rsid w:val="00C55391"/>
    <w:rsid w:val="00C56265"/>
    <w:rsid w:val="00C56B9E"/>
    <w:rsid w:val="00C57F02"/>
    <w:rsid w:val="00C604FF"/>
    <w:rsid w:val="00C607D8"/>
    <w:rsid w:val="00C60949"/>
    <w:rsid w:val="00C61485"/>
    <w:rsid w:val="00C61664"/>
    <w:rsid w:val="00C61976"/>
    <w:rsid w:val="00C61CD2"/>
    <w:rsid w:val="00C61D18"/>
    <w:rsid w:val="00C621B8"/>
    <w:rsid w:val="00C62350"/>
    <w:rsid w:val="00C625EE"/>
    <w:rsid w:val="00C62CDD"/>
    <w:rsid w:val="00C63510"/>
    <w:rsid w:val="00C63CBB"/>
    <w:rsid w:val="00C6461A"/>
    <w:rsid w:val="00C646B7"/>
    <w:rsid w:val="00C6479B"/>
    <w:rsid w:val="00C649F0"/>
    <w:rsid w:val="00C64CAE"/>
    <w:rsid w:val="00C6535D"/>
    <w:rsid w:val="00C6559E"/>
    <w:rsid w:val="00C662E9"/>
    <w:rsid w:val="00C6633A"/>
    <w:rsid w:val="00C66BC9"/>
    <w:rsid w:val="00C671DB"/>
    <w:rsid w:val="00C7001D"/>
    <w:rsid w:val="00C703C7"/>
    <w:rsid w:val="00C7041B"/>
    <w:rsid w:val="00C7052A"/>
    <w:rsid w:val="00C70542"/>
    <w:rsid w:val="00C70813"/>
    <w:rsid w:val="00C716A4"/>
    <w:rsid w:val="00C71B04"/>
    <w:rsid w:val="00C7255B"/>
    <w:rsid w:val="00C725FA"/>
    <w:rsid w:val="00C726F2"/>
    <w:rsid w:val="00C72B12"/>
    <w:rsid w:val="00C735C1"/>
    <w:rsid w:val="00C736A8"/>
    <w:rsid w:val="00C73C88"/>
    <w:rsid w:val="00C74475"/>
    <w:rsid w:val="00C747A7"/>
    <w:rsid w:val="00C754FE"/>
    <w:rsid w:val="00C75A52"/>
    <w:rsid w:val="00C75BD2"/>
    <w:rsid w:val="00C76244"/>
    <w:rsid w:val="00C769C7"/>
    <w:rsid w:val="00C76BC7"/>
    <w:rsid w:val="00C76E9B"/>
    <w:rsid w:val="00C7755C"/>
    <w:rsid w:val="00C77937"/>
    <w:rsid w:val="00C77C39"/>
    <w:rsid w:val="00C77EF6"/>
    <w:rsid w:val="00C77F9D"/>
    <w:rsid w:val="00C81180"/>
    <w:rsid w:val="00C8130C"/>
    <w:rsid w:val="00C81FAD"/>
    <w:rsid w:val="00C820B2"/>
    <w:rsid w:val="00C82105"/>
    <w:rsid w:val="00C82142"/>
    <w:rsid w:val="00C82247"/>
    <w:rsid w:val="00C826BF"/>
    <w:rsid w:val="00C835D9"/>
    <w:rsid w:val="00C83A65"/>
    <w:rsid w:val="00C83B36"/>
    <w:rsid w:val="00C84906"/>
    <w:rsid w:val="00C85037"/>
    <w:rsid w:val="00C85393"/>
    <w:rsid w:val="00C854C1"/>
    <w:rsid w:val="00C85672"/>
    <w:rsid w:val="00C85E3E"/>
    <w:rsid w:val="00C85EBF"/>
    <w:rsid w:val="00C863B9"/>
    <w:rsid w:val="00C867EB"/>
    <w:rsid w:val="00C87BB6"/>
    <w:rsid w:val="00C87BDD"/>
    <w:rsid w:val="00C90251"/>
    <w:rsid w:val="00C908BD"/>
    <w:rsid w:val="00C90BAB"/>
    <w:rsid w:val="00C92476"/>
    <w:rsid w:val="00C933D9"/>
    <w:rsid w:val="00C934AE"/>
    <w:rsid w:val="00C93D75"/>
    <w:rsid w:val="00C9498E"/>
    <w:rsid w:val="00C94F00"/>
    <w:rsid w:val="00C9532E"/>
    <w:rsid w:val="00C95535"/>
    <w:rsid w:val="00C95558"/>
    <w:rsid w:val="00C956F9"/>
    <w:rsid w:val="00C95828"/>
    <w:rsid w:val="00C96AE9"/>
    <w:rsid w:val="00C96C17"/>
    <w:rsid w:val="00C9742E"/>
    <w:rsid w:val="00C977E3"/>
    <w:rsid w:val="00C97BBF"/>
    <w:rsid w:val="00CA0EB5"/>
    <w:rsid w:val="00CA18B6"/>
    <w:rsid w:val="00CA26CD"/>
    <w:rsid w:val="00CA27A2"/>
    <w:rsid w:val="00CA293E"/>
    <w:rsid w:val="00CA2D97"/>
    <w:rsid w:val="00CA4321"/>
    <w:rsid w:val="00CA494E"/>
    <w:rsid w:val="00CA4BAC"/>
    <w:rsid w:val="00CA566B"/>
    <w:rsid w:val="00CA5CA4"/>
    <w:rsid w:val="00CA66E8"/>
    <w:rsid w:val="00CA6DF0"/>
    <w:rsid w:val="00CA6E5F"/>
    <w:rsid w:val="00CA70FD"/>
    <w:rsid w:val="00CA758C"/>
    <w:rsid w:val="00CA7CB7"/>
    <w:rsid w:val="00CB0AE6"/>
    <w:rsid w:val="00CB0D30"/>
    <w:rsid w:val="00CB16FC"/>
    <w:rsid w:val="00CB1A1C"/>
    <w:rsid w:val="00CB1CDA"/>
    <w:rsid w:val="00CB1D86"/>
    <w:rsid w:val="00CB27C1"/>
    <w:rsid w:val="00CB2CE6"/>
    <w:rsid w:val="00CB2F1A"/>
    <w:rsid w:val="00CB35B5"/>
    <w:rsid w:val="00CB408B"/>
    <w:rsid w:val="00CB44DD"/>
    <w:rsid w:val="00CB45FD"/>
    <w:rsid w:val="00CB4CBF"/>
    <w:rsid w:val="00CB57AC"/>
    <w:rsid w:val="00CB6160"/>
    <w:rsid w:val="00CB7009"/>
    <w:rsid w:val="00CB73CF"/>
    <w:rsid w:val="00CB7A1B"/>
    <w:rsid w:val="00CB7AE5"/>
    <w:rsid w:val="00CB7C9B"/>
    <w:rsid w:val="00CB7D19"/>
    <w:rsid w:val="00CC014C"/>
    <w:rsid w:val="00CC0DB5"/>
    <w:rsid w:val="00CC0FEB"/>
    <w:rsid w:val="00CC1375"/>
    <w:rsid w:val="00CC1F26"/>
    <w:rsid w:val="00CC2213"/>
    <w:rsid w:val="00CC2368"/>
    <w:rsid w:val="00CC3AC5"/>
    <w:rsid w:val="00CC3E23"/>
    <w:rsid w:val="00CC4176"/>
    <w:rsid w:val="00CC4704"/>
    <w:rsid w:val="00CC49FD"/>
    <w:rsid w:val="00CC4F46"/>
    <w:rsid w:val="00CC52E3"/>
    <w:rsid w:val="00CC55AD"/>
    <w:rsid w:val="00CC6D0F"/>
    <w:rsid w:val="00CD01BD"/>
    <w:rsid w:val="00CD2520"/>
    <w:rsid w:val="00CD2E6C"/>
    <w:rsid w:val="00CD3290"/>
    <w:rsid w:val="00CD53DE"/>
    <w:rsid w:val="00CD5484"/>
    <w:rsid w:val="00CD54A6"/>
    <w:rsid w:val="00CD56BE"/>
    <w:rsid w:val="00CD56E8"/>
    <w:rsid w:val="00CD58B0"/>
    <w:rsid w:val="00CD5C64"/>
    <w:rsid w:val="00CD61BF"/>
    <w:rsid w:val="00CD6D76"/>
    <w:rsid w:val="00CD7C71"/>
    <w:rsid w:val="00CD7F52"/>
    <w:rsid w:val="00CD7FFA"/>
    <w:rsid w:val="00CE0441"/>
    <w:rsid w:val="00CE0670"/>
    <w:rsid w:val="00CE1595"/>
    <w:rsid w:val="00CE17D6"/>
    <w:rsid w:val="00CE2707"/>
    <w:rsid w:val="00CE34C4"/>
    <w:rsid w:val="00CE3AAA"/>
    <w:rsid w:val="00CE3D17"/>
    <w:rsid w:val="00CE4B13"/>
    <w:rsid w:val="00CE4EC7"/>
    <w:rsid w:val="00CE5689"/>
    <w:rsid w:val="00CE5ADE"/>
    <w:rsid w:val="00CE6AB4"/>
    <w:rsid w:val="00CE6DCA"/>
    <w:rsid w:val="00CE7010"/>
    <w:rsid w:val="00CF0056"/>
    <w:rsid w:val="00CF083A"/>
    <w:rsid w:val="00CF0DFD"/>
    <w:rsid w:val="00CF0F96"/>
    <w:rsid w:val="00CF1223"/>
    <w:rsid w:val="00CF1DD0"/>
    <w:rsid w:val="00CF1FCD"/>
    <w:rsid w:val="00CF1FF2"/>
    <w:rsid w:val="00CF254F"/>
    <w:rsid w:val="00CF2693"/>
    <w:rsid w:val="00CF2DA7"/>
    <w:rsid w:val="00CF3539"/>
    <w:rsid w:val="00CF3B2B"/>
    <w:rsid w:val="00CF3DE2"/>
    <w:rsid w:val="00CF3F0A"/>
    <w:rsid w:val="00CF3F8C"/>
    <w:rsid w:val="00CF46FA"/>
    <w:rsid w:val="00CF4AB2"/>
    <w:rsid w:val="00CF51F3"/>
    <w:rsid w:val="00CF53DA"/>
    <w:rsid w:val="00CF541C"/>
    <w:rsid w:val="00CF60B4"/>
    <w:rsid w:val="00CF6A09"/>
    <w:rsid w:val="00CF735D"/>
    <w:rsid w:val="00CF79D2"/>
    <w:rsid w:val="00CF7EA9"/>
    <w:rsid w:val="00D004D6"/>
    <w:rsid w:val="00D00F9E"/>
    <w:rsid w:val="00D0106C"/>
    <w:rsid w:val="00D0217C"/>
    <w:rsid w:val="00D021B3"/>
    <w:rsid w:val="00D022A5"/>
    <w:rsid w:val="00D02AA9"/>
    <w:rsid w:val="00D02DA9"/>
    <w:rsid w:val="00D03200"/>
    <w:rsid w:val="00D03A0A"/>
    <w:rsid w:val="00D041AF"/>
    <w:rsid w:val="00D0448A"/>
    <w:rsid w:val="00D04F08"/>
    <w:rsid w:val="00D04F58"/>
    <w:rsid w:val="00D05757"/>
    <w:rsid w:val="00D063CC"/>
    <w:rsid w:val="00D06705"/>
    <w:rsid w:val="00D0671D"/>
    <w:rsid w:val="00D06B40"/>
    <w:rsid w:val="00D06C16"/>
    <w:rsid w:val="00D06E59"/>
    <w:rsid w:val="00D06F91"/>
    <w:rsid w:val="00D077C2"/>
    <w:rsid w:val="00D07A78"/>
    <w:rsid w:val="00D07B2E"/>
    <w:rsid w:val="00D07C54"/>
    <w:rsid w:val="00D1011D"/>
    <w:rsid w:val="00D10474"/>
    <w:rsid w:val="00D1093C"/>
    <w:rsid w:val="00D10ACF"/>
    <w:rsid w:val="00D11B97"/>
    <w:rsid w:val="00D11E20"/>
    <w:rsid w:val="00D11F91"/>
    <w:rsid w:val="00D12406"/>
    <w:rsid w:val="00D12A3B"/>
    <w:rsid w:val="00D12A5D"/>
    <w:rsid w:val="00D12A84"/>
    <w:rsid w:val="00D132C3"/>
    <w:rsid w:val="00D135CE"/>
    <w:rsid w:val="00D13F36"/>
    <w:rsid w:val="00D13FC1"/>
    <w:rsid w:val="00D1424A"/>
    <w:rsid w:val="00D142AC"/>
    <w:rsid w:val="00D15C5C"/>
    <w:rsid w:val="00D16163"/>
    <w:rsid w:val="00D16E96"/>
    <w:rsid w:val="00D203FA"/>
    <w:rsid w:val="00D209C5"/>
    <w:rsid w:val="00D20D33"/>
    <w:rsid w:val="00D20DD3"/>
    <w:rsid w:val="00D210D8"/>
    <w:rsid w:val="00D21707"/>
    <w:rsid w:val="00D21A69"/>
    <w:rsid w:val="00D226EF"/>
    <w:rsid w:val="00D23A41"/>
    <w:rsid w:val="00D23ACE"/>
    <w:rsid w:val="00D23F2F"/>
    <w:rsid w:val="00D247E0"/>
    <w:rsid w:val="00D248E4"/>
    <w:rsid w:val="00D24D48"/>
    <w:rsid w:val="00D250B3"/>
    <w:rsid w:val="00D25D44"/>
    <w:rsid w:val="00D25E5B"/>
    <w:rsid w:val="00D25E7A"/>
    <w:rsid w:val="00D26502"/>
    <w:rsid w:val="00D26678"/>
    <w:rsid w:val="00D26B2F"/>
    <w:rsid w:val="00D276FC"/>
    <w:rsid w:val="00D30BDD"/>
    <w:rsid w:val="00D323A9"/>
    <w:rsid w:val="00D34A0E"/>
    <w:rsid w:val="00D34D82"/>
    <w:rsid w:val="00D35B17"/>
    <w:rsid w:val="00D35E13"/>
    <w:rsid w:val="00D36313"/>
    <w:rsid w:val="00D36327"/>
    <w:rsid w:val="00D3664E"/>
    <w:rsid w:val="00D377CB"/>
    <w:rsid w:val="00D37979"/>
    <w:rsid w:val="00D37C9C"/>
    <w:rsid w:val="00D40E6A"/>
    <w:rsid w:val="00D41DC9"/>
    <w:rsid w:val="00D422DB"/>
    <w:rsid w:val="00D43095"/>
    <w:rsid w:val="00D435AE"/>
    <w:rsid w:val="00D438DF"/>
    <w:rsid w:val="00D44C36"/>
    <w:rsid w:val="00D44E6C"/>
    <w:rsid w:val="00D46049"/>
    <w:rsid w:val="00D462C9"/>
    <w:rsid w:val="00D4636D"/>
    <w:rsid w:val="00D466BE"/>
    <w:rsid w:val="00D46955"/>
    <w:rsid w:val="00D4713B"/>
    <w:rsid w:val="00D47471"/>
    <w:rsid w:val="00D475F5"/>
    <w:rsid w:val="00D47A9A"/>
    <w:rsid w:val="00D504A4"/>
    <w:rsid w:val="00D51261"/>
    <w:rsid w:val="00D52470"/>
    <w:rsid w:val="00D52570"/>
    <w:rsid w:val="00D5268B"/>
    <w:rsid w:val="00D52848"/>
    <w:rsid w:val="00D52E70"/>
    <w:rsid w:val="00D5308E"/>
    <w:rsid w:val="00D5328C"/>
    <w:rsid w:val="00D534E1"/>
    <w:rsid w:val="00D5362B"/>
    <w:rsid w:val="00D536A5"/>
    <w:rsid w:val="00D53B42"/>
    <w:rsid w:val="00D54A69"/>
    <w:rsid w:val="00D55007"/>
    <w:rsid w:val="00D55011"/>
    <w:rsid w:val="00D55500"/>
    <w:rsid w:val="00D55B14"/>
    <w:rsid w:val="00D5695A"/>
    <w:rsid w:val="00D56C51"/>
    <w:rsid w:val="00D56DDE"/>
    <w:rsid w:val="00D56FAB"/>
    <w:rsid w:val="00D57944"/>
    <w:rsid w:val="00D57E73"/>
    <w:rsid w:val="00D57E96"/>
    <w:rsid w:val="00D60E77"/>
    <w:rsid w:val="00D6156F"/>
    <w:rsid w:val="00D639DC"/>
    <w:rsid w:val="00D64112"/>
    <w:rsid w:val="00D64230"/>
    <w:rsid w:val="00D64840"/>
    <w:rsid w:val="00D65027"/>
    <w:rsid w:val="00D651A7"/>
    <w:rsid w:val="00D65743"/>
    <w:rsid w:val="00D66254"/>
    <w:rsid w:val="00D66AEB"/>
    <w:rsid w:val="00D67195"/>
    <w:rsid w:val="00D708B9"/>
    <w:rsid w:val="00D70DC1"/>
    <w:rsid w:val="00D7170E"/>
    <w:rsid w:val="00D71779"/>
    <w:rsid w:val="00D724BC"/>
    <w:rsid w:val="00D725A2"/>
    <w:rsid w:val="00D725C3"/>
    <w:rsid w:val="00D728BB"/>
    <w:rsid w:val="00D72C7E"/>
    <w:rsid w:val="00D72E4B"/>
    <w:rsid w:val="00D72FCF"/>
    <w:rsid w:val="00D7423B"/>
    <w:rsid w:val="00D748B8"/>
    <w:rsid w:val="00D748C4"/>
    <w:rsid w:val="00D752E6"/>
    <w:rsid w:val="00D76F7F"/>
    <w:rsid w:val="00D776DB"/>
    <w:rsid w:val="00D777F1"/>
    <w:rsid w:val="00D77B1F"/>
    <w:rsid w:val="00D77D09"/>
    <w:rsid w:val="00D80407"/>
    <w:rsid w:val="00D808EA"/>
    <w:rsid w:val="00D8111A"/>
    <w:rsid w:val="00D811D8"/>
    <w:rsid w:val="00D81CD1"/>
    <w:rsid w:val="00D822BB"/>
    <w:rsid w:val="00D826CE"/>
    <w:rsid w:val="00D82B8C"/>
    <w:rsid w:val="00D83669"/>
    <w:rsid w:val="00D836AC"/>
    <w:rsid w:val="00D83C6B"/>
    <w:rsid w:val="00D84141"/>
    <w:rsid w:val="00D84825"/>
    <w:rsid w:val="00D84D79"/>
    <w:rsid w:val="00D8589D"/>
    <w:rsid w:val="00D8603E"/>
    <w:rsid w:val="00D86BA0"/>
    <w:rsid w:val="00D86C91"/>
    <w:rsid w:val="00D8742D"/>
    <w:rsid w:val="00D876EE"/>
    <w:rsid w:val="00D878B5"/>
    <w:rsid w:val="00D90428"/>
    <w:rsid w:val="00D90A91"/>
    <w:rsid w:val="00D917CF"/>
    <w:rsid w:val="00D91800"/>
    <w:rsid w:val="00D92283"/>
    <w:rsid w:val="00D9279C"/>
    <w:rsid w:val="00D92CE3"/>
    <w:rsid w:val="00D945F3"/>
    <w:rsid w:val="00D94C2E"/>
    <w:rsid w:val="00D952FD"/>
    <w:rsid w:val="00D96A27"/>
    <w:rsid w:val="00D96E7A"/>
    <w:rsid w:val="00D97D79"/>
    <w:rsid w:val="00D97F6F"/>
    <w:rsid w:val="00DA000B"/>
    <w:rsid w:val="00DA017B"/>
    <w:rsid w:val="00DA0A9D"/>
    <w:rsid w:val="00DA118D"/>
    <w:rsid w:val="00DA132F"/>
    <w:rsid w:val="00DA1388"/>
    <w:rsid w:val="00DA1DAB"/>
    <w:rsid w:val="00DA238E"/>
    <w:rsid w:val="00DA24DE"/>
    <w:rsid w:val="00DA2A8A"/>
    <w:rsid w:val="00DA30B3"/>
    <w:rsid w:val="00DA33B4"/>
    <w:rsid w:val="00DA37B6"/>
    <w:rsid w:val="00DA3C17"/>
    <w:rsid w:val="00DA3D59"/>
    <w:rsid w:val="00DA3FAB"/>
    <w:rsid w:val="00DA4129"/>
    <w:rsid w:val="00DA47F7"/>
    <w:rsid w:val="00DA4814"/>
    <w:rsid w:val="00DA5A3A"/>
    <w:rsid w:val="00DA65E6"/>
    <w:rsid w:val="00DA7444"/>
    <w:rsid w:val="00DA7D66"/>
    <w:rsid w:val="00DB03DE"/>
    <w:rsid w:val="00DB06D8"/>
    <w:rsid w:val="00DB1074"/>
    <w:rsid w:val="00DB1244"/>
    <w:rsid w:val="00DB1325"/>
    <w:rsid w:val="00DB222C"/>
    <w:rsid w:val="00DB36A9"/>
    <w:rsid w:val="00DB36B1"/>
    <w:rsid w:val="00DB3EE8"/>
    <w:rsid w:val="00DB45E6"/>
    <w:rsid w:val="00DB4CE3"/>
    <w:rsid w:val="00DB5393"/>
    <w:rsid w:val="00DB6000"/>
    <w:rsid w:val="00DB7349"/>
    <w:rsid w:val="00DB7F2F"/>
    <w:rsid w:val="00DC0668"/>
    <w:rsid w:val="00DC071C"/>
    <w:rsid w:val="00DC0721"/>
    <w:rsid w:val="00DC0ECE"/>
    <w:rsid w:val="00DC2826"/>
    <w:rsid w:val="00DC30B8"/>
    <w:rsid w:val="00DC3422"/>
    <w:rsid w:val="00DC3E06"/>
    <w:rsid w:val="00DC4756"/>
    <w:rsid w:val="00DC4872"/>
    <w:rsid w:val="00DC536C"/>
    <w:rsid w:val="00DC59DC"/>
    <w:rsid w:val="00DC6D63"/>
    <w:rsid w:val="00DC6EFC"/>
    <w:rsid w:val="00DC7311"/>
    <w:rsid w:val="00DD00BD"/>
    <w:rsid w:val="00DD0DA0"/>
    <w:rsid w:val="00DD11EB"/>
    <w:rsid w:val="00DD167A"/>
    <w:rsid w:val="00DD19F7"/>
    <w:rsid w:val="00DD1C54"/>
    <w:rsid w:val="00DD2CA2"/>
    <w:rsid w:val="00DD31D2"/>
    <w:rsid w:val="00DD3497"/>
    <w:rsid w:val="00DD35B5"/>
    <w:rsid w:val="00DD37B6"/>
    <w:rsid w:val="00DD39C8"/>
    <w:rsid w:val="00DD4507"/>
    <w:rsid w:val="00DD46B1"/>
    <w:rsid w:val="00DD46EB"/>
    <w:rsid w:val="00DD56C4"/>
    <w:rsid w:val="00DD596E"/>
    <w:rsid w:val="00DD5E24"/>
    <w:rsid w:val="00DD720A"/>
    <w:rsid w:val="00DD7A01"/>
    <w:rsid w:val="00DD7B22"/>
    <w:rsid w:val="00DD7BF4"/>
    <w:rsid w:val="00DE046A"/>
    <w:rsid w:val="00DE09A8"/>
    <w:rsid w:val="00DE0CCF"/>
    <w:rsid w:val="00DE0E81"/>
    <w:rsid w:val="00DE0F92"/>
    <w:rsid w:val="00DE122B"/>
    <w:rsid w:val="00DE168B"/>
    <w:rsid w:val="00DE1A63"/>
    <w:rsid w:val="00DE1ECA"/>
    <w:rsid w:val="00DE1F9D"/>
    <w:rsid w:val="00DE24D1"/>
    <w:rsid w:val="00DE2CB4"/>
    <w:rsid w:val="00DE3846"/>
    <w:rsid w:val="00DE4CB1"/>
    <w:rsid w:val="00DE56CD"/>
    <w:rsid w:val="00DE678E"/>
    <w:rsid w:val="00DE6FCA"/>
    <w:rsid w:val="00DE74E4"/>
    <w:rsid w:val="00DF0F41"/>
    <w:rsid w:val="00DF16FF"/>
    <w:rsid w:val="00DF17D5"/>
    <w:rsid w:val="00DF1875"/>
    <w:rsid w:val="00DF1AF4"/>
    <w:rsid w:val="00DF21DF"/>
    <w:rsid w:val="00DF2705"/>
    <w:rsid w:val="00DF2FBA"/>
    <w:rsid w:val="00DF33A2"/>
    <w:rsid w:val="00DF399B"/>
    <w:rsid w:val="00DF3ED8"/>
    <w:rsid w:val="00DF42A6"/>
    <w:rsid w:val="00DF4C50"/>
    <w:rsid w:val="00DF50E3"/>
    <w:rsid w:val="00DF52B4"/>
    <w:rsid w:val="00DF53E7"/>
    <w:rsid w:val="00DF5B64"/>
    <w:rsid w:val="00DF5B6D"/>
    <w:rsid w:val="00DF6C27"/>
    <w:rsid w:val="00DF6F5D"/>
    <w:rsid w:val="00DF729F"/>
    <w:rsid w:val="00DF7CA6"/>
    <w:rsid w:val="00E003DC"/>
    <w:rsid w:val="00E01852"/>
    <w:rsid w:val="00E02BCE"/>
    <w:rsid w:val="00E02DCF"/>
    <w:rsid w:val="00E04A54"/>
    <w:rsid w:val="00E04CCB"/>
    <w:rsid w:val="00E050DF"/>
    <w:rsid w:val="00E05123"/>
    <w:rsid w:val="00E0541B"/>
    <w:rsid w:val="00E05782"/>
    <w:rsid w:val="00E05787"/>
    <w:rsid w:val="00E057A4"/>
    <w:rsid w:val="00E069EA"/>
    <w:rsid w:val="00E06E8A"/>
    <w:rsid w:val="00E1058E"/>
    <w:rsid w:val="00E1060B"/>
    <w:rsid w:val="00E10CE6"/>
    <w:rsid w:val="00E116F2"/>
    <w:rsid w:val="00E11C81"/>
    <w:rsid w:val="00E11F18"/>
    <w:rsid w:val="00E11FBA"/>
    <w:rsid w:val="00E136A7"/>
    <w:rsid w:val="00E13DA0"/>
    <w:rsid w:val="00E14078"/>
    <w:rsid w:val="00E141CB"/>
    <w:rsid w:val="00E14501"/>
    <w:rsid w:val="00E151F6"/>
    <w:rsid w:val="00E152AD"/>
    <w:rsid w:val="00E15315"/>
    <w:rsid w:val="00E1575F"/>
    <w:rsid w:val="00E168DD"/>
    <w:rsid w:val="00E16D3B"/>
    <w:rsid w:val="00E17013"/>
    <w:rsid w:val="00E17167"/>
    <w:rsid w:val="00E17714"/>
    <w:rsid w:val="00E17D30"/>
    <w:rsid w:val="00E20C87"/>
    <w:rsid w:val="00E20CB0"/>
    <w:rsid w:val="00E211FC"/>
    <w:rsid w:val="00E21392"/>
    <w:rsid w:val="00E2165E"/>
    <w:rsid w:val="00E22665"/>
    <w:rsid w:val="00E23107"/>
    <w:rsid w:val="00E250BA"/>
    <w:rsid w:val="00E2576A"/>
    <w:rsid w:val="00E2592C"/>
    <w:rsid w:val="00E25CD4"/>
    <w:rsid w:val="00E25D7F"/>
    <w:rsid w:val="00E25E56"/>
    <w:rsid w:val="00E25EBE"/>
    <w:rsid w:val="00E26D83"/>
    <w:rsid w:val="00E31058"/>
    <w:rsid w:val="00E312BA"/>
    <w:rsid w:val="00E316DF"/>
    <w:rsid w:val="00E31935"/>
    <w:rsid w:val="00E31A4A"/>
    <w:rsid w:val="00E31A77"/>
    <w:rsid w:val="00E32973"/>
    <w:rsid w:val="00E32C2D"/>
    <w:rsid w:val="00E334A0"/>
    <w:rsid w:val="00E33B11"/>
    <w:rsid w:val="00E347CC"/>
    <w:rsid w:val="00E35ED6"/>
    <w:rsid w:val="00E35F00"/>
    <w:rsid w:val="00E3631D"/>
    <w:rsid w:val="00E36B80"/>
    <w:rsid w:val="00E36F51"/>
    <w:rsid w:val="00E3757A"/>
    <w:rsid w:val="00E3777F"/>
    <w:rsid w:val="00E37D4F"/>
    <w:rsid w:val="00E37E0D"/>
    <w:rsid w:val="00E40F36"/>
    <w:rsid w:val="00E41111"/>
    <w:rsid w:val="00E4116E"/>
    <w:rsid w:val="00E416C4"/>
    <w:rsid w:val="00E42AC5"/>
    <w:rsid w:val="00E43F55"/>
    <w:rsid w:val="00E44055"/>
    <w:rsid w:val="00E443BA"/>
    <w:rsid w:val="00E46A9B"/>
    <w:rsid w:val="00E4795C"/>
    <w:rsid w:val="00E50129"/>
    <w:rsid w:val="00E505DE"/>
    <w:rsid w:val="00E5088D"/>
    <w:rsid w:val="00E50B1E"/>
    <w:rsid w:val="00E51836"/>
    <w:rsid w:val="00E51973"/>
    <w:rsid w:val="00E51D04"/>
    <w:rsid w:val="00E51D0B"/>
    <w:rsid w:val="00E51E23"/>
    <w:rsid w:val="00E520A6"/>
    <w:rsid w:val="00E52378"/>
    <w:rsid w:val="00E523C4"/>
    <w:rsid w:val="00E524FB"/>
    <w:rsid w:val="00E527AD"/>
    <w:rsid w:val="00E52897"/>
    <w:rsid w:val="00E52B7B"/>
    <w:rsid w:val="00E53EEC"/>
    <w:rsid w:val="00E54225"/>
    <w:rsid w:val="00E54B4F"/>
    <w:rsid w:val="00E5634A"/>
    <w:rsid w:val="00E566DF"/>
    <w:rsid w:val="00E56DBE"/>
    <w:rsid w:val="00E5712E"/>
    <w:rsid w:val="00E57936"/>
    <w:rsid w:val="00E57BAB"/>
    <w:rsid w:val="00E60129"/>
    <w:rsid w:val="00E60AF1"/>
    <w:rsid w:val="00E619E2"/>
    <w:rsid w:val="00E61A6D"/>
    <w:rsid w:val="00E61C57"/>
    <w:rsid w:val="00E62C53"/>
    <w:rsid w:val="00E62C85"/>
    <w:rsid w:val="00E62E72"/>
    <w:rsid w:val="00E631AD"/>
    <w:rsid w:val="00E633CD"/>
    <w:rsid w:val="00E6434D"/>
    <w:rsid w:val="00E64553"/>
    <w:rsid w:val="00E6510C"/>
    <w:rsid w:val="00E66069"/>
    <w:rsid w:val="00E675AF"/>
    <w:rsid w:val="00E67D4A"/>
    <w:rsid w:val="00E700BB"/>
    <w:rsid w:val="00E70930"/>
    <w:rsid w:val="00E70F7C"/>
    <w:rsid w:val="00E71D3E"/>
    <w:rsid w:val="00E72050"/>
    <w:rsid w:val="00E724C7"/>
    <w:rsid w:val="00E725AE"/>
    <w:rsid w:val="00E73339"/>
    <w:rsid w:val="00E733D2"/>
    <w:rsid w:val="00E73955"/>
    <w:rsid w:val="00E74258"/>
    <w:rsid w:val="00E74D5D"/>
    <w:rsid w:val="00E75398"/>
    <w:rsid w:val="00E758C6"/>
    <w:rsid w:val="00E761EF"/>
    <w:rsid w:val="00E76B55"/>
    <w:rsid w:val="00E7700D"/>
    <w:rsid w:val="00E77B66"/>
    <w:rsid w:val="00E77E2F"/>
    <w:rsid w:val="00E80769"/>
    <w:rsid w:val="00E80802"/>
    <w:rsid w:val="00E80837"/>
    <w:rsid w:val="00E8150C"/>
    <w:rsid w:val="00E819D9"/>
    <w:rsid w:val="00E8258B"/>
    <w:rsid w:val="00E82E8F"/>
    <w:rsid w:val="00E83525"/>
    <w:rsid w:val="00E840E9"/>
    <w:rsid w:val="00E84163"/>
    <w:rsid w:val="00E8478C"/>
    <w:rsid w:val="00E849FE"/>
    <w:rsid w:val="00E84E69"/>
    <w:rsid w:val="00E84F0B"/>
    <w:rsid w:val="00E852E9"/>
    <w:rsid w:val="00E85C2E"/>
    <w:rsid w:val="00E85D38"/>
    <w:rsid w:val="00E85FF6"/>
    <w:rsid w:val="00E86912"/>
    <w:rsid w:val="00E86922"/>
    <w:rsid w:val="00E8707E"/>
    <w:rsid w:val="00E87191"/>
    <w:rsid w:val="00E90A61"/>
    <w:rsid w:val="00E9395B"/>
    <w:rsid w:val="00E93B0B"/>
    <w:rsid w:val="00E93B54"/>
    <w:rsid w:val="00E9507F"/>
    <w:rsid w:val="00E956EA"/>
    <w:rsid w:val="00E964E0"/>
    <w:rsid w:val="00E96F35"/>
    <w:rsid w:val="00E97D0A"/>
    <w:rsid w:val="00EA0179"/>
    <w:rsid w:val="00EA06A1"/>
    <w:rsid w:val="00EA075D"/>
    <w:rsid w:val="00EA1976"/>
    <w:rsid w:val="00EA2100"/>
    <w:rsid w:val="00EA29A3"/>
    <w:rsid w:val="00EA2BB3"/>
    <w:rsid w:val="00EA3FF1"/>
    <w:rsid w:val="00EA4657"/>
    <w:rsid w:val="00EA52D8"/>
    <w:rsid w:val="00EA6639"/>
    <w:rsid w:val="00EA66C8"/>
    <w:rsid w:val="00EA73B0"/>
    <w:rsid w:val="00EA75BD"/>
    <w:rsid w:val="00EA7EC1"/>
    <w:rsid w:val="00EB0008"/>
    <w:rsid w:val="00EB0C33"/>
    <w:rsid w:val="00EB0CCD"/>
    <w:rsid w:val="00EB11F3"/>
    <w:rsid w:val="00EB1F6A"/>
    <w:rsid w:val="00EB2154"/>
    <w:rsid w:val="00EB2950"/>
    <w:rsid w:val="00EB2DB3"/>
    <w:rsid w:val="00EB3063"/>
    <w:rsid w:val="00EB387B"/>
    <w:rsid w:val="00EB3AD8"/>
    <w:rsid w:val="00EB4D4B"/>
    <w:rsid w:val="00EB59FE"/>
    <w:rsid w:val="00EB5F74"/>
    <w:rsid w:val="00EB6401"/>
    <w:rsid w:val="00EB6A5A"/>
    <w:rsid w:val="00EB6D23"/>
    <w:rsid w:val="00EB7081"/>
    <w:rsid w:val="00EC0095"/>
    <w:rsid w:val="00EC1175"/>
    <w:rsid w:val="00EC3219"/>
    <w:rsid w:val="00EC359C"/>
    <w:rsid w:val="00EC383D"/>
    <w:rsid w:val="00EC3D84"/>
    <w:rsid w:val="00EC450D"/>
    <w:rsid w:val="00EC46C4"/>
    <w:rsid w:val="00EC4B57"/>
    <w:rsid w:val="00EC5126"/>
    <w:rsid w:val="00EC566F"/>
    <w:rsid w:val="00EC5F68"/>
    <w:rsid w:val="00EC5FA8"/>
    <w:rsid w:val="00EC600B"/>
    <w:rsid w:val="00EC74D2"/>
    <w:rsid w:val="00EC76E9"/>
    <w:rsid w:val="00EC7BF4"/>
    <w:rsid w:val="00ED11BE"/>
    <w:rsid w:val="00ED2414"/>
    <w:rsid w:val="00ED2688"/>
    <w:rsid w:val="00ED2E29"/>
    <w:rsid w:val="00ED53BE"/>
    <w:rsid w:val="00ED55F2"/>
    <w:rsid w:val="00ED5888"/>
    <w:rsid w:val="00ED5C6F"/>
    <w:rsid w:val="00ED6439"/>
    <w:rsid w:val="00ED6944"/>
    <w:rsid w:val="00ED736E"/>
    <w:rsid w:val="00EE0034"/>
    <w:rsid w:val="00EE01FC"/>
    <w:rsid w:val="00EE031A"/>
    <w:rsid w:val="00EE0583"/>
    <w:rsid w:val="00EE06F4"/>
    <w:rsid w:val="00EE09BC"/>
    <w:rsid w:val="00EE0B64"/>
    <w:rsid w:val="00EE1291"/>
    <w:rsid w:val="00EE1EB6"/>
    <w:rsid w:val="00EE1EE2"/>
    <w:rsid w:val="00EE2645"/>
    <w:rsid w:val="00EE2777"/>
    <w:rsid w:val="00EE283B"/>
    <w:rsid w:val="00EE2C8C"/>
    <w:rsid w:val="00EE3917"/>
    <w:rsid w:val="00EE3E71"/>
    <w:rsid w:val="00EE3EB5"/>
    <w:rsid w:val="00EE4BC5"/>
    <w:rsid w:val="00EE50BF"/>
    <w:rsid w:val="00EE6BCD"/>
    <w:rsid w:val="00EE753F"/>
    <w:rsid w:val="00EF0124"/>
    <w:rsid w:val="00EF0681"/>
    <w:rsid w:val="00EF0A29"/>
    <w:rsid w:val="00EF12A4"/>
    <w:rsid w:val="00EF14D1"/>
    <w:rsid w:val="00EF1AF8"/>
    <w:rsid w:val="00EF20A4"/>
    <w:rsid w:val="00EF21C0"/>
    <w:rsid w:val="00EF2644"/>
    <w:rsid w:val="00EF267F"/>
    <w:rsid w:val="00EF3D19"/>
    <w:rsid w:val="00EF4BBA"/>
    <w:rsid w:val="00EF4C0C"/>
    <w:rsid w:val="00EF50BC"/>
    <w:rsid w:val="00EF6554"/>
    <w:rsid w:val="00EF6B3E"/>
    <w:rsid w:val="00EF6B8F"/>
    <w:rsid w:val="00F0071C"/>
    <w:rsid w:val="00F00777"/>
    <w:rsid w:val="00F00CF7"/>
    <w:rsid w:val="00F012EF"/>
    <w:rsid w:val="00F02308"/>
    <w:rsid w:val="00F026A9"/>
    <w:rsid w:val="00F0270D"/>
    <w:rsid w:val="00F03B1E"/>
    <w:rsid w:val="00F03DE7"/>
    <w:rsid w:val="00F03E6F"/>
    <w:rsid w:val="00F03F35"/>
    <w:rsid w:val="00F042C7"/>
    <w:rsid w:val="00F04E8C"/>
    <w:rsid w:val="00F05192"/>
    <w:rsid w:val="00F0583F"/>
    <w:rsid w:val="00F05AF5"/>
    <w:rsid w:val="00F0639B"/>
    <w:rsid w:val="00F065F7"/>
    <w:rsid w:val="00F07697"/>
    <w:rsid w:val="00F07BFA"/>
    <w:rsid w:val="00F07DE9"/>
    <w:rsid w:val="00F10788"/>
    <w:rsid w:val="00F11E0A"/>
    <w:rsid w:val="00F11EAB"/>
    <w:rsid w:val="00F125F4"/>
    <w:rsid w:val="00F12734"/>
    <w:rsid w:val="00F136B2"/>
    <w:rsid w:val="00F1371F"/>
    <w:rsid w:val="00F13AAD"/>
    <w:rsid w:val="00F140FD"/>
    <w:rsid w:val="00F14B38"/>
    <w:rsid w:val="00F14B78"/>
    <w:rsid w:val="00F159D6"/>
    <w:rsid w:val="00F15A63"/>
    <w:rsid w:val="00F15CA9"/>
    <w:rsid w:val="00F16AE5"/>
    <w:rsid w:val="00F16E9C"/>
    <w:rsid w:val="00F174F1"/>
    <w:rsid w:val="00F179EE"/>
    <w:rsid w:val="00F17DDD"/>
    <w:rsid w:val="00F17FBA"/>
    <w:rsid w:val="00F20054"/>
    <w:rsid w:val="00F2008A"/>
    <w:rsid w:val="00F20357"/>
    <w:rsid w:val="00F20C42"/>
    <w:rsid w:val="00F21694"/>
    <w:rsid w:val="00F21728"/>
    <w:rsid w:val="00F2236B"/>
    <w:rsid w:val="00F22442"/>
    <w:rsid w:val="00F22D4C"/>
    <w:rsid w:val="00F23464"/>
    <w:rsid w:val="00F275D9"/>
    <w:rsid w:val="00F27F55"/>
    <w:rsid w:val="00F27FBA"/>
    <w:rsid w:val="00F308DB"/>
    <w:rsid w:val="00F3155A"/>
    <w:rsid w:val="00F31953"/>
    <w:rsid w:val="00F31CB6"/>
    <w:rsid w:val="00F31DFF"/>
    <w:rsid w:val="00F31EEF"/>
    <w:rsid w:val="00F320E4"/>
    <w:rsid w:val="00F331BB"/>
    <w:rsid w:val="00F33F1C"/>
    <w:rsid w:val="00F36452"/>
    <w:rsid w:val="00F36B59"/>
    <w:rsid w:val="00F37082"/>
    <w:rsid w:val="00F37795"/>
    <w:rsid w:val="00F40DF2"/>
    <w:rsid w:val="00F40EAF"/>
    <w:rsid w:val="00F427E4"/>
    <w:rsid w:val="00F428EC"/>
    <w:rsid w:val="00F43348"/>
    <w:rsid w:val="00F4397A"/>
    <w:rsid w:val="00F439FE"/>
    <w:rsid w:val="00F43D39"/>
    <w:rsid w:val="00F43EBB"/>
    <w:rsid w:val="00F44A9E"/>
    <w:rsid w:val="00F44EAC"/>
    <w:rsid w:val="00F44FFF"/>
    <w:rsid w:val="00F45732"/>
    <w:rsid w:val="00F45C55"/>
    <w:rsid w:val="00F46187"/>
    <w:rsid w:val="00F46A72"/>
    <w:rsid w:val="00F46CF7"/>
    <w:rsid w:val="00F46EE6"/>
    <w:rsid w:val="00F47732"/>
    <w:rsid w:val="00F508E5"/>
    <w:rsid w:val="00F50BC4"/>
    <w:rsid w:val="00F510E9"/>
    <w:rsid w:val="00F51149"/>
    <w:rsid w:val="00F51641"/>
    <w:rsid w:val="00F51A81"/>
    <w:rsid w:val="00F51DF8"/>
    <w:rsid w:val="00F521A9"/>
    <w:rsid w:val="00F5227A"/>
    <w:rsid w:val="00F523F9"/>
    <w:rsid w:val="00F5262B"/>
    <w:rsid w:val="00F5295D"/>
    <w:rsid w:val="00F5299B"/>
    <w:rsid w:val="00F52A60"/>
    <w:rsid w:val="00F52E71"/>
    <w:rsid w:val="00F54433"/>
    <w:rsid w:val="00F545D1"/>
    <w:rsid w:val="00F54662"/>
    <w:rsid w:val="00F54E5F"/>
    <w:rsid w:val="00F553DD"/>
    <w:rsid w:val="00F57099"/>
    <w:rsid w:val="00F57778"/>
    <w:rsid w:val="00F60713"/>
    <w:rsid w:val="00F60837"/>
    <w:rsid w:val="00F608BA"/>
    <w:rsid w:val="00F60A37"/>
    <w:rsid w:val="00F61065"/>
    <w:rsid w:val="00F61435"/>
    <w:rsid w:val="00F61646"/>
    <w:rsid w:val="00F621FD"/>
    <w:rsid w:val="00F62398"/>
    <w:rsid w:val="00F625FB"/>
    <w:rsid w:val="00F629D8"/>
    <w:rsid w:val="00F62E7C"/>
    <w:rsid w:val="00F62F5C"/>
    <w:rsid w:val="00F63064"/>
    <w:rsid w:val="00F63207"/>
    <w:rsid w:val="00F63866"/>
    <w:rsid w:val="00F6463F"/>
    <w:rsid w:val="00F64B56"/>
    <w:rsid w:val="00F652F5"/>
    <w:rsid w:val="00F6552A"/>
    <w:rsid w:val="00F65FB8"/>
    <w:rsid w:val="00F6622B"/>
    <w:rsid w:val="00F66EB2"/>
    <w:rsid w:val="00F66F9A"/>
    <w:rsid w:val="00F6729C"/>
    <w:rsid w:val="00F67964"/>
    <w:rsid w:val="00F70ED6"/>
    <w:rsid w:val="00F724A8"/>
    <w:rsid w:val="00F73484"/>
    <w:rsid w:val="00F73802"/>
    <w:rsid w:val="00F73A74"/>
    <w:rsid w:val="00F73C19"/>
    <w:rsid w:val="00F74618"/>
    <w:rsid w:val="00F74BA9"/>
    <w:rsid w:val="00F7520E"/>
    <w:rsid w:val="00F7560C"/>
    <w:rsid w:val="00F76F93"/>
    <w:rsid w:val="00F80095"/>
    <w:rsid w:val="00F8037A"/>
    <w:rsid w:val="00F807DA"/>
    <w:rsid w:val="00F814DF"/>
    <w:rsid w:val="00F81D3D"/>
    <w:rsid w:val="00F82356"/>
    <w:rsid w:val="00F82452"/>
    <w:rsid w:val="00F82902"/>
    <w:rsid w:val="00F82B16"/>
    <w:rsid w:val="00F82EE6"/>
    <w:rsid w:val="00F83B4E"/>
    <w:rsid w:val="00F83C48"/>
    <w:rsid w:val="00F8415C"/>
    <w:rsid w:val="00F84D68"/>
    <w:rsid w:val="00F84DDA"/>
    <w:rsid w:val="00F853B8"/>
    <w:rsid w:val="00F85741"/>
    <w:rsid w:val="00F85A29"/>
    <w:rsid w:val="00F85F78"/>
    <w:rsid w:val="00F8671B"/>
    <w:rsid w:val="00F86C66"/>
    <w:rsid w:val="00F86D91"/>
    <w:rsid w:val="00F87B74"/>
    <w:rsid w:val="00F9098F"/>
    <w:rsid w:val="00F90BFD"/>
    <w:rsid w:val="00F90C61"/>
    <w:rsid w:val="00F91B62"/>
    <w:rsid w:val="00F91CDD"/>
    <w:rsid w:val="00F92037"/>
    <w:rsid w:val="00F9211E"/>
    <w:rsid w:val="00F92853"/>
    <w:rsid w:val="00F93454"/>
    <w:rsid w:val="00F934C5"/>
    <w:rsid w:val="00F93530"/>
    <w:rsid w:val="00F93892"/>
    <w:rsid w:val="00F93C96"/>
    <w:rsid w:val="00F94458"/>
    <w:rsid w:val="00F947FF"/>
    <w:rsid w:val="00F95113"/>
    <w:rsid w:val="00F9585A"/>
    <w:rsid w:val="00F95BD9"/>
    <w:rsid w:val="00F95C8F"/>
    <w:rsid w:val="00F979AB"/>
    <w:rsid w:val="00F97A9D"/>
    <w:rsid w:val="00F97B28"/>
    <w:rsid w:val="00F97F7F"/>
    <w:rsid w:val="00FA006F"/>
    <w:rsid w:val="00FA0463"/>
    <w:rsid w:val="00FA076B"/>
    <w:rsid w:val="00FA07B6"/>
    <w:rsid w:val="00FA0860"/>
    <w:rsid w:val="00FA0876"/>
    <w:rsid w:val="00FA0D05"/>
    <w:rsid w:val="00FA1385"/>
    <w:rsid w:val="00FA1927"/>
    <w:rsid w:val="00FA1976"/>
    <w:rsid w:val="00FA1E66"/>
    <w:rsid w:val="00FA2E2A"/>
    <w:rsid w:val="00FA33B2"/>
    <w:rsid w:val="00FA3604"/>
    <w:rsid w:val="00FA3E13"/>
    <w:rsid w:val="00FA4125"/>
    <w:rsid w:val="00FA4D50"/>
    <w:rsid w:val="00FA5737"/>
    <w:rsid w:val="00FA591C"/>
    <w:rsid w:val="00FA5929"/>
    <w:rsid w:val="00FA5B10"/>
    <w:rsid w:val="00FA6563"/>
    <w:rsid w:val="00FA6B13"/>
    <w:rsid w:val="00FB0174"/>
    <w:rsid w:val="00FB03FD"/>
    <w:rsid w:val="00FB06DA"/>
    <w:rsid w:val="00FB09E9"/>
    <w:rsid w:val="00FB0D36"/>
    <w:rsid w:val="00FB0E3D"/>
    <w:rsid w:val="00FB11E0"/>
    <w:rsid w:val="00FB161E"/>
    <w:rsid w:val="00FB1A2B"/>
    <w:rsid w:val="00FB1B9E"/>
    <w:rsid w:val="00FB1E6F"/>
    <w:rsid w:val="00FB2824"/>
    <w:rsid w:val="00FB3BEC"/>
    <w:rsid w:val="00FB3F20"/>
    <w:rsid w:val="00FB49C8"/>
    <w:rsid w:val="00FB4BBD"/>
    <w:rsid w:val="00FB51E2"/>
    <w:rsid w:val="00FB6A12"/>
    <w:rsid w:val="00FB735D"/>
    <w:rsid w:val="00FB789B"/>
    <w:rsid w:val="00FC0059"/>
    <w:rsid w:val="00FC036C"/>
    <w:rsid w:val="00FC0C26"/>
    <w:rsid w:val="00FC1090"/>
    <w:rsid w:val="00FC14D3"/>
    <w:rsid w:val="00FC15AD"/>
    <w:rsid w:val="00FC1E74"/>
    <w:rsid w:val="00FC22DC"/>
    <w:rsid w:val="00FC23CC"/>
    <w:rsid w:val="00FC25DB"/>
    <w:rsid w:val="00FC3360"/>
    <w:rsid w:val="00FC3399"/>
    <w:rsid w:val="00FC347A"/>
    <w:rsid w:val="00FC4094"/>
    <w:rsid w:val="00FC411F"/>
    <w:rsid w:val="00FC4301"/>
    <w:rsid w:val="00FC476B"/>
    <w:rsid w:val="00FC5276"/>
    <w:rsid w:val="00FC6247"/>
    <w:rsid w:val="00FC6863"/>
    <w:rsid w:val="00FC7161"/>
    <w:rsid w:val="00FC7DB3"/>
    <w:rsid w:val="00FC7E19"/>
    <w:rsid w:val="00FD0741"/>
    <w:rsid w:val="00FD0A76"/>
    <w:rsid w:val="00FD0BF6"/>
    <w:rsid w:val="00FD141C"/>
    <w:rsid w:val="00FD15F6"/>
    <w:rsid w:val="00FD1AEC"/>
    <w:rsid w:val="00FD1F77"/>
    <w:rsid w:val="00FD2F07"/>
    <w:rsid w:val="00FD38D9"/>
    <w:rsid w:val="00FD40A3"/>
    <w:rsid w:val="00FD49F1"/>
    <w:rsid w:val="00FD4C6D"/>
    <w:rsid w:val="00FD5141"/>
    <w:rsid w:val="00FD53E7"/>
    <w:rsid w:val="00FD5B16"/>
    <w:rsid w:val="00FD5B21"/>
    <w:rsid w:val="00FD65D0"/>
    <w:rsid w:val="00FD6B18"/>
    <w:rsid w:val="00FD6D05"/>
    <w:rsid w:val="00FD6F11"/>
    <w:rsid w:val="00FD70EC"/>
    <w:rsid w:val="00FD73AE"/>
    <w:rsid w:val="00FE06BD"/>
    <w:rsid w:val="00FE0AED"/>
    <w:rsid w:val="00FE11FB"/>
    <w:rsid w:val="00FE136A"/>
    <w:rsid w:val="00FE1778"/>
    <w:rsid w:val="00FE208B"/>
    <w:rsid w:val="00FE210D"/>
    <w:rsid w:val="00FE2125"/>
    <w:rsid w:val="00FE397D"/>
    <w:rsid w:val="00FE434D"/>
    <w:rsid w:val="00FE4F65"/>
    <w:rsid w:val="00FE57B3"/>
    <w:rsid w:val="00FE5979"/>
    <w:rsid w:val="00FE59C6"/>
    <w:rsid w:val="00FE606D"/>
    <w:rsid w:val="00FE6BDC"/>
    <w:rsid w:val="00FE6C59"/>
    <w:rsid w:val="00FE7D60"/>
    <w:rsid w:val="00FF0114"/>
    <w:rsid w:val="00FF06BA"/>
    <w:rsid w:val="00FF0780"/>
    <w:rsid w:val="00FF106E"/>
    <w:rsid w:val="00FF10FF"/>
    <w:rsid w:val="00FF16F8"/>
    <w:rsid w:val="00FF1926"/>
    <w:rsid w:val="00FF1EEC"/>
    <w:rsid w:val="00FF1FEB"/>
    <w:rsid w:val="00FF2011"/>
    <w:rsid w:val="00FF2E08"/>
    <w:rsid w:val="00FF44AD"/>
    <w:rsid w:val="00FF459F"/>
    <w:rsid w:val="00FF45AB"/>
    <w:rsid w:val="00FF52D2"/>
    <w:rsid w:val="00FF5611"/>
    <w:rsid w:val="00FF59AE"/>
    <w:rsid w:val="00FF63A3"/>
    <w:rsid w:val="00FF6870"/>
    <w:rsid w:val="00FF6A3E"/>
    <w:rsid w:val="00FF6C8B"/>
    <w:rsid w:val="00FF7154"/>
    <w:rsid w:val="00FF7818"/>
    <w:rsid w:val="00FF7894"/>
    <w:rsid w:val="00FF7BFA"/>
    <w:rsid w:val="39FEFA3F"/>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6B937"/>
  <w15:docId w15:val="{C883DFCE-06A5-4CB1-A5AC-74138207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 w:unhideWhenUsed="1" w:qFormat="1"/>
    <w:lsdException w:name="List Bullet" w:semiHidden="1" w:uiPriority="2" w:unhideWhenUsed="1" w:qFormat="1"/>
    <w:lsdException w:name="List 2" w:semiHidden="1" w:uiPriority="2" w:unhideWhenUsed="1" w:qFormat="1"/>
    <w:lsdException w:name="List 3" w:semiHidden="1" w:uiPriority="2" w:unhideWhenUsed="1" w:qFormat="1"/>
    <w:lsdException w:name="List 4" w:uiPriority="2" w:qFormat="1"/>
    <w:lsdException w:name="List 5" w:uiPriority="2" w:qFormat="1"/>
    <w:lsdException w:name="List Bullet 2" w:semiHidden="1" w:uiPriority="99"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96A"/>
    <w:pPr>
      <w:autoSpaceDE w:val="0"/>
      <w:autoSpaceDN w:val="0"/>
      <w:adjustRightInd w:val="0"/>
      <w:spacing w:after="160" w:line="259" w:lineRule="auto"/>
    </w:pPr>
    <w:rPr>
      <w:rFonts w:ascii="Calibri" w:hAnsi="Calibri" w:cs="Calibri"/>
      <w:sz w:val="22"/>
      <w:szCs w:val="22"/>
    </w:rPr>
  </w:style>
  <w:style w:type="paragraph" w:styleId="Heading1">
    <w:name w:val="heading 1"/>
    <w:basedOn w:val="Heading2"/>
    <w:next w:val="Normal"/>
    <w:qFormat/>
    <w:pPr>
      <w:spacing w:before="300" w:line="480" w:lineRule="exact"/>
      <w:outlineLvl w:val="0"/>
    </w:pPr>
    <w:rPr>
      <w:sz w:val="36"/>
      <w:szCs w:val="36"/>
    </w:rPr>
  </w:style>
  <w:style w:type="paragraph" w:styleId="Heading2">
    <w:name w:val="heading 2"/>
    <w:aliases w:val="Heading 2 Char1,Heading 2 Char Char1,Chapter Headings Char Char,Heading 2 Char Char Char Char1,Heading 2 Char Char Char1,Heading 2 Char Char Char Char Char1,Heading 2 Char Char Char Char Char Char,Heading 2 Char1 Char Char,Heading 2 Char1 Char"/>
    <w:basedOn w:val="Heading3"/>
    <w:next w:val="Normal"/>
    <w:qFormat/>
    <w:pPr>
      <w:spacing w:before="420" w:line="360" w:lineRule="exact"/>
      <w:outlineLvl w:val="1"/>
    </w:pPr>
    <w:rPr>
      <w:sz w:val="28"/>
      <w:szCs w:val="28"/>
    </w:rPr>
  </w:style>
  <w:style w:type="paragraph" w:styleId="Heading3">
    <w:name w:val="heading 3"/>
    <w:aliases w:val="Heading 3 Char1,Heading 3 Char Char,Heading 3 Char"/>
    <w:basedOn w:val="Normal"/>
    <w:next w:val="Normal"/>
    <w:qFormat/>
    <w:pPr>
      <w:keepNext/>
      <w:keepLines/>
      <w:spacing w:before="220" w:after="60"/>
      <w:outlineLvl w:val="2"/>
    </w:pPr>
    <w:rPr>
      <w:rFonts w:ascii="HelveticaNeueLT Std" w:hAnsi="HelveticaNeueLT Std" w:cs="HelveticaNeueLT Std"/>
      <w:b/>
      <w:bCs/>
    </w:rPr>
  </w:style>
  <w:style w:type="paragraph" w:styleId="Heading4">
    <w:name w:val="heading 4"/>
    <w:basedOn w:val="Heading3"/>
    <w:next w:val="Normal"/>
    <w:link w:val="Heading4Char"/>
    <w:qFormat/>
    <w:pPr>
      <w:outlineLvl w:val="3"/>
    </w:pPr>
    <w:rPr>
      <w:b w:val="0"/>
      <w:bCs w:val="0"/>
      <w:smallCaps/>
    </w:rPr>
  </w:style>
  <w:style w:type="paragraph" w:styleId="Heading5">
    <w:name w:val="heading 5"/>
    <w:basedOn w:val="Normal"/>
    <w:next w:val="Normal"/>
    <w:qFormat/>
    <w:pPr>
      <w:keepNext/>
      <w:tabs>
        <w:tab w:val="left" w:pos="2772"/>
        <w:tab w:val="right" w:pos="4212"/>
      </w:tabs>
      <w:spacing w:line="840" w:lineRule="exact"/>
      <w:ind w:left="252"/>
      <w:jc w:val="center"/>
      <w:outlineLvl w:val="4"/>
    </w:pPr>
    <w:rPr>
      <w:rFonts w:ascii="Book Antiqua" w:hAnsi="Book Antiqua" w:cs="HelveticaNeueLT Std"/>
      <w:sz w:val="72"/>
      <w:szCs w:val="72"/>
    </w:rPr>
  </w:style>
  <w:style w:type="paragraph" w:styleId="Heading6">
    <w:name w:val="heading 6"/>
    <w:basedOn w:val="Normal"/>
    <w:next w:val="Normal"/>
    <w:qFormat/>
    <w:pPr>
      <w:keepNext/>
      <w:outlineLvl w:val="5"/>
    </w:pPr>
    <w:rPr>
      <w:rFonts w:ascii="Book Antiqua" w:hAnsi="Book Antiqua" w:cs="HelveticaNeueLT Std"/>
      <w:b/>
      <w:bCs/>
      <w:sz w:val="36"/>
      <w:szCs w:val="36"/>
    </w:rPr>
  </w:style>
  <w:style w:type="paragraph" w:styleId="Heading7">
    <w:name w:val="heading 7"/>
    <w:basedOn w:val="Normal"/>
    <w:next w:val="Normal"/>
    <w:qFormat/>
    <w:pPr>
      <w:keepNext/>
      <w:outlineLvl w:val="6"/>
    </w:pPr>
    <w:rPr>
      <w:rFonts w:ascii="HelveticaNeueLT Std" w:hAnsi="HelveticaNeueLT Std" w:cs="HelveticaNeueLT Std"/>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
    <w:basedOn w:val="Normal"/>
    <w:link w:val="HeaderChar"/>
    <w:uiPriority w:val="99"/>
    <w:qFormat/>
    <w:pPr>
      <w:shd w:val="solid" w:color="auto" w:fill="auto"/>
      <w:tabs>
        <w:tab w:val="center" w:pos="4534"/>
        <w:tab w:val="right" w:pos="9067"/>
      </w:tabs>
      <w:spacing w:line="240" w:lineRule="exact"/>
    </w:pPr>
    <w:rPr>
      <w:rFonts w:ascii="HelveticaNeueLT Std" w:hAnsi="HelveticaNeueLT Std" w:cs="HelveticaNeueLT Std"/>
    </w:rPr>
  </w:style>
  <w:style w:type="paragraph" w:styleId="BodyText">
    <w:name w:val="Body Text"/>
    <w:basedOn w:val="Normal"/>
    <w:link w:val="BodyTextChar"/>
    <w:uiPriority w:val="99"/>
    <w:rPr>
      <w:rFonts w:ascii="HelveticaNeueLT Std" w:hAnsi="HelveticaNeueLT Std" w:cs="HelveticaNeueLT Std"/>
    </w:rPr>
  </w:style>
  <w:style w:type="paragraph" w:styleId="Footer">
    <w:name w:val="footer"/>
    <w:basedOn w:val="Normal"/>
    <w:link w:val="FooterChar"/>
    <w:qFormat/>
    <w:pPr>
      <w:shd w:val="solid" w:color="auto" w:fill="auto"/>
      <w:tabs>
        <w:tab w:val="center" w:pos="4534"/>
        <w:tab w:val="right" w:pos="9067"/>
      </w:tabs>
      <w:spacing w:line="240" w:lineRule="exact"/>
    </w:pPr>
    <w:rPr>
      <w:rFonts w:ascii="HelveticaNeueLT Std" w:hAnsi="HelveticaNeueLT Std" w:cs="HelveticaNeueLT Std"/>
    </w:rPr>
  </w:style>
  <w:style w:type="paragraph" w:customStyle="1" w:styleId="IndentSecondLevel">
    <w:name w:val="Indent (Second Level"/>
    <w:basedOn w:val="Normal"/>
    <w:pPr>
      <w:tabs>
        <w:tab w:val="left" w:pos="960"/>
      </w:tabs>
      <w:spacing w:before="140"/>
      <w:ind w:left="960" w:hanging="480"/>
    </w:pPr>
    <w:rPr>
      <w:rFonts w:ascii="HelveticaNeueLT Std" w:hAnsi="HelveticaNeueLT Std" w:cs="HelveticaNeueLT Std"/>
    </w:rPr>
  </w:style>
  <w:style w:type="paragraph" w:customStyle="1" w:styleId="Indent">
    <w:name w:val="Indent"/>
    <w:basedOn w:val="Normal"/>
    <w:link w:val="IndentChar"/>
    <w:pPr>
      <w:tabs>
        <w:tab w:val="left" w:pos="480"/>
      </w:tabs>
      <w:spacing w:before="140"/>
      <w:ind w:left="480" w:hanging="480"/>
    </w:pPr>
    <w:rPr>
      <w:rFonts w:ascii="HelveticaNeueLT Std" w:hAnsi="HelveticaNeueLT Std" w:cs="HelveticaNeueLT Std"/>
    </w:rPr>
  </w:style>
  <w:style w:type="paragraph" w:customStyle="1" w:styleId="Quotation">
    <w:name w:val="Quotation"/>
    <w:basedOn w:val="Normal"/>
    <w:pPr>
      <w:spacing w:before="140" w:after="140" w:line="240" w:lineRule="exact"/>
      <w:ind w:left="480" w:right="480"/>
    </w:pPr>
    <w:rPr>
      <w:rFonts w:ascii="HelveticaNeueLT Std" w:hAnsi="HelveticaNeueLT Std" w:cs="HelveticaNeueLT Std"/>
    </w:rPr>
  </w:style>
  <w:style w:type="paragraph" w:styleId="FootnoteText">
    <w:name w:val="footnote text"/>
    <w:aliases w:val="ARM footnote Text,Footnote Text Char1,Footnote Text Char2,Footnote Text Char11,Footnote Text Char3,Footnote Text Char4,Footnote Text Char5,Footnote Text Char6,Footnote Text Char12,Footnote Text Char21,Footnote New, Char,Footnote, Cha,Cha,C"/>
    <w:basedOn w:val="Normal"/>
    <w:link w:val="FootnoteTextChar"/>
    <w:uiPriority w:val="99"/>
    <w:qFormat/>
    <w:pPr>
      <w:tabs>
        <w:tab w:val="left" w:pos="480"/>
      </w:tabs>
      <w:spacing w:line="240" w:lineRule="exact"/>
      <w:ind w:left="480" w:hanging="480"/>
    </w:pPr>
    <w:rPr>
      <w:rFonts w:ascii="HelveticaNeueLT Std" w:hAnsi="HelveticaNeueLT Std" w:cs="HelveticaNeueLT Std"/>
    </w:rPr>
  </w:style>
  <w:style w:type="paragraph" w:customStyle="1" w:styleId="IndentTable">
    <w:name w:val="Indent (Table)"/>
    <w:basedOn w:val="NormalTable"/>
    <w:pPr>
      <w:tabs>
        <w:tab w:val="left" w:pos="480"/>
      </w:tabs>
      <w:spacing w:before="120"/>
      <w:ind w:left="480" w:hanging="420"/>
    </w:pPr>
  </w:style>
  <w:style w:type="paragraph" w:customStyle="1" w:styleId="NormalTable">
    <w:name w:val="Normal (Table)"/>
    <w:basedOn w:val="Normal"/>
    <w:pPr>
      <w:spacing w:line="240" w:lineRule="exact"/>
      <w:ind w:left="60" w:right="60"/>
    </w:pPr>
    <w:rPr>
      <w:rFonts w:ascii="HelveticaNeueLT Std" w:hAnsi="HelveticaNeueLT Std" w:cs="HelveticaNeueLT Std"/>
    </w:rPr>
  </w:style>
  <w:style w:type="paragraph" w:customStyle="1" w:styleId="HeaderTable">
    <w:name w:val="Header (Table)"/>
    <w:basedOn w:val="NormalTable"/>
    <w:pPr>
      <w:keepNext/>
      <w:keepLines/>
      <w:spacing w:after="40"/>
    </w:pPr>
    <w:rPr>
      <w:i/>
      <w:iCs/>
    </w:rPr>
  </w:style>
  <w:style w:type="paragraph" w:customStyle="1" w:styleId="Roman">
    <w:name w:val="Roman"/>
    <w:basedOn w:val="IndentSecondLevel"/>
    <w:pPr>
      <w:tabs>
        <w:tab w:val="clear" w:pos="960"/>
        <w:tab w:val="right" w:pos="1320"/>
        <w:tab w:val="left" w:pos="1440"/>
      </w:tabs>
      <w:ind w:left="1440"/>
    </w:pPr>
    <w:rPr>
      <w:lang w:val="en-GB"/>
    </w:rPr>
  </w:style>
  <w:style w:type="character" w:styleId="FootnoteReference">
    <w:name w:val="footnote reference"/>
    <w:aliases w:val="Footnote reference number,Footnote symbol,note TESI,footnote reference0"/>
    <w:uiPriority w:val="99"/>
    <w:qFormat/>
    <w:rPr>
      <w:vertAlign w:val="superscript"/>
    </w:rPr>
  </w:style>
  <w:style w:type="character" w:styleId="FollowedHyperlink">
    <w:name w:val="FollowedHyperlink"/>
    <w:rPr>
      <w:color w:val="auto"/>
      <w:u w:val="none"/>
    </w:rPr>
  </w:style>
  <w:style w:type="character" w:styleId="Hyperlink">
    <w:name w:val="Hyperlink"/>
    <w:uiPriority w:val="99"/>
    <w:qFormat/>
    <w:rPr>
      <w:rFonts w:ascii="Arial" w:hAnsi="Arial"/>
      <w:color w:val="0000FF"/>
      <w:sz w:val="20"/>
      <w:u w:val="single"/>
    </w:rPr>
  </w:style>
  <w:style w:type="paragraph" w:styleId="EndnoteText">
    <w:name w:val="endnote text"/>
    <w:basedOn w:val="FootnoteText"/>
    <w:semiHidden/>
    <w:pPr>
      <w:tabs>
        <w:tab w:val="right" w:pos="312"/>
      </w:tabs>
    </w:pPr>
  </w:style>
  <w:style w:type="character" w:styleId="EndnoteReference">
    <w:name w:val="endnote reference"/>
    <w:semiHidden/>
    <w:rPr>
      <w:vertAlign w:val="superscript"/>
    </w:rPr>
  </w:style>
  <w:style w:type="paragraph" w:customStyle="1" w:styleId="Heading3Table">
    <w:name w:val="Heading 3 (Table)"/>
    <w:basedOn w:val="NormalTable"/>
    <w:pPr>
      <w:keepNext/>
      <w:keepLines/>
      <w:spacing w:before="200" w:after="40"/>
      <w:outlineLvl w:val="2"/>
    </w:pPr>
    <w:rPr>
      <w:b/>
      <w:bCs/>
    </w:rPr>
  </w:style>
  <w:style w:type="paragraph" w:customStyle="1" w:styleId="After">
    <w:name w:val="After"/>
    <w:basedOn w:val="Normal"/>
    <w:next w:val="Normal"/>
    <w:pPr>
      <w:spacing w:before="140"/>
    </w:pPr>
    <w:rPr>
      <w:rFonts w:ascii="HelveticaNeueLT Std" w:hAnsi="HelveticaNeueLT Std" w:cs="HelveticaNeueLT Std"/>
    </w:rPr>
  </w:style>
  <w:style w:type="paragraph" w:styleId="BodyTextIndent">
    <w:name w:val="Body Text Indent"/>
    <w:basedOn w:val="Normal"/>
    <w:pPr>
      <w:ind w:left="720"/>
    </w:pPr>
    <w:rPr>
      <w:rFonts w:ascii="HelveticaNeueLT Std" w:hAnsi="HelveticaNeueLT Std" w:cs="HelveticaNeueLT Std"/>
    </w:rPr>
  </w:style>
  <w:style w:type="paragraph" w:styleId="BodyTextIndent2">
    <w:name w:val="Body Text Indent 2"/>
    <w:basedOn w:val="Normal"/>
    <w:pPr>
      <w:ind w:left="720"/>
    </w:pPr>
    <w:rPr>
      <w:rFonts w:ascii="HelveticaNeueLT Std" w:hAnsi="HelveticaNeueLT Std" w:cs="HelveticaNeueLT Std"/>
      <w:b/>
    </w:rPr>
  </w:style>
  <w:style w:type="paragraph" w:styleId="BalloonText">
    <w:name w:val="Balloon Text"/>
    <w:basedOn w:val="Normal"/>
    <w:semiHidden/>
    <w:rPr>
      <w:rFonts w:ascii="Tahoma" w:hAnsi="Tahoma" w:cs="Tahoma"/>
      <w:sz w:val="16"/>
      <w:szCs w:val="16"/>
    </w:rPr>
  </w:style>
  <w:style w:type="paragraph" w:customStyle="1" w:styleId="numberedparagraphwithsection">
    <w:name w:val="numberedparagraphwithsection"/>
    <w:basedOn w:val="Normal"/>
    <w:pPr>
      <w:spacing w:before="100" w:beforeAutospacing="1" w:after="100" w:afterAutospacing="1"/>
    </w:pPr>
    <w:rPr>
      <w:rFonts w:ascii="HelveticaNeueLT Std" w:hAnsi="HelveticaNeueLT Std" w:cs="HelveticaNeueLT Std"/>
    </w:rPr>
  </w:style>
  <w:style w:type="character" w:customStyle="1" w:styleId="NumboldChar">
    <w:name w:val="Num + bold Char"/>
    <w:rPr>
      <w:b/>
      <w:kern w:val="8"/>
      <w:sz w:val="24"/>
      <w:szCs w:val="24"/>
      <w:lang w:val="en-US" w:eastAsia="en-US" w:bidi="he-IL"/>
    </w:rPr>
  </w:style>
  <w:style w:type="paragraph" w:customStyle="1" w:styleId="Gova">
    <w:name w:val="Gov (a)"/>
    <w:basedOn w:val="Normal"/>
    <w:pPr>
      <w:tabs>
        <w:tab w:val="left" w:pos="540"/>
      </w:tabs>
      <w:ind w:left="1080" w:hanging="540"/>
    </w:pPr>
    <w:rPr>
      <w:rFonts w:ascii="HelveticaNeueLT Std" w:hAnsi="HelveticaNeueLT Std" w:cs="HelveticaNeueLT Std"/>
    </w:rPr>
  </w:style>
  <w:style w:type="paragraph" w:styleId="BodyText2">
    <w:name w:val="Body Text 2"/>
    <w:basedOn w:val="Normal"/>
    <w:rPr>
      <w:rFonts w:ascii="HelveticaNeueLT Std" w:hAnsi="HelveticaNeueLT Std" w:cs="HelveticaNeueLT Std"/>
      <w:b/>
      <w:bCs/>
    </w:rPr>
  </w:style>
  <w:style w:type="paragraph" w:customStyle="1" w:styleId="NumberedParagraph">
    <w:name w:val="Numbered Paragraph"/>
    <w:basedOn w:val="Normal"/>
    <w:pPr>
      <w:tabs>
        <w:tab w:val="right" w:pos="312"/>
        <w:tab w:val="left" w:pos="480"/>
      </w:tabs>
      <w:ind w:left="480" w:hanging="480"/>
    </w:pPr>
    <w:rPr>
      <w:rFonts w:ascii="HelveticaNeueLT Std" w:hAnsi="HelveticaNeueLT Std" w:cs="HelveticaNeueLT Std"/>
    </w:rPr>
  </w:style>
  <w:style w:type="paragraph" w:customStyle="1" w:styleId="Numbold">
    <w:name w:val="Num + bold"/>
    <w:basedOn w:val="Normal"/>
    <w:next w:val="Normal"/>
    <w:pPr>
      <w:tabs>
        <w:tab w:val="right" w:pos="312"/>
        <w:tab w:val="left" w:pos="480"/>
      </w:tabs>
      <w:ind w:left="480" w:hanging="480"/>
    </w:pPr>
    <w:rPr>
      <w:rFonts w:ascii="HelveticaNeueLT Std" w:eastAsia="MS Mincho" w:hAnsi="HelveticaNeueLT Std" w:cs="HelveticaNeueLT Std"/>
      <w:b/>
      <w:lang w:val="en-GB"/>
    </w:rPr>
  </w:style>
  <w:style w:type="paragraph" w:customStyle="1" w:styleId="GovNormal">
    <w:name w:val="Gov Normal"/>
    <w:basedOn w:val="NumberedParagraph"/>
    <w:pPr>
      <w:tabs>
        <w:tab w:val="clear" w:pos="480"/>
        <w:tab w:val="left" w:pos="540"/>
      </w:tabs>
      <w:ind w:left="540" w:hanging="540"/>
    </w:p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rFonts w:ascii="HelveticaNeueLT Std" w:hAnsi="HelveticaNeueLT Std" w:cs="HelveticaNeueLT Std"/>
    </w:rPr>
  </w:style>
  <w:style w:type="paragraph" w:styleId="CommentSubject">
    <w:name w:val="annotation subject"/>
    <w:basedOn w:val="CommentText"/>
    <w:next w:val="CommentText"/>
    <w:semiHidden/>
    <w:rPr>
      <w:b/>
      <w:bCs/>
    </w:rPr>
  </w:style>
  <w:style w:type="paragraph" w:styleId="BodyText3">
    <w:name w:val="Body Text 3"/>
    <w:basedOn w:val="Normal"/>
    <w:pPr>
      <w:tabs>
        <w:tab w:val="right" w:pos="360"/>
        <w:tab w:val="left" w:pos="576"/>
        <w:tab w:val="center" w:pos="4406"/>
        <w:tab w:val="left" w:pos="5610"/>
      </w:tabs>
      <w:spacing w:before="140"/>
      <w:jc w:val="center"/>
    </w:pPr>
    <w:rPr>
      <w:rFonts w:ascii="HelveticaNeueLT Std" w:eastAsia="MS Mincho" w:hAnsi="HelveticaNeueLT Std" w:cs="HelveticaNeueLT Std"/>
      <w:b/>
    </w:rPr>
  </w:style>
  <w:style w:type="paragraph" w:customStyle="1" w:styleId="Contents-Intro">
    <w:name w:val="Contents-Intro"/>
    <w:basedOn w:val="Normal"/>
    <w:pPr>
      <w:tabs>
        <w:tab w:val="left" w:pos="1159"/>
        <w:tab w:val="left" w:leader="dot" w:pos="5659"/>
        <w:tab w:val="center" w:pos="6019"/>
      </w:tabs>
      <w:overflowPunct w:val="0"/>
      <w:spacing w:after="120" w:line="220" w:lineRule="exact"/>
      <w:ind w:left="360" w:right="1541" w:hanging="360"/>
      <w:textAlignment w:val="baseline"/>
    </w:pPr>
    <w:rPr>
      <w:rFonts w:ascii="HelveticaNeueLT Std" w:hAnsi="HelveticaNeueLT Std" w:cs="HelveticaNeueLT Std"/>
    </w:rPr>
  </w:style>
  <w:style w:type="paragraph" w:styleId="BodyTextIndent3">
    <w:name w:val="Body Text Indent 3"/>
    <w:basedOn w:val="Normal"/>
    <w:pPr>
      <w:ind w:left="1440"/>
    </w:pPr>
    <w:rPr>
      <w:rFonts w:ascii="HelveticaNeueLT Std" w:hAnsi="HelveticaNeueLT Std" w:cs="HelveticaNeueLT Std"/>
    </w:rPr>
  </w:style>
  <w:style w:type="table" w:styleId="TableGrid">
    <w:name w:val="Table Grid"/>
    <w:basedOn w:val="TableNormal"/>
    <w:uiPriority w:val="39"/>
    <w:pPr>
      <w:spacing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0">
    <w:name w:val="Footnote Reference +"/>
    <w:rPr>
      <w:rFonts w:ascii="Times New Roman" w:hAnsi="Times New Roman"/>
      <w:dstrike w:val="0"/>
      <w:position w:val="6"/>
      <w:sz w:val="14"/>
      <w:szCs w:val="14"/>
      <w:vertAlign w:val="baseline"/>
    </w:rPr>
  </w:style>
  <w:style w:type="paragraph" w:customStyle="1" w:styleId="definition">
    <w:name w:val="definition"/>
    <w:basedOn w:val="Normal"/>
    <w:pPr>
      <w:tabs>
        <w:tab w:val="left" w:pos="2520"/>
      </w:tabs>
      <w:ind w:left="2520" w:hanging="2520"/>
    </w:pPr>
    <w:rPr>
      <w:rFonts w:ascii="HelveticaNeueLT Std" w:hAnsi="HelveticaNeueLT Std" w:cs="HelveticaNeueLT Std"/>
    </w:rPr>
  </w:style>
  <w:style w:type="paragraph" w:customStyle="1" w:styleId="IndentCharCharCharCharCharCharCharCharCharCharCharCharCharCharCharChar">
    <w:name w:val="Indent Char Char Char Char Char Char Char Char Char Char Char Char Char Char Char Char"/>
    <w:basedOn w:val="Normal"/>
    <w:pPr>
      <w:widowControl w:val="0"/>
      <w:tabs>
        <w:tab w:val="left" w:pos="960"/>
      </w:tabs>
      <w:spacing w:before="140" w:line="240" w:lineRule="exact"/>
      <w:ind w:left="960" w:hanging="480"/>
    </w:pPr>
    <w:rPr>
      <w:rFonts w:ascii="HelveticaNeueLT Std" w:eastAsia="MS Mincho" w:hAnsi="HelveticaNeueLT Std" w:cs="HelveticaNeueLT Std"/>
      <w:kern w:val="28"/>
    </w:rPr>
  </w:style>
  <w:style w:type="character" w:customStyle="1" w:styleId="IndentChar">
    <w:name w:val="Indent Char"/>
    <w:link w:val="Indent"/>
    <w:rPr>
      <w:kern w:val="8"/>
      <w:sz w:val="24"/>
      <w:szCs w:val="24"/>
      <w:lang w:val="en-US" w:eastAsia="en-US" w:bidi="he-IL"/>
    </w:rPr>
  </w:style>
  <w:style w:type="character" w:customStyle="1" w:styleId="FootnoteTextChar">
    <w:name w:val="Footnote Text Char"/>
    <w:aliases w:val="ARM footnote Text Char,Footnote Text Char1 Char,Footnote Text Char2 Char,Footnote Text Char11 Char,Footnote Text Char3 Char,Footnote Text Char4 Char,Footnote Text Char5 Char,Footnote Text Char6 Char,Footnote Text Char12 Char, Cha Char"/>
    <w:link w:val="FootnoteText"/>
    <w:uiPriority w:val="99"/>
    <w:qFormat/>
    <w:rPr>
      <w:kern w:val="8"/>
      <w:lang w:bidi="he-IL"/>
    </w:rPr>
  </w:style>
  <w:style w:type="paragraph" w:customStyle="1" w:styleId="NumberedParagraphChar">
    <w:name w:val="Numbered Paragraph Char"/>
    <w:basedOn w:val="Normal"/>
    <w:pPr>
      <w:tabs>
        <w:tab w:val="right" w:pos="312"/>
        <w:tab w:val="left" w:pos="480"/>
      </w:tabs>
      <w:ind w:left="480" w:hanging="480"/>
    </w:pPr>
    <w:rPr>
      <w:rFonts w:ascii="HelveticaNeueLT Std" w:hAnsi="HelveticaNeueLT Std" w:cs="HelveticaNeueLT Std"/>
      <w:kern w:val="20"/>
    </w:rPr>
  </w:style>
  <w:style w:type="paragraph" w:customStyle="1" w:styleId="ColorfulShading-Accent11">
    <w:name w:val="Colorful Shading - Accent 11"/>
    <w:hidden/>
    <w:uiPriority w:val="99"/>
    <w:semiHidden/>
    <w:rPr>
      <w:kern w:val="8"/>
      <w:sz w:val="24"/>
      <w:szCs w:val="24"/>
      <w:lang w:bidi="he-IL"/>
    </w:rPr>
  </w:style>
  <w:style w:type="paragraph" w:customStyle="1" w:styleId="ColorfulList-Accent11">
    <w:name w:val="Colorful List - Accent 11"/>
    <w:basedOn w:val="Normal"/>
    <w:uiPriority w:val="34"/>
    <w:qFormat/>
    <w:pPr>
      <w:ind w:left="720"/>
      <w:contextualSpacing/>
    </w:pPr>
    <w:rPr>
      <w:rFonts w:ascii="HelveticaNeueLT Std" w:hAnsi="HelveticaNeueLT Std" w:cs="HelveticaNeueLT Std"/>
    </w:rPr>
  </w:style>
  <w:style w:type="paragraph" w:customStyle="1" w:styleId="IFACListStyle1">
    <w:name w:val="IFAC ListStyle 1"/>
    <w:aliases w:val="ls1,ListStyle 1,List 1"/>
    <w:basedOn w:val="Normal"/>
    <w:uiPriority w:val="99"/>
    <w:qFormat/>
    <w:pPr>
      <w:spacing w:before="120"/>
    </w:pPr>
    <w:rPr>
      <w:rFonts w:ascii="HelveticaNeueLT Std" w:hAnsi="HelveticaNeueLT Std" w:cs="HelveticaNeueLT Std"/>
    </w:rPr>
  </w:style>
  <w:style w:type="paragraph" w:customStyle="1" w:styleId="IFACListStyle2">
    <w:name w:val="IFAC ListStyle 2"/>
    <w:aliases w:val="ls2,ListStyle 2"/>
    <w:basedOn w:val="Normal"/>
    <w:uiPriority w:val="99"/>
    <w:qFormat/>
    <w:pPr>
      <w:spacing w:before="120"/>
    </w:pPr>
    <w:rPr>
      <w:rFonts w:ascii="HelveticaNeueLT Std" w:hAnsi="HelveticaNeueLT Std" w:cs="HelveticaNeueLT Std"/>
    </w:rPr>
  </w:style>
  <w:style w:type="paragraph" w:customStyle="1" w:styleId="IFACListStyle3">
    <w:name w:val="IFAC ListStyle 3"/>
    <w:aliases w:val="ls3,ListStyle 3"/>
    <w:basedOn w:val="Normal"/>
    <w:qFormat/>
    <w:pPr>
      <w:spacing w:before="120"/>
    </w:pPr>
    <w:rPr>
      <w:rFonts w:ascii="HelveticaNeueLT Std" w:hAnsi="HelveticaNeueLT Std" w:cs="HelveticaNeueLT Std"/>
    </w:rPr>
  </w:style>
  <w:style w:type="paragraph" w:customStyle="1" w:styleId="IFACListStyle4">
    <w:name w:val="IFAC ListStyle 4"/>
    <w:aliases w:val="ls4,ListStyle 4"/>
    <w:basedOn w:val="Normal"/>
    <w:qFormat/>
    <w:pPr>
      <w:spacing w:before="120"/>
    </w:pPr>
    <w:rPr>
      <w:rFonts w:ascii="HelveticaNeueLT Std" w:hAnsi="HelveticaNeueLT Std" w:cs="HelveticaNeueLT Std"/>
    </w:rPr>
  </w:style>
  <w:style w:type="paragraph" w:customStyle="1" w:styleId="IFACListStyle5">
    <w:name w:val="IFAC ListStyle 5"/>
    <w:aliases w:val="ls5,ListStyle 5"/>
    <w:basedOn w:val="Normal"/>
    <w:qFormat/>
    <w:pPr>
      <w:spacing w:before="120"/>
    </w:pPr>
    <w:rPr>
      <w:rFonts w:ascii="HelveticaNeueLT Std" w:hAnsi="HelveticaNeueLT Std" w:cs="HelveticaNeueLT Std"/>
    </w:rPr>
  </w:style>
  <w:style w:type="paragraph" w:styleId="PlainText">
    <w:name w:val="Plain Text"/>
    <w:basedOn w:val="Normal"/>
    <w:link w:val="PlainTextChar"/>
    <w:uiPriority w:val="99"/>
    <w:unhideWhenUsed/>
    <w:rPr>
      <w:rFonts w:ascii="Consolas" w:eastAsia="Calibri" w:hAnsi="Consolas" w:cs="HelveticaNeueLT Std"/>
      <w:sz w:val="21"/>
      <w:szCs w:val="21"/>
    </w:rPr>
  </w:style>
  <w:style w:type="character" w:customStyle="1" w:styleId="PlainTextChar">
    <w:name w:val="Plain Text Char"/>
    <w:link w:val="PlainText"/>
    <w:uiPriority w:val="99"/>
    <w:rPr>
      <w:rFonts w:ascii="Consolas" w:eastAsia="Calibri" w:hAnsi="Consolas"/>
      <w:sz w:val="21"/>
      <w:szCs w:val="21"/>
    </w:rPr>
  </w:style>
  <w:style w:type="paragraph" w:styleId="Revision">
    <w:name w:val="Revision"/>
    <w:hidden/>
    <w:uiPriority w:val="99"/>
    <w:semiHidden/>
    <w:rPr>
      <w:kern w:val="8"/>
      <w:sz w:val="24"/>
      <w:szCs w:val="24"/>
      <w:lang w:bidi="he-IL"/>
    </w:rPr>
  </w:style>
  <w:style w:type="paragraph" w:styleId="ListParagraph">
    <w:name w:val="List Paragraph"/>
    <w:aliases w:val="Bullet Points,1st Bullet,List Paragraph2,Paragraphe de liste"/>
    <w:basedOn w:val="Normal"/>
    <w:link w:val="ListParagraphChar"/>
    <w:uiPriority w:val="34"/>
    <w:qFormat/>
    <w:pPr>
      <w:ind w:left="720"/>
      <w:contextualSpacing/>
    </w:pPr>
    <w:rPr>
      <w:rFonts w:ascii="HelveticaNeueLT Std" w:hAnsi="HelveticaNeueLT Std" w:cs="HelveticaNeueLT Std"/>
    </w:rPr>
  </w:style>
  <w:style w:type="paragraph" w:customStyle="1" w:styleId="Heading3SectionHeadingsNormalStylePlus">
    <w:name w:val="Heading 3 (Section Headings): Normal Style Plus:"/>
    <w:basedOn w:val="Heading3"/>
    <w:pPr>
      <w:spacing w:before="240" w:after="0"/>
    </w:pPr>
    <w:rPr>
      <w:kern w:val="20"/>
      <w:szCs w:val="20"/>
      <w:lang w:val="x-none" w:eastAsia="x-none"/>
    </w:rPr>
  </w:style>
  <w:style w:type="paragraph" w:customStyle="1" w:styleId="Heading2ChapterHeading">
    <w:name w:val="Heading 2 Chapter Heading"/>
    <w:aliases w:val="h2"/>
    <w:basedOn w:val="Heading2"/>
    <w:pPr>
      <w:keepLines w:val="0"/>
      <w:spacing w:before="240" w:after="0" w:line="320" w:lineRule="exact"/>
    </w:pPr>
    <w:rPr>
      <w:lang w:val="x-none" w:eastAsia="x-none"/>
    </w:rPr>
  </w:style>
  <w:style w:type="paragraph" w:customStyle="1" w:styleId="IFACBulletList1">
    <w:name w:val="IFAC BulletList 1"/>
    <w:aliases w:val="bl1"/>
    <w:basedOn w:val="Normal"/>
    <w:qFormat/>
    <w:pPr>
      <w:numPr>
        <w:numId w:val="1"/>
      </w:numPr>
      <w:spacing w:before="120"/>
    </w:pPr>
    <w:rPr>
      <w:rFonts w:ascii="HelveticaNeueLT Std" w:hAnsi="HelveticaNeueLT Std" w:cs="HelveticaNeueLT Std"/>
    </w:rPr>
  </w:style>
  <w:style w:type="paragraph" w:customStyle="1" w:styleId="IFACBulletList3">
    <w:name w:val="IFAC BulletList 3"/>
    <w:aliases w:val="bl3"/>
    <w:basedOn w:val="Normal"/>
    <w:qFormat/>
    <w:pPr>
      <w:numPr>
        <w:ilvl w:val="2"/>
        <w:numId w:val="1"/>
      </w:numPr>
      <w:spacing w:before="120"/>
    </w:pPr>
    <w:rPr>
      <w:rFonts w:ascii="HelveticaNeueLT Std" w:hAnsi="HelveticaNeueLT Std" w:cs="HelveticaNeueLT Std"/>
    </w:rPr>
  </w:style>
  <w:style w:type="character" w:customStyle="1" w:styleId="CommentTextChar">
    <w:name w:val="Comment Text Char"/>
    <w:basedOn w:val="DefaultParagraphFont"/>
    <w:link w:val="CommentText"/>
    <w:uiPriority w:val="99"/>
    <w:rPr>
      <w:kern w:val="8"/>
      <w:lang w:bidi="he-IL"/>
    </w:rPr>
  </w:style>
  <w:style w:type="paragraph" w:customStyle="1" w:styleId="Default">
    <w:name w:val="Default"/>
    <w:link w:val="DefaultChar"/>
    <w:qFormat/>
    <w:pPr>
      <w:autoSpaceDE w:val="0"/>
      <w:autoSpaceDN w:val="0"/>
      <w:adjustRightInd w:val="0"/>
    </w:pPr>
    <w:rPr>
      <w:rFonts w:ascii="Verdana" w:hAnsi="Verdana" w:cs="Verdana"/>
      <w:color w:val="000000"/>
      <w:sz w:val="24"/>
      <w:szCs w:val="24"/>
      <w:lang w:val="en-ZA"/>
    </w:rPr>
  </w:style>
  <w:style w:type="paragraph" w:styleId="List">
    <w:name w:val="List"/>
    <w:uiPriority w:val="2"/>
    <w:qFormat/>
    <w:pPr>
      <w:numPr>
        <w:numId w:val="2"/>
      </w:numPr>
      <w:spacing w:before="120" w:line="280" w:lineRule="exact"/>
      <w:jc w:val="both"/>
    </w:pPr>
    <w:rPr>
      <w:rFonts w:ascii="Arial" w:eastAsiaTheme="minorHAnsi" w:hAnsi="Arial" w:cstheme="minorBidi"/>
      <w:szCs w:val="24"/>
    </w:rPr>
  </w:style>
  <w:style w:type="paragraph" w:styleId="List2">
    <w:name w:val="List 2"/>
    <w:basedOn w:val="List"/>
    <w:uiPriority w:val="2"/>
    <w:qFormat/>
    <w:pPr>
      <w:numPr>
        <w:ilvl w:val="1"/>
      </w:numPr>
      <w:outlineLvl w:val="1"/>
    </w:pPr>
  </w:style>
  <w:style w:type="paragraph" w:styleId="List3">
    <w:name w:val="List 3"/>
    <w:basedOn w:val="List2"/>
    <w:uiPriority w:val="2"/>
    <w:qFormat/>
    <w:pPr>
      <w:numPr>
        <w:ilvl w:val="2"/>
      </w:numPr>
      <w:outlineLvl w:val="2"/>
    </w:pPr>
  </w:style>
  <w:style w:type="paragraph" w:styleId="List4">
    <w:name w:val="List 4"/>
    <w:basedOn w:val="List3"/>
    <w:uiPriority w:val="2"/>
    <w:qFormat/>
    <w:pPr>
      <w:numPr>
        <w:ilvl w:val="3"/>
      </w:numPr>
      <w:outlineLvl w:val="3"/>
    </w:pPr>
  </w:style>
  <w:style w:type="paragraph" w:styleId="List5">
    <w:name w:val="List 5"/>
    <w:basedOn w:val="List4"/>
    <w:uiPriority w:val="2"/>
    <w:qFormat/>
    <w:pPr>
      <w:numPr>
        <w:ilvl w:val="4"/>
      </w:numPr>
      <w:outlineLvl w:val="4"/>
    </w:pPr>
  </w:style>
  <w:style w:type="numbering" w:customStyle="1" w:styleId="IFACNumberedList">
    <w:name w:val="IFAC Numbered List"/>
    <w:uiPriority w:val="99"/>
    <w:pPr>
      <w:numPr>
        <w:numId w:val="2"/>
      </w:numPr>
    </w:pPr>
  </w:style>
  <w:style w:type="paragraph" w:customStyle="1" w:styleId="H3Blue">
    <w:name w:val="H3_Blue"/>
    <w:qFormat/>
    <w:pPr>
      <w:spacing w:before="240" w:line="280" w:lineRule="exact"/>
    </w:pPr>
    <w:rPr>
      <w:rFonts w:ascii="Arial" w:eastAsiaTheme="majorEastAsia" w:hAnsi="Arial" w:cstheme="majorBidi"/>
      <w:b/>
      <w:bCs/>
      <w:color w:val="005BAA"/>
      <w:szCs w:val="26"/>
    </w:rPr>
  </w:style>
  <w:style w:type="paragraph" w:customStyle="1" w:styleId="Heading5Sub-headingsNormalStylePlus">
    <w:name w:val="Heading 5 (Sub-headings): Normal Style Plus"/>
    <w:aliases w:val="H5"/>
    <w:basedOn w:val="Normal"/>
    <w:next w:val="BodyText"/>
    <w:qFormat/>
    <w:pPr>
      <w:keepNext/>
      <w:keepLines/>
      <w:spacing w:before="240"/>
      <w:outlineLvl w:val="4"/>
    </w:pPr>
    <w:rPr>
      <w:rFonts w:ascii="HelveticaNeueLT Std" w:hAnsi="HelveticaNeueLT Std" w:cs="HelveticaNeueLT Std"/>
      <w:bCs/>
      <w:kern w:val="20"/>
    </w:rPr>
  </w:style>
  <w:style w:type="paragraph" w:customStyle="1" w:styleId="IfacFootnotes">
    <w:name w:val="Ifac Footnotes"/>
    <w:basedOn w:val="Normal"/>
    <w:qFormat/>
    <w:pPr>
      <w:tabs>
        <w:tab w:val="left" w:pos="360"/>
      </w:tabs>
      <w:spacing w:after="60" w:line="200" w:lineRule="exact"/>
      <w:ind w:left="360" w:hanging="360"/>
    </w:pPr>
    <w:rPr>
      <w:rFonts w:ascii="HelveticaNeueLT Std" w:hAnsi="HelveticaNeueLT Std" w:cs="HelveticaNeueLT Std"/>
      <w:sz w:val="16"/>
    </w:rPr>
  </w:style>
  <w:style w:type="paragraph" w:customStyle="1" w:styleId="IFACNumberAndLetter">
    <w:name w:val="IFAC NumberAndLetter"/>
    <w:basedOn w:val="ListParagraph"/>
    <w:qFormat/>
    <w:pPr>
      <w:keepNext/>
      <w:keepLines/>
      <w:numPr>
        <w:numId w:val="3"/>
      </w:numPr>
      <w:tabs>
        <w:tab w:val="left" w:pos="720"/>
      </w:tabs>
      <w:spacing w:before="120" w:line="240" w:lineRule="exact"/>
      <w:contextualSpacing w:val="0"/>
    </w:pPr>
    <w:rPr>
      <w:kern w:val="20"/>
      <w:sz w:val="20"/>
      <w:szCs w:val="20"/>
    </w:rPr>
  </w:style>
  <w:style w:type="character" w:customStyle="1" w:styleId="ListParagraphChar">
    <w:name w:val="List Paragraph Char"/>
    <w:aliases w:val="Bullet Points Char,1st Bullet Char,List Paragraph2 Char,Paragraphe de liste Char"/>
    <w:link w:val="ListParagraph"/>
    <w:uiPriority w:val="99"/>
    <w:qFormat/>
    <w:rPr>
      <w:kern w:val="8"/>
      <w:sz w:val="24"/>
      <w:szCs w:val="24"/>
      <w:lang w:bidi="he-IL"/>
    </w:rPr>
  </w:style>
  <w:style w:type="character" w:customStyle="1" w:styleId="HeaderChar">
    <w:name w:val="Header Char"/>
    <w:aliases w:val="Left Header Char"/>
    <w:basedOn w:val="DefaultParagraphFont"/>
    <w:link w:val="Header"/>
    <w:uiPriority w:val="99"/>
    <w:rPr>
      <w:kern w:val="8"/>
      <w:shd w:val="solid" w:color="auto" w:fill="auto"/>
      <w:lang w:bidi="he-IL"/>
    </w:rPr>
  </w:style>
  <w:style w:type="paragraph" w:customStyle="1" w:styleId="CM4">
    <w:name w:val="CM4"/>
    <w:basedOn w:val="Normal"/>
    <w:next w:val="Normal"/>
    <w:uiPriority w:val="99"/>
    <w:pPr>
      <w:widowControl w:val="0"/>
    </w:pPr>
    <w:rPr>
      <w:rFonts w:ascii="HelveticaNeueLT Std" w:hAnsi="HelveticaNeueLT Std" w:cs="HelveticaNeueLT Std"/>
    </w:rPr>
  </w:style>
  <w:style w:type="paragraph" w:styleId="NormalWeb">
    <w:name w:val="Normal (Web)"/>
    <w:basedOn w:val="Normal"/>
    <w:uiPriority w:val="99"/>
    <w:unhideWhenUsed/>
    <w:pPr>
      <w:spacing w:before="100" w:beforeAutospacing="1" w:after="100" w:afterAutospacing="1"/>
    </w:pPr>
    <w:rPr>
      <w:rFonts w:ascii="HelveticaNeueLT Std" w:hAnsi="HelveticaNeueLT Std" w:cs="HelveticaNeueLT Std"/>
    </w:rPr>
  </w:style>
  <w:style w:type="character" w:styleId="Emphasis">
    <w:name w:val="Emphasis"/>
    <w:basedOn w:val="DefaultParagraphFont"/>
    <w:uiPriority w:val="20"/>
    <w:qFormat/>
    <w:rPr>
      <w:i/>
      <w:iCs/>
    </w:rPr>
  </w:style>
  <w:style w:type="paragraph" w:customStyle="1" w:styleId="NumberedParagraphISA400">
    <w:name w:val="Numbered Paragraph ISA 400"/>
    <w:basedOn w:val="Normal"/>
    <w:pPr>
      <w:tabs>
        <w:tab w:val="right" w:pos="312"/>
        <w:tab w:val="left" w:pos="480"/>
      </w:tabs>
      <w:ind w:left="480" w:hanging="480"/>
    </w:pPr>
    <w:rPr>
      <w:rFonts w:ascii="HelveticaNeueLT Std" w:eastAsia="MS Mincho" w:hAnsi="HelveticaNeueLT Std" w:cs="HelveticaNeueLT Std"/>
      <w:lang w:val="en-GB"/>
    </w:rPr>
  </w:style>
  <w:style w:type="paragraph" w:customStyle="1" w:styleId="Heading6Sub-headingsNormalstyleplus">
    <w:name w:val="Heading 6 (Sub-headings): Normal style plus"/>
    <w:basedOn w:val="Normal"/>
    <w:next w:val="Normal"/>
    <w:autoRedefine/>
    <w:qFormat/>
    <w:pPr>
      <w:spacing w:before="120" w:line="240" w:lineRule="exact"/>
    </w:pPr>
    <w:rPr>
      <w:rFonts w:ascii="HelveticaNeueLT Std" w:hAnsi="HelveticaNeueLT Std" w:cs="HelveticaNeueLT Std"/>
      <w:kern w:val="20"/>
    </w:rPr>
  </w:style>
  <w:style w:type="paragraph" w:customStyle="1" w:styleId="Bullet1Indented">
    <w:name w:val="Bullet 1 Indented"/>
    <w:basedOn w:val="Normal"/>
    <w:qFormat/>
    <w:pPr>
      <w:numPr>
        <w:numId w:val="4"/>
      </w:numPr>
      <w:tabs>
        <w:tab w:val="left" w:pos="1238"/>
      </w:tabs>
      <w:spacing w:before="120" w:line="240" w:lineRule="exact"/>
      <w:ind w:left="1238" w:hanging="547"/>
    </w:pPr>
    <w:rPr>
      <w:rFonts w:ascii="HelveticaNeueLT Std" w:eastAsia="Calibri" w:hAnsi="HelveticaNeueLT Std" w:cs="HelveticaNeueLT Std"/>
    </w:rPr>
  </w:style>
  <w:style w:type="paragraph" w:customStyle="1" w:styleId="NumberedParagraphCharChar">
    <w:name w:val="Numbered Paragraph Char Char"/>
    <w:basedOn w:val="Normal"/>
    <w:link w:val="NumberedParagraphCharCharChar"/>
    <w:pPr>
      <w:widowControl w:val="0"/>
      <w:tabs>
        <w:tab w:val="right" w:pos="312"/>
        <w:tab w:val="left" w:pos="480"/>
      </w:tabs>
      <w:overflowPunct w:val="0"/>
      <w:spacing w:before="120"/>
      <w:ind w:left="480" w:hanging="480"/>
      <w:textAlignment w:val="baseline"/>
    </w:pPr>
    <w:rPr>
      <w:rFonts w:ascii="HelveticaNeueLT Std" w:hAnsi="HelveticaNeueLT Std" w:cs="HelveticaNeueLT Std"/>
    </w:rPr>
  </w:style>
  <w:style w:type="character" w:customStyle="1" w:styleId="NumberedParagraphCharCharChar">
    <w:name w:val="Numbered Paragraph Char Char Char"/>
    <w:link w:val="NumberedParagraphCharChar"/>
    <w:locked/>
    <w:rPr>
      <w:kern w:val="8"/>
      <w:sz w:val="24"/>
      <w:szCs w:val="24"/>
      <w:lang w:bidi="he-IL"/>
    </w:rPr>
  </w:style>
  <w:style w:type="paragraph" w:styleId="ListBullet">
    <w:name w:val="List Bullet"/>
    <w:uiPriority w:val="2"/>
    <w:qFormat/>
    <w:pPr>
      <w:numPr>
        <w:numId w:val="5"/>
      </w:numPr>
      <w:spacing w:before="120" w:line="280" w:lineRule="exact"/>
      <w:jc w:val="both"/>
      <w:outlineLvl w:val="0"/>
    </w:pPr>
    <w:rPr>
      <w:rFonts w:ascii="Arial" w:eastAsiaTheme="minorHAnsi" w:hAnsi="Arial" w:cs="Arial"/>
      <w:color w:val="000000"/>
      <w:szCs w:val="22"/>
    </w:rPr>
  </w:style>
  <w:style w:type="paragraph" w:styleId="ListBullet2">
    <w:name w:val="List Bullet 2"/>
    <w:basedOn w:val="ListBullet"/>
    <w:uiPriority w:val="99"/>
    <w:qFormat/>
    <w:pPr>
      <w:numPr>
        <w:ilvl w:val="1"/>
      </w:numPr>
      <w:outlineLvl w:val="1"/>
    </w:pPr>
  </w:style>
  <w:style w:type="paragraph" w:styleId="ListBullet3">
    <w:name w:val="List Bullet 3"/>
    <w:basedOn w:val="Normal"/>
    <w:uiPriority w:val="2"/>
    <w:qFormat/>
    <w:pPr>
      <w:numPr>
        <w:ilvl w:val="2"/>
        <w:numId w:val="5"/>
      </w:numPr>
      <w:spacing w:before="120"/>
      <w:outlineLvl w:val="2"/>
    </w:pPr>
    <w:rPr>
      <w:rFonts w:ascii="HelveticaNeueLT Std" w:eastAsiaTheme="minorHAnsi" w:hAnsi="HelveticaNeueLT Std" w:cs="HelveticaNeueLT Std"/>
      <w:noProof/>
      <w:color w:val="000000"/>
    </w:rPr>
  </w:style>
  <w:style w:type="numbering" w:customStyle="1" w:styleId="IFACBulletList">
    <w:name w:val="IFAC Bullet List"/>
    <w:uiPriority w:val="99"/>
    <w:pPr>
      <w:numPr>
        <w:numId w:val="5"/>
      </w:numPr>
    </w:pPr>
  </w:style>
  <w:style w:type="character" w:customStyle="1" w:styleId="FooterChar">
    <w:name w:val="Footer Char"/>
    <w:basedOn w:val="DefaultParagraphFont"/>
    <w:link w:val="Footer"/>
    <w:rPr>
      <w:kern w:val="8"/>
      <w:shd w:val="solid" w:color="auto" w:fill="auto"/>
      <w:lang w:bidi="he-IL"/>
    </w:rPr>
  </w:style>
  <w:style w:type="paragraph" w:customStyle="1" w:styleId="Bullet2indented">
    <w:name w:val="Bullet 2 indented"/>
    <w:basedOn w:val="Normal"/>
    <w:qFormat/>
    <w:pPr>
      <w:numPr>
        <w:numId w:val="6"/>
      </w:numPr>
      <w:tabs>
        <w:tab w:val="left" w:pos="1642"/>
      </w:tabs>
      <w:spacing w:before="120"/>
      <w:ind w:left="1641" w:hanging="547"/>
    </w:pPr>
    <w:rPr>
      <w:rFonts w:ascii="HelveticaNeueLT Std" w:eastAsia="Calibri" w:hAnsi="HelveticaNeueLT Std" w:cs="HelveticaNeueLT Std"/>
    </w:rPr>
  </w:style>
  <w:style w:type="paragraph" w:customStyle="1" w:styleId="BoxListStyleNumbering">
    <w:name w:val="Box ListStyle Numbering"/>
    <w:basedOn w:val="IFACListStyle1"/>
    <w:qFormat/>
    <w:pPr>
      <w:numPr>
        <w:numId w:val="7"/>
      </w:numPr>
      <w:spacing w:line="240" w:lineRule="exact"/>
      <w:ind w:left="1094" w:hanging="547"/>
    </w:pPr>
    <w:rPr>
      <w:sz w:val="20"/>
    </w:rPr>
  </w:style>
  <w:style w:type="character" w:customStyle="1" w:styleId="u1">
    <w:name w:val="u1"/>
    <w:basedOn w:val="DefaultParagraphFont"/>
    <w:rPr>
      <w:u w:val="single"/>
    </w:rPr>
  </w:style>
  <w:style w:type="paragraph" w:customStyle="1" w:styleId="BasisForConclusion">
    <w:name w:val="Basis For Conclusion"/>
    <w:qFormat/>
    <w:pPr>
      <w:numPr>
        <w:numId w:val="8"/>
      </w:numPr>
      <w:tabs>
        <w:tab w:val="left" w:pos="547"/>
      </w:tabs>
      <w:spacing w:before="120" w:line="280" w:lineRule="exact"/>
    </w:pPr>
    <w:rPr>
      <w:rFonts w:ascii="Arial" w:hAnsi="Arial"/>
      <w:kern w:val="20"/>
    </w:rPr>
  </w:style>
  <w:style w:type="paragraph" w:customStyle="1" w:styleId="IFACBulletIndented2">
    <w:name w:val="IFAC Bullet Indented 2"/>
    <w:aliases w:val="b2i"/>
    <w:next w:val="BodyText"/>
    <w:uiPriority w:val="2"/>
    <w:qFormat/>
    <w:pPr>
      <w:numPr>
        <w:numId w:val="9"/>
      </w:numPr>
      <w:tabs>
        <w:tab w:val="left" w:pos="1642"/>
      </w:tabs>
      <w:spacing w:before="120" w:line="280" w:lineRule="exact"/>
    </w:pPr>
    <w:rPr>
      <w:rFonts w:ascii="Arial" w:eastAsiaTheme="minorHAnsi" w:hAnsi="Arial" w:cstheme="minorBidi"/>
      <w:szCs w:val="24"/>
    </w:rPr>
  </w:style>
  <w:style w:type="paragraph" w:customStyle="1" w:styleId="NumberedHeading2">
    <w:name w:val="Numbered Heading 2"/>
    <w:next w:val="BodyText"/>
    <w:uiPriority w:val="3"/>
    <w:qFormat/>
    <w:pPr>
      <w:keepNext/>
      <w:keepLines/>
      <w:numPr>
        <w:numId w:val="10"/>
      </w:numPr>
      <w:tabs>
        <w:tab w:val="left" w:pos="547"/>
      </w:tabs>
      <w:spacing w:before="240" w:line="320" w:lineRule="exact"/>
      <w:ind w:left="360"/>
      <w:outlineLvl w:val="1"/>
    </w:pPr>
    <w:rPr>
      <w:rFonts w:ascii="Arial" w:hAnsi="Arial"/>
      <w:b/>
      <w:bCs/>
      <w:sz w:val="24"/>
      <w:szCs w:val="28"/>
    </w:rPr>
  </w:style>
  <w:style w:type="character" w:styleId="Strong">
    <w:name w:val="Strong"/>
    <w:basedOn w:val="DefaultParagraphFont"/>
    <w:uiPriority w:val="22"/>
    <w:qFormat/>
    <w:rPr>
      <w:b/>
      <w:bCs/>
    </w:rPr>
  </w:style>
  <w:style w:type="paragraph" w:customStyle="1" w:styleId="TOCBody">
    <w:name w:val="TOC Body"/>
    <w:basedOn w:val="Normal"/>
    <w:pPr>
      <w:tabs>
        <w:tab w:val="left" w:pos="720"/>
        <w:tab w:val="right" w:leader="dot" w:pos="5760"/>
        <w:tab w:val="right" w:pos="6480"/>
      </w:tabs>
      <w:spacing w:before="120" w:line="240" w:lineRule="exact"/>
      <w:ind w:right="720"/>
    </w:pPr>
    <w:rPr>
      <w:rFonts w:ascii="HelveticaNeueLT Std" w:hAnsi="HelveticaNeueLT Std" w:cs="HelveticaNeueLT Std"/>
    </w:rPr>
  </w:style>
  <w:style w:type="character" w:customStyle="1" w:styleId="NumberedParagraph-BulletelistLeft0Firstline0CharChar">
    <w:name w:val="Numbered Paragraph - Bullete list + Left:  0&quot; First line:  0&quot; Char Char"/>
    <w:rPr>
      <w:lang w:val="en-US" w:eastAsia="en-US" w:bidi="ar-SA"/>
    </w:rPr>
  </w:style>
  <w:style w:type="character" w:customStyle="1" w:styleId="NumberedParagraph-BulletelistLeft0Firstline0Char">
    <w:name w:val="Numbered Paragraph - Bullete list + Left:  0&quot; First line:  0&quot; Char"/>
    <w:link w:val="NumberedParagraph-BulletelistLeft0Firstline0"/>
    <w:locked/>
    <w:rPr>
      <w:rFonts w:ascii="HelveticaNeueLT Std" w:hAnsi="HelveticaNeueLT Std" w:cs="HelveticaNeueLT Std"/>
      <w:sz w:val="22"/>
      <w:szCs w:val="22"/>
    </w:rPr>
  </w:style>
  <w:style w:type="paragraph" w:customStyle="1" w:styleId="NumberedParagraph-BulletelistLeft0Firstline0">
    <w:name w:val="Numbered Paragraph - Bullete list + Left:  0&quot; First line:  0&quot;"/>
    <w:basedOn w:val="Normal"/>
    <w:link w:val="NumberedParagraph-BulletelistLeft0Firstline0Char"/>
    <w:pPr>
      <w:numPr>
        <w:numId w:val="11"/>
      </w:numPr>
      <w:spacing w:before="120" w:line="240" w:lineRule="exact"/>
    </w:pPr>
    <w:rPr>
      <w:rFonts w:ascii="HelveticaNeueLT Std" w:hAnsi="HelveticaNeueLT Std" w:cs="HelveticaNeueLT Std"/>
    </w:rPr>
  </w:style>
  <w:style w:type="character" w:styleId="UnresolvedMention">
    <w:name w:val="Unresolved Mention"/>
    <w:basedOn w:val="DefaultParagraphFont"/>
    <w:uiPriority w:val="99"/>
    <w:semiHidden/>
    <w:unhideWhenUsed/>
    <w:rsid w:val="002A1AE2"/>
    <w:rPr>
      <w:color w:val="605E5C"/>
      <w:shd w:val="clear" w:color="auto" w:fill="E1DFDD"/>
    </w:rPr>
  </w:style>
  <w:style w:type="paragraph" w:customStyle="1" w:styleId="ListBullet0">
    <w:name w:val="ListBullet"/>
    <w:basedOn w:val="Normal"/>
    <w:uiPriority w:val="99"/>
    <w:rsid w:val="00C671DB"/>
    <w:pPr>
      <w:tabs>
        <w:tab w:val="left" w:pos="709"/>
      </w:tabs>
      <w:spacing w:line="240" w:lineRule="exact"/>
      <w:ind w:left="360" w:hanging="360"/>
    </w:pPr>
    <w:rPr>
      <w:rFonts w:ascii="HelveticaNeueLT Std" w:hAnsi="HelveticaNeueLT Std" w:cs="HelveticaNeueLT Std"/>
    </w:rPr>
  </w:style>
  <w:style w:type="paragraph" w:customStyle="1" w:styleId="Normal0">
    <w:name w:val="[Normal]"/>
    <w:uiPriority w:val="99"/>
    <w:qFormat/>
    <w:rsid w:val="008B325E"/>
    <w:pPr>
      <w:widowControl w:val="0"/>
      <w:autoSpaceDE w:val="0"/>
      <w:autoSpaceDN w:val="0"/>
      <w:adjustRightInd w:val="0"/>
    </w:pPr>
    <w:rPr>
      <w:rFonts w:ascii="Arial" w:hAnsi="Arial" w:cs="Arial"/>
      <w:sz w:val="24"/>
      <w:szCs w:val="24"/>
    </w:rPr>
  </w:style>
  <w:style w:type="paragraph" w:customStyle="1" w:styleId="Text">
    <w:name w:val="Text"/>
    <w:basedOn w:val="Normal"/>
    <w:uiPriority w:val="99"/>
    <w:rsid w:val="0084610F"/>
    <w:pPr>
      <w:spacing w:before="200"/>
    </w:pPr>
    <w:rPr>
      <w:rFonts w:ascii="HelveticaNeueLT Std" w:hAnsi="HelveticaNeueLT Std" w:cs="HelveticaNeueLT Std"/>
    </w:rPr>
  </w:style>
  <w:style w:type="paragraph" w:customStyle="1" w:styleId="BodyText1">
    <w:name w:val="Body Text1"/>
    <w:basedOn w:val="Normal"/>
    <w:uiPriority w:val="99"/>
    <w:rsid w:val="00AD294C"/>
    <w:pPr>
      <w:spacing w:before="60" w:after="60"/>
    </w:pPr>
  </w:style>
  <w:style w:type="paragraph" w:customStyle="1" w:styleId="TextDraft">
    <w:name w:val="Text Draft"/>
    <w:basedOn w:val="Normal"/>
    <w:uiPriority w:val="99"/>
    <w:rsid w:val="00A45A1A"/>
    <w:pPr>
      <w:tabs>
        <w:tab w:val="left" w:pos="360"/>
      </w:tabs>
      <w:spacing w:before="200" w:after="200" w:line="264" w:lineRule="auto"/>
      <w:ind w:left="360" w:hanging="360"/>
    </w:pPr>
  </w:style>
  <w:style w:type="paragraph" w:customStyle="1" w:styleId="Pa14">
    <w:name w:val="Pa14"/>
    <w:basedOn w:val="Default"/>
    <w:uiPriority w:val="99"/>
    <w:rsid w:val="00B5561D"/>
    <w:pPr>
      <w:spacing w:line="241" w:lineRule="atLeast"/>
    </w:pPr>
    <w:rPr>
      <w:rFonts w:ascii="HelveticaNeueLT Std Lt" w:hAnsi="HelveticaNeueLT Std Lt" w:cs="HelveticaNeueLT Std Lt"/>
      <w:color w:val="auto"/>
      <w:lang w:val="en-US"/>
    </w:rPr>
  </w:style>
  <w:style w:type="paragraph" w:customStyle="1" w:styleId="xmsonormal">
    <w:name w:val="x_msonormal"/>
    <w:basedOn w:val="Normal"/>
    <w:uiPriority w:val="99"/>
    <w:rsid w:val="00B5561D"/>
    <w:pPr>
      <w:spacing w:before="100" w:after="100" w:line="240" w:lineRule="atLeast"/>
    </w:pPr>
  </w:style>
  <w:style w:type="paragraph" w:customStyle="1" w:styleId="ICABodytextnumbered">
    <w:name w:val="ICA_Body text numbered"/>
    <w:basedOn w:val="Normal"/>
    <w:uiPriority w:val="99"/>
    <w:rsid w:val="00B03121"/>
    <w:pPr>
      <w:spacing w:after="70" w:line="260" w:lineRule="atLeast"/>
    </w:pPr>
    <w:rPr>
      <w:rFonts w:ascii="HelveticaNeueLT Std" w:hAnsi="HelveticaNeueLT Std" w:cs="HelveticaNeueLT Std"/>
    </w:rPr>
  </w:style>
  <w:style w:type="table" w:customStyle="1" w:styleId="TableGrid1">
    <w:name w:val="Table Grid1"/>
    <w:basedOn w:val="TableNormal"/>
    <w:next w:val="TableGrid"/>
    <w:uiPriority w:val="39"/>
    <w:rsid w:val="00E520A6"/>
    <w:pPr>
      <w:spacing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2">
    <w:name w:val="List Number 2"/>
    <w:basedOn w:val="Normal"/>
    <w:uiPriority w:val="99"/>
    <w:rsid w:val="002200C8"/>
    <w:pPr>
      <w:numPr>
        <w:numId w:val="13"/>
      </w:numPr>
      <w:tabs>
        <w:tab w:val="clear" w:pos="720"/>
        <w:tab w:val="left" w:pos="643"/>
      </w:tabs>
      <w:spacing w:after="70" w:line="260" w:lineRule="atLeast"/>
      <w:ind w:left="643"/>
    </w:pPr>
    <w:rPr>
      <w:rFonts w:ascii="HelveticaNeueLT Std" w:hAnsi="HelveticaNeueLT Std" w:cs="HelveticaNeueLT Std"/>
    </w:rPr>
  </w:style>
  <w:style w:type="character" w:customStyle="1" w:styleId="BodyTextChar">
    <w:name w:val="Body Text Char"/>
    <w:basedOn w:val="DefaultParagraphFont"/>
    <w:link w:val="BodyText"/>
    <w:uiPriority w:val="99"/>
    <w:rsid w:val="00140610"/>
    <w:rPr>
      <w:rFonts w:ascii="HelveticaNeueLT Std" w:hAnsi="HelveticaNeueLT Std" w:cs="HelveticaNeueLT Std"/>
      <w:sz w:val="22"/>
      <w:szCs w:val="22"/>
    </w:rPr>
  </w:style>
  <w:style w:type="paragraph" w:customStyle="1" w:styleId="BDOBodyText">
    <w:name w:val="BDO_Body Text"/>
    <w:basedOn w:val="Normal"/>
    <w:uiPriority w:val="99"/>
    <w:rsid w:val="00BA7B17"/>
    <w:pPr>
      <w:spacing w:after="120" w:line="240" w:lineRule="exact"/>
    </w:pPr>
    <w:rPr>
      <w:rFonts w:ascii="Trebuchet MS" w:hAnsi="Trebuchet MS" w:cs="Trebuchet MS"/>
    </w:rPr>
  </w:style>
  <w:style w:type="character" w:customStyle="1" w:styleId="cf01">
    <w:name w:val="cf01"/>
    <w:basedOn w:val="DefaultParagraphFont"/>
    <w:rsid w:val="00952F93"/>
    <w:rPr>
      <w:rFonts w:ascii="Segoe UI" w:hAnsi="Segoe UI" w:cs="Segoe UI" w:hint="default"/>
      <w:sz w:val="18"/>
      <w:szCs w:val="18"/>
    </w:rPr>
  </w:style>
  <w:style w:type="paragraph" w:customStyle="1" w:styleId="pf0">
    <w:name w:val="pf0"/>
    <w:basedOn w:val="Normal"/>
    <w:rsid w:val="004562D4"/>
    <w:pPr>
      <w:autoSpaceDE/>
      <w:autoSpaceDN/>
      <w:adjustRightInd/>
      <w:spacing w:before="100" w:beforeAutospacing="1" w:after="100" w:afterAutospacing="1"/>
    </w:pPr>
    <w:rPr>
      <w:rFonts w:ascii="Times New Roman" w:hAnsi="Times New Roman" w:cs="Times New Roman"/>
      <w:sz w:val="24"/>
      <w:szCs w:val="24"/>
    </w:rPr>
  </w:style>
  <w:style w:type="paragraph" w:customStyle="1" w:styleId="HyperlinkItalics">
    <w:name w:val="Hyperlink Italics"/>
    <w:basedOn w:val="ListParagraph"/>
    <w:qFormat/>
    <w:rsid w:val="00706630"/>
    <w:pPr>
      <w:numPr>
        <w:numId w:val="12"/>
      </w:numPr>
      <w:autoSpaceDE/>
      <w:autoSpaceDN/>
      <w:adjustRightInd/>
      <w:spacing w:before="120" w:after="120" w:line="280" w:lineRule="exact"/>
      <w:ind w:left="547" w:hanging="547"/>
      <w:contextualSpacing w:val="0"/>
      <w:jc w:val="both"/>
    </w:pPr>
    <w:rPr>
      <w:rFonts w:ascii="Arial" w:hAnsi="Arial"/>
      <w:i/>
      <w:sz w:val="20"/>
    </w:rPr>
  </w:style>
  <w:style w:type="paragraph" w:customStyle="1" w:styleId="HyperlinkFootnote">
    <w:name w:val="Hyperlink Footnote"/>
    <w:basedOn w:val="FootnoteText"/>
    <w:qFormat/>
    <w:rsid w:val="00397776"/>
    <w:pPr>
      <w:spacing w:before="60" w:after="60"/>
      <w:ind w:left="360" w:hanging="360"/>
      <w:jc w:val="both"/>
    </w:pPr>
    <w:rPr>
      <w:rFonts w:ascii="Arial" w:hAnsi="Arial" w:cs="Arial"/>
      <w:sz w:val="16"/>
      <w:szCs w:val="16"/>
    </w:rPr>
  </w:style>
  <w:style w:type="character" w:customStyle="1" w:styleId="ADJUSTEDhyperlink">
    <w:name w:val="ADJUSTED hyperlink"/>
    <w:basedOn w:val="DefaultParagraphFont"/>
    <w:uiPriority w:val="1"/>
    <w:qFormat/>
    <w:rsid w:val="00CA293E"/>
    <w:rPr>
      <w:rFonts w:ascii="Arial" w:hAnsi="Arial"/>
      <w:color w:val="0000FF"/>
      <w:sz w:val="20"/>
      <w:u w:val="single"/>
    </w:rPr>
  </w:style>
  <w:style w:type="character" w:customStyle="1" w:styleId="ADJUSTEDhyperlinkfootnote">
    <w:name w:val="ADJUSTED hyperlink footnote"/>
    <w:basedOn w:val="DefaultParagraphFont"/>
    <w:uiPriority w:val="1"/>
    <w:qFormat/>
    <w:rsid w:val="00987515"/>
    <w:rPr>
      <w:rFonts w:ascii="Arial" w:hAnsi="Arial"/>
      <w:color w:val="0000FF"/>
      <w:sz w:val="16"/>
      <w:u w:val="single"/>
    </w:rPr>
  </w:style>
  <w:style w:type="character" w:customStyle="1" w:styleId="ADJUSTEDhyperlinkital">
    <w:name w:val="ADJUSTED hyperlink ital"/>
    <w:basedOn w:val="DefaultParagraphFont"/>
    <w:uiPriority w:val="1"/>
    <w:qFormat/>
    <w:rsid w:val="002F1036"/>
    <w:rPr>
      <w:rFonts w:ascii="Arial" w:hAnsi="Arial" w:cs="Arial"/>
      <w:i w:val="0"/>
      <w:color w:val="0000FF"/>
      <w:sz w:val="20"/>
      <w:szCs w:val="20"/>
      <w:u w:val="single"/>
    </w:rPr>
  </w:style>
  <w:style w:type="character" w:customStyle="1" w:styleId="cf11">
    <w:name w:val="cf11"/>
    <w:basedOn w:val="DefaultParagraphFont"/>
    <w:rsid w:val="00962F44"/>
    <w:rPr>
      <w:rFonts w:ascii="Segoe UI" w:hAnsi="Segoe UI" w:cs="Segoe UI" w:hint="default"/>
      <w:sz w:val="18"/>
      <w:szCs w:val="18"/>
      <w:shd w:val="clear" w:color="auto" w:fill="FFFF00"/>
    </w:rPr>
  </w:style>
  <w:style w:type="character" w:customStyle="1" w:styleId="Heading4Char">
    <w:name w:val="Heading 4 Char"/>
    <w:basedOn w:val="DefaultParagraphFont"/>
    <w:link w:val="Heading4"/>
    <w:rsid w:val="00062BAF"/>
    <w:rPr>
      <w:rFonts w:ascii="HelveticaNeueLT Std" w:hAnsi="HelveticaNeueLT Std" w:cs="HelveticaNeueLT Std"/>
      <w:smallCaps/>
      <w:sz w:val="22"/>
      <w:szCs w:val="22"/>
    </w:rPr>
  </w:style>
  <w:style w:type="paragraph" w:customStyle="1" w:styleId="ListA">
    <w:name w:val="List A"/>
    <w:basedOn w:val="Normal"/>
    <w:next w:val="BodyText"/>
    <w:uiPriority w:val="99"/>
    <w:rsid w:val="00617828"/>
    <w:pPr>
      <w:widowControl w:val="0"/>
      <w:tabs>
        <w:tab w:val="left" w:pos="734"/>
      </w:tabs>
      <w:suppressAutoHyphens/>
      <w:spacing w:before="120" w:after="0" w:line="240" w:lineRule="atLeast"/>
      <w:ind w:left="547" w:hanging="547"/>
      <w:jc w:val="both"/>
      <w:textAlignment w:val="center"/>
    </w:pPr>
    <w:rPr>
      <w:rFonts w:ascii="Times New Roman" w:eastAsiaTheme="minorEastAsia" w:hAnsi="Times New Roman" w:cs="Times New Roman"/>
      <w:color w:val="000000"/>
      <w:lang w:eastAsia="en-IN"/>
    </w:rPr>
  </w:style>
  <w:style w:type="paragraph" w:customStyle="1" w:styleId="DefinitionList1">
    <w:name w:val="Definition List 1"/>
    <w:aliases w:val="dl1"/>
    <w:basedOn w:val="Normal"/>
    <w:qFormat/>
    <w:rsid w:val="00B741BB"/>
    <w:pPr>
      <w:numPr>
        <w:numId w:val="14"/>
      </w:numPr>
      <w:autoSpaceDE/>
      <w:autoSpaceDN/>
      <w:adjustRightInd/>
      <w:spacing w:before="120" w:after="0" w:line="280" w:lineRule="exact"/>
      <w:jc w:val="both"/>
    </w:pPr>
    <w:rPr>
      <w:rFonts w:ascii="Times New Roman" w:hAnsi="Times New Roman" w:cs="Times New Roman"/>
      <w:kern w:val="8"/>
      <w:sz w:val="24"/>
      <w:szCs w:val="24"/>
      <w:lang w:bidi="he-IL"/>
    </w:rPr>
  </w:style>
  <w:style w:type="paragraph" w:customStyle="1" w:styleId="DefinitionList2">
    <w:name w:val="Definition List 2"/>
    <w:aliases w:val="dl2"/>
    <w:basedOn w:val="Normal"/>
    <w:qFormat/>
    <w:rsid w:val="00B741BB"/>
    <w:pPr>
      <w:numPr>
        <w:ilvl w:val="1"/>
        <w:numId w:val="14"/>
      </w:numPr>
      <w:autoSpaceDE/>
      <w:autoSpaceDN/>
      <w:adjustRightInd/>
      <w:spacing w:before="120" w:after="0" w:line="280" w:lineRule="exact"/>
      <w:jc w:val="both"/>
    </w:pPr>
    <w:rPr>
      <w:rFonts w:ascii="Times New Roman" w:hAnsi="Times New Roman" w:cs="Times New Roman"/>
      <w:kern w:val="8"/>
      <w:sz w:val="24"/>
      <w:szCs w:val="24"/>
      <w:lang w:bidi="he-IL"/>
    </w:rPr>
  </w:style>
  <w:style w:type="numbering" w:customStyle="1" w:styleId="DefinitonLists">
    <w:name w:val="Definiton Lists"/>
    <w:uiPriority w:val="99"/>
    <w:rsid w:val="00B741BB"/>
    <w:pPr>
      <w:numPr>
        <w:numId w:val="16"/>
      </w:numPr>
    </w:pPr>
  </w:style>
  <w:style w:type="paragraph" w:customStyle="1" w:styleId="ApplicationGuidance">
    <w:name w:val="Application Guidance"/>
    <w:qFormat/>
    <w:rsid w:val="00FE136A"/>
    <w:pPr>
      <w:numPr>
        <w:numId w:val="15"/>
      </w:numPr>
      <w:tabs>
        <w:tab w:val="left" w:pos="547"/>
      </w:tabs>
      <w:spacing w:before="120" w:line="280" w:lineRule="exact"/>
    </w:pPr>
    <w:rPr>
      <w:rFonts w:ascii="Arial" w:hAnsi="Arial"/>
      <w:kern w:val="20"/>
    </w:rPr>
  </w:style>
  <w:style w:type="table" w:customStyle="1" w:styleId="TableGrid3">
    <w:name w:val="Table Grid3"/>
    <w:basedOn w:val="TableNormal"/>
    <w:next w:val="TableGrid"/>
    <w:uiPriority w:val="59"/>
    <w:rsid w:val="00FE136A"/>
    <w:pPr>
      <w:spacing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CBodytext">
    <w:name w:val="_FRC Body text"/>
    <w:basedOn w:val="Normal0"/>
    <w:uiPriority w:val="99"/>
    <w:rsid w:val="009615A6"/>
    <w:pPr>
      <w:widowControl/>
      <w:spacing w:after="240"/>
      <w:jc w:val="both"/>
    </w:pPr>
    <w:rPr>
      <w:sz w:val="22"/>
      <w:szCs w:val="22"/>
    </w:rPr>
  </w:style>
  <w:style w:type="paragraph" w:customStyle="1" w:styleId="BodyCopy">
    <w:name w:val="Body Copy"/>
    <w:basedOn w:val="Normal0"/>
    <w:uiPriority w:val="99"/>
    <w:rsid w:val="00C327F9"/>
    <w:pPr>
      <w:widowControl/>
      <w:spacing w:after="120"/>
    </w:pPr>
    <w:rPr>
      <w:rFonts w:ascii="Avenir LT Std 35 Light" w:hAnsi="Avenir LT Std 35 Light" w:cs="Avenir LT Std 35 Light"/>
      <w:color w:val="00234E"/>
      <w:sz w:val="20"/>
      <w:szCs w:val="20"/>
    </w:rPr>
  </w:style>
  <w:style w:type="paragraph" w:customStyle="1" w:styleId="Body">
    <w:name w:val="Body"/>
    <w:basedOn w:val="Normal"/>
    <w:uiPriority w:val="99"/>
    <w:rsid w:val="00BB41B7"/>
    <w:pPr>
      <w:spacing w:before="44" w:after="86" w:line="276" w:lineRule="auto"/>
    </w:pPr>
    <w:rPr>
      <w:color w:val="585756"/>
    </w:rPr>
  </w:style>
  <w:style w:type="character" w:styleId="BookTitle">
    <w:name w:val="Book Title"/>
    <w:basedOn w:val="DefaultParagraphFont"/>
    <w:uiPriority w:val="33"/>
    <w:qFormat/>
    <w:rsid w:val="001F7434"/>
    <w:rPr>
      <w:b/>
      <w:bCs/>
      <w:i/>
      <w:iCs/>
      <w:spacing w:val="5"/>
    </w:rPr>
  </w:style>
  <w:style w:type="character" w:customStyle="1" w:styleId="DefaultChar">
    <w:name w:val="Default Char"/>
    <w:link w:val="Default"/>
    <w:rsid w:val="00207154"/>
    <w:rPr>
      <w:rFonts w:ascii="Verdana" w:hAnsi="Verdana" w:cs="Verdana"/>
      <w:color w:val="000000"/>
      <w:sz w:val="24"/>
      <w:szCs w:val="24"/>
      <w:lang w:val="en-ZA"/>
    </w:rPr>
  </w:style>
  <w:style w:type="table" w:customStyle="1" w:styleId="TableGrid2">
    <w:name w:val="Table Grid2"/>
    <w:basedOn w:val="TableNormal"/>
    <w:next w:val="TableGrid"/>
    <w:uiPriority w:val="39"/>
    <w:rsid w:val="00882DEA"/>
    <w:pPr>
      <w:spacing w:before="60" w:after="60" w:line="280" w:lineRule="exact"/>
    </w:pPr>
    <w:rPr>
      <w:rFonts w:eastAsia="Calibri"/>
      <w:sz w:val="24"/>
      <w:szCs w:val="24"/>
      <w:lang w:val="en-AU"/>
    </w:rPr>
    <w:tblPr>
      <w:tblInd w:w="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trPr>
  </w:style>
  <w:style w:type="table" w:customStyle="1" w:styleId="TableGrid4">
    <w:name w:val="Table Grid4"/>
    <w:basedOn w:val="TableNormal"/>
    <w:next w:val="TableGrid"/>
    <w:uiPriority w:val="39"/>
    <w:rsid w:val="00DD3497"/>
    <w:pPr>
      <w:spacing w:before="60" w:after="60" w:line="280" w:lineRule="exact"/>
    </w:pPr>
    <w:rPr>
      <w:rFonts w:eastAsia="Calibri"/>
      <w:sz w:val="24"/>
      <w:szCs w:val="24"/>
      <w:lang w:val="en-AU"/>
    </w:rPr>
    <w:tblPr>
      <w:tblInd w:w="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5411">
      <w:bodyDiv w:val="1"/>
      <w:marLeft w:val="0"/>
      <w:marRight w:val="0"/>
      <w:marTop w:val="0"/>
      <w:marBottom w:val="0"/>
      <w:divBdr>
        <w:top w:val="none" w:sz="0" w:space="0" w:color="auto"/>
        <w:left w:val="none" w:sz="0" w:space="0" w:color="auto"/>
        <w:bottom w:val="none" w:sz="0" w:space="0" w:color="auto"/>
        <w:right w:val="none" w:sz="0" w:space="0" w:color="auto"/>
      </w:divBdr>
    </w:div>
    <w:div w:id="58595098">
      <w:bodyDiv w:val="1"/>
      <w:marLeft w:val="0"/>
      <w:marRight w:val="0"/>
      <w:marTop w:val="0"/>
      <w:marBottom w:val="0"/>
      <w:divBdr>
        <w:top w:val="none" w:sz="0" w:space="0" w:color="auto"/>
        <w:left w:val="none" w:sz="0" w:space="0" w:color="auto"/>
        <w:bottom w:val="none" w:sz="0" w:space="0" w:color="auto"/>
        <w:right w:val="none" w:sz="0" w:space="0" w:color="auto"/>
      </w:divBdr>
    </w:div>
    <w:div w:id="58600789">
      <w:bodyDiv w:val="1"/>
      <w:marLeft w:val="0"/>
      <w:marRight w:val="0"/>
      <w:marTop w:val="0"/>
      <w:marBottom w:val="0"/>
      <w:divBdr>
        <w:top w:val="none" w:sz="0" w:space="0" w:color="auto"/>
        <w:left w:val="none" w:sz="0" w:space="0" w:color="auto"/>
        <w:bottom w:val="none" w:sz="0" w:space="0" w:color="auto"/>
        <w:right w:val="none" w:sz="0" w:space="0" w:color="auto"/>
      </w:divBdr>
    </w:div>
    <w:div w:id="94179018">
      <w:bodyDiv w:val="1"/>
      <w:marLeft w:val="0"/>
      <w:marRight w:val="0"/>
      <w:marTop w:val="0"/>
      <w:marBottom w:val="0"/>
      <w:divBdr>
        <w:top w:val="none" w:sz="0" w:space="0" w:color="auto"/>
        <w:left w:val="none" w:sz="0" w:space="0" w:color="auto"/>
        <w:bottom w:val="none" w:sz="0" w:space="0" w:color="auto"/>
        <w:right w:val="none" w:sz="0" w:space="0" w:color="auto"/>
      </w:divBdr>
    </w:div>
    <w:div w:id="94908937">
      <w:bodyDiv w:val="1"/>
      <w:marLeft w:val="0"/>
      <w:marRight w:val="0"/>
      <w:marTop w:val="0"/>
      <w:marBottom w:val="0"/>
      <w:divBdr>
        <w:top w:val="none" w:sz="0" w:space="0" w:color="auto"/>
        <w:left w:val="none" w:sz="0" w:space="0" w:color="auto"/>
        <w:bottom w:val="none" w:sz="0" w:space="0" w:color="auto"/>
        <w:right w:val="none" w:sz="0" w:space="0" w:color="auto"/>
      </w:divBdr>
    </w:div>
    <w:div w:id="97721487">
      <w:bodyDiv w:val="1"/>
      <w:marLeft w:val="0"/>
      <w:marRight w:val="0"/>
      <w:marTop w:val="0"/>
      <w:marBottom w:val="0"/>
      <w:divBdr>
        <w:top w:val="none" w:sz="0" w:space="0" w:color="auto"/>
        <w:left w:val="none" w:sz="0" w:space="0" w:color="auto"/>
        <w:bottom w:val="none" w:sz="0" w:space="0" w:color="auto"/>
        <w:right w:val="none" w:sz="0" w:space="0" w:color="auto"/>
      </w:divBdr>
    </w:div>
    <w:div w:id="129250174">
      <w:bodyDiv w:val="1"/>
      <w:marLeft w:val="0"/>
      <w:marRight w:val="0"/>
      <w:marTop w:val="0"/>
      <w:marBottom w:val="0"/>
      <w:divBdr>
        <w:top w:val="none" w:sz="0" w:space="0" w:color="auto"/>
        <w:left w:val="none" w:sz="0" w:space="0" w:color="auto"/>
        <w:bottom w:val="none" w:sz="0" w:space="0" w:color="auto"/>
        <w:right w:val="none" w:sz="0" w:space="0" w:color="auto"/>
      </w:divBdr>
      <w:divsChild>
        <w:div w:id="989289073">
          <w:marLeft w:val="1166"/>
          <w:marRight w:val="0"/>
          <w:marTop w:val="60"/>
          <w:marBottom w:val="60"/>
          <w:divBdr>
            <w:top w:val="none" w:sz="0" w:space="0" w:color="auto"/>
            <w:left w:val="none" w:sz="0" w:space="0" w:color="auto"/>
            <w:bottom w:val="none" w:sz="0" w:space="0" w:color="auto"/>
            <w:right w:val="none" w:sz="0" w:space="0" w:color="auto"/>
          </w:divBdr>
        </w:div>
        <w:div w:id="1277252567">
          <w:marLeft w:val="446"/>
          <w:marRight w:val="0"/>
          <w:marTop w:val="60"/>
          <w:marBottom w:val="60"/>
          <w:divBdr>
            <w:top w:val="none" w:sz="0" w:space="0" w:color="auto"/>
            <w:left w:val="none" w:sz="0" w:space="0" w:color="auto"/>
            <w:bottom w:val="none" w:sz="0" w:space="0" w:color="auto"/>
            <w:right w:val="none" w:sz="0" w:space="0" w:color="auto"/>
          </w:divBdr>
        </w:div>
        <w:div w:id="2075002958">
          <w:marLeft w:val="446"/>
          <w:marRight w:val="0"/>
          <w:marTop w:val="60"/>
          <w:marBottom w:val="60"/>
          <w:divBdr>
            <w:top w:val="none" w:sz="0" w:space="0" w:color="auto"/>
            <w:left w:val="none" w:sz="0" w:space="0" w:color="auto"/>
            <w:bottom w:val="none" w:sz="0" w:space="0" w:color="auto"/>
            <w:right w:val="none" w:sz="0" w:space="0" w:color="auto"/>
          </w:divBdr>
        </w:div>
      </w:divsChild>
    </w:div>
    <w:div w:id="152989901">
      <w:bodyDiv w:val="1"/>
      <w:marLeft w:val="0"/>
      <w:marRight w:val="0"/>
      <w:marTop w:val="0"/>
      <w:marBottom w:val="0"/>
      <w:divBdr>
        <w:top w:val="none" w:sz="0" w:space="0" w:color="auto"/>
        <w:left w:val="none" w:sz="0" w:space="0" w:color="auto"/>
        <w:bottom w:val="none" w:sz="0" w:space="0" w:color="auto"/>
        <w:right w:val="none" w:sz="0" w:space="0" w:color="auto"/>
      </w:divBdr>
      <w:divsChild>
        <w:div w:id="1228034169">
          <w:marLeft w:val="274"/>
          <w:marRight w:val="0"/>
          <w:marTop w:val="0"/>
          <w:marBottom w:val="0"/>
          <w:divBdr>
            <w:top w:val="none" w:sz="0" w:space="0" w:color="auto"/>
            <w:left w:val="none" w:sz="0" w:space="0" w:color="auto"/>
            <w:bottom w:val="none" w:sz="0" w:space="0" w:color="auto"/>
            <w:right w:val="none" w:sz="0" w:space="0" w:color="auto"/>
          </w:divBdr>
        </w:div>
        <w:div w:id="1633368149">
          <w:marLeft w:val="274"/>
          <w:marRight w:val="0"/>
          <w:marTop w:val="0"/>
          <w:marBottom w:val="0"/>
          <w:divBdr>
            <w:top w:val="none" w:sz="0" w:space="0" w:color="auto"/>
            <w:left w:val="none" w:sz="0" w:space="0" w:color="auto"/>
            <w:bottom w:val="none" w:sz="0" w:space="0" w:color="auto"/>
            <w:right w:val="none" w:sz="0" w:space="0" w:color="auto"/>
          </w:divBdr>
        </w:div>
        <w:div w:id="1701275398">
          <w:marLeft w:val="274"/>
          <w:marRight w:val="0"/>
          <w:marTop w:val="0"/>
          <w:marBottom w:val="0"/>
          <w:divBdr>
            <w:top w:val="none" w:sz="0" w:space="0" w:color="auto"/>
            <w:left w:val="none" w:sz="0" w:space="0" w:color="auto"/>
            <w:bottom w:val="none" w:sz="0" w:space="0" w:color="auto"/>
            <w:right w:val="none" w:sz="0" w:space="0" w:color="auto"/>
          </w:divBdr>
        </w:div>
        <w:div w:id="1950702369">
          <w:marLeft w:val="274"/>
          <w:marRight w:val="0"/>
          <w:marTop w:val="0"/>
          <w:marBottom w:val="0"/>
          <w:divBdr>
            <w:top w:val="none" w:sz="0" w:space="0" w:color="auto"/>
            <w:left w:val="none" w:sz="0" w:space="0" w:color="auto"/>
            <w:bottom w:val="none" w:sz="0" w:space="0" w:color="auto"/>
            <w:right w:val="none" w:sz="0" w:space="0" w:color="auto"/>
          </w:divBdr>
        </w:div>
      </w:divsChild>
    </w:div>
    <w:div w:id="185145898">
      <w:bodyDiv w:val="1"/>
      <w:marLeft w:val="0"/>
      <w:marRight w:val="0"/>
      <w:marTop w:val="0"/>
      <w:marBottom w:val="0"/>
      <w:divBdr>
        <w:top w:val="none" w:sz="0" w:space="0" w:color="auto"/>
        <w:left w:val="none" w:sz="0" w:space="0" w:color="auto"/>
        <w:bottom w:val="none" w:sz="0" w:space="0" w:color="auto"/>
        <w:right w:val="none" w:sz="0" w:space="0" w:color="auto"/>
      </w:divBdr>
    </w:div>
    <w:div w:id="191070082">
      <w:bodyDiv w:val="1"/>
      <w:marLeft w:val="0"/>
      <w:marRight w:val="0"/>
      <w:marTop w:val="0"/>
      <w:marBottom w:val="0"/>
      <w:divBdr>
        <w:top w:val="none" w:sz="0" w:space="0" w:color="auto"/>
        <w:left w:val="none" w:sz="0" w:space="0" w:color="auto"/>
        <w:bottom w:val="none" w:sz="0" w:space="0" w:color="auto"/>
        <w:right w:val="none" w:sz="0" w:space="0" w:color="auto"/>
      </w:divBdr>
    </w:div>
    <w:div w:id="220099076">
      <w:bodyDiv w:val="1"/>
      <w:marLeft w:val="0"/>
      <w:marRight w:val="0"/>
      <w:marTop w:val="0"/>
      <w:marBottom w:val="0"/>
      <w:divBdr>
        <w:top w:val="none" w:sz="0" w:space="0" w:color="auto"/>
        <w:left w:val="none" w:sz="0" w:space="0" w:color="auto"/>
        <w:bottom w:val="none" w:sz="0" w:space="0" w:color="auto"/>
        <w:right w:val="none" w:sz="0" w:space="0" w:color="auto"/>
      </w:divBdr>
    </w:div>
    <w:div w:id="244926719">
      <w:bodyDiv w:val="1"/>
      <w:marLeft w:val="0"/>
      <w:marRight w:val="0"/>
      <w:marTop w:val="0"/>
      <w:marBottom w:val="0"/>
      <w:divBdr>
        <w:top w:val="none" w:sz="0" w:space="0" w:color="auto"/>
        <w:left w:val="none" w:sz="0" w:space="0" w:color="auto"/>
        <w:bottom w:val="none" w:sz="0" w:space="0" w:color="auto"/>
        <w:right w:val="none" w:sz="0" w:space="0" w:color="auto"/>
      </w:divBdr>
    </w:div>
    <w:div w:id="257713803">
      <w:bodyDiv w:val="1"/>
      <w:marLeft w:val="0"/>
      <w:marRight w:val="0"/>
      <w:marTop w:val="0"/>
      <w:marBottom w:val="0"/>
      <w:divBdr>
        <w:top w:val="none" w:sz="0" w:space="0" w:color="auto"/>
        <w:left w:val="none" w:sz="0" w:space="0" w:color="auto"/>
        <w:bottom w:val="none" w:sz="0" w:space="0" w:color="auto"/>
        <w:right w:val="none" w:sz="0" w:space="0" w:color="auto"/>
      </w:divBdr>
      <w:divsChild>
        <w:div w:id="1443912854">
          <w:marLeft w:val="187"/>
          <w:marRight w:val="0"/>
          <w:marTop w:val="0"/>
          <w:marBottom w:val="0"/>
          <w:divBdr>
            <w:top w:val="none" w:sz="0" w:space="0" w:color="auto"/>
            <w:left w:val="none" w:sz="0" w:space="0" w:color="auto"/>
            <w:bottom w:val="none" w:sz="0" w:space="0" w:color="auto"/>
            <w:right w:val="none" w:sz="0" w:space="0" w:color="auto"/>
          </w:divBdr>
        </w:div>
      </w:divsChild>
    </w:div>
    <w:div w:id="284388704">
      <w:bodyDiv w:val="1"/>
      <w:marLeft w:val="0"/>
      <w:marRight w:val="0"/>
      <w:marTop w:val="0"/>
      <w:marBottom w:val="0"/>
      <w:divBdr>
        <w:top w:val="none" w:sz="0" w:space="0" w:color="auto"/>
        <w:left w:val="none" w:sz="0" w:space="0" w:color="auto"/>
        <w:bottom w:val="none" w:sz="0" w:space="0" w:color="auto"/>
        <w:right w:val="none" w:sz="0" w:space="0" w:color="auto"/>
      </w:divBdr>
    </w:div>
    <w:div w:id="316887610">
      <w:bodyDiv w:val="1"/>
      <w:marLeft w:val="0"/>
      <w:marRight w:val="0"/>
      <w:marTop w:val="0"/>
      <w:marBottom w:val="0"/>
      <w:divBdr>
        <w:top w:val="none" w:sz="0" w:space="0" w:color="auto"/>
        <w:left w:val="none" w:sz="0" w:space="0" w:color="auto"/>
        <w:bottom w:val="none" w:sz="0" w:space="0" w:color="auto"/>
        <w:right w:val="none" w:sz="0" w:space="0" w:color="auto"/>
      </w:divBdr>
    </w:div>
    <w:div w:id="323556279">
      <w:bodyDiv w:val="1"/>
      <w:marLeft w:val="0"/>
      <w:marRight w:val="0"/>
      <w:marTop w:val="0"/>
      <w:marBottom w:val="0"/>
      <w:divBdr>
        <w:top w:val="none" w:sz="0" w:space="0" w:color="auto"/>
        <w:left w:val="none" w:sz="0" w:space="0" w:color="auto"/>
        <w:bottom w:val="none" w:sz="0" w:space="0" w:color="auto"/>
        <w:right w:val="none" w:sz="0" w:space="0" w:color="auto"/>
      </w:divBdr>
    </w:div>
    <w:div w:id="351226042">
      <w:bodyDiv w:val="1"/>
      <w:marLeft w:val="0"/>
      <w:marRight w:val="0"/>
      <w:marTop w:val="0"/>
      <w:marBottom w:val="0"/>
      <w:divBdr>
        <w:top w:val="none" w:sz="0" w:space="0" w:color="auto"/>
        <w:left w:val="none" w:sz="0" w:space="0" w:color="auto"/>
        <w:bottom w:val="none" w:sz="0" w:space="0" w:color="auto"/>
        <w:right w:val="none" w:sz="0" w:space="0" w:color="auto"/>
      </w:divBdr>
    </w:div>
    <w:div w:id="373695887">
      <w:bodyDiv w:val="1"/>
      <w:marLeft w:val="0"/>
      <w:marRight w:val="0"/>
      <w:marTop w:val="0"/>
      <w:marBottom w:val="0"/>
      <w:divBdr>
        <w:top w:val="none" w:sz="0" w:space="0" w:color="auto"/>
        <w:left w:val="none" w:sz="0" w:space="0" w:color="auto"/>
        <w:bottom w:val="none" w:sz="0" w:space="0" w:color="auto"/>
        <w:right w:val="none" w:sz="0" w:space="0" w:color="auto"/>
      </w:divBdr>
      <w:divsChild>
        <w:div w:id="1531844046">
          <w:marLeft w:val="1166"/>
          <w:marRight w:val="0"/>
          <w:marTop w:val="60"/>
          <w:marBottom w:val="60"/>
          <w:divBdr>
            <w:top w:val="none" w:sz="0" w:space="0" w:color="auto"/>
            <w:left w:val="none" w:sz="0" w:space="0" w:color="auto"/>
            <w:bottom w:val="none" w:sz="0" w:space="0" w:color="auto"/>
            <w:right w:val="none" w:sz="0" w:space="0" w:color="auto"/>
          </w:divBdr>
        </w:div>
      </w:divsChild>
    </w:div>
    <w:div w:id="417363715">
      <w:bodyDiv w:val="1"/>
      <w:marLeft w:val="0"/>
      <w:marRight w:val="0"/>
      <w:marTop w:val="0"/>
      <w:marBottom w:val="0"/>
      <w:divBdr>
        <w:top w:val="none" w:sz="0" w:space="0" w:color="auto"/>
        <w:left w:val="none" w:sz="0" w:space="0" w:color="auto"/>
        <w:bottom w:val="none" w:sz="0" w:space="0" w:color="auto"/>
        <w:right w:val="none" w:sz="0" w:space="0" w:color="auto"/>
      </w:divBdr>
      <w:divsChild>
        <w:div w:id="845944347">
          <w:marLeft w:val="0"/>
          <w:marRight w:val="0"/>
          <w:marTop w:val="0"/>
          <w:marBottom w:val="0"/>
          <w:divBdr>
            <w:top w:val="none" w:sz="0" w:space="0" w:color="auto"/>
            <w:left w:val="none" w:sz="0" w:space="0" w:color="auto"/>
            <w:bottom w:val="none" w:sz="0" w:space="0" w:color="auto"/>
            <w:right w:val="none" w:sz="0" w:space="0" w:color="auto"/>
          </w:divBdr>
          <w:divsChild>
            <w:div w:id="1417434266">
              <w:marLeft w:val="0"/>
              <w:marRight w:val="0"/>
              <w:marTop w:val="0"/>
              <w:marBottom w:val="0"/>
              <w:divBdr>
                <w:top w:val="none" w:sz="0" w:space="0" w:color="auto"/>
                <w:left w:val="none" w:sz="0" w:space="0" w:color="auto"/>
                <w:bottom w:val="none" w:sz="0" w:space="0" w:color="auto"/>
                <w:right w:val="none" w:sz="0" w:space="0" w:color="auto"/>
              </w:divBdr>
              <w:divsChild>
                <w:div w:id="46800690">
                  <w:marLeft w:val="0"/>
                  <w:marRight w:val="0"/>
                  <w:marTop w:val="0"/>
                  <w:marBottom w:val="0"/>
                  <w:divBdr>
                    <w:top w:val="none" w:sz="0" w:space="0" w:color="auto"/>
                    <w:left w:val="none" w:sz="0" w:space="0" w:color="auto"/>
                    <w:bottom w:val="none" w:sz="0" w:space="0" w:color="auto"/>
                    <w:right w:val="none" w:sz="0" w:space="0" w:color="auto"/>
                  </w:divBdr>
                  <w:divsChild>
                    <w:div w:id="1210996085">
                      <w:marLeft w:val="0"/>
                      <w:marRight w:val="0"/>
                      <w:marTop w:val="0"/>
                      <w:marBottom w:val="0"/>
                      <w:divBdr>
                        <w:top w:val="none" w:sz="0" w:space="0" w:color="auto"/>
                        <w:left w:val="none" w:sz="0" w:space="0" w:color="auto"/>
                        <w:bottom w:val="none" w:sz="0" w:space="0" w:color="auto"/>
                        <w:right w:val="none" w:sz="0" w:space="0" w:color="auto"/>
                      </w:divBdr>
                      <w:divsChild>
                        <w:div w:id="1118524259">
                          <w:marLeft w:val="0"/>
                          <w:marRight w:val="0"/>
                          <w:marTop w:val="0"/>
                          <w:marBottom w:val="0"/>
                          <w:divBdr>
                            <w:top w:val="none" w:sz="0" w:space="0" w:color="auto"/>
                            <w:left w:val="none" w:sz="0" w:space="0" w:color="auto"/>
                            <w:bottom w:val="none" w:sz="0" w:space="0" w:color="auto"/>
                            <w:right w:val="none" w:sz="0" w:space="0" w:color="auto"/>
                          </w:divBdr>
                          <w:divsChild>
                            <w:div w:id="1566523528">
                              <w:marLeft w:val="0"/>
                              <w:marRight w:val="0"/>
                              <w:marTop w:val="0"/>
                              <w:marBottom w:val="0"/>
                              <w:divBdr>
                                <w:top w:val="none" w:sz="0" w:space="0" w:color="auto"/>
                                <w:left w:val="none" w:sz="0" w:space="0" w:color="auto"/>
                                <w:bottom w:val="none" w:sz="0" w:space="0" w:color="auto"/>
                                <w:right w:val="none" w:sz="0" w:space="0" w:color="auto"/>
                              </w:divBdr>
                              <w:divsChild>
                                <w:div w:id="1291857385">
                                  <w:marLeft w:val="0"/>
                                  <w:marRight w:val="0"/>
                                  <w:marTop w:val="0"/>
                                  <w:marBottom w:val="0"/>
                                  <w:divBdr>
                                    <w:top w:val="none" w:sz="0" w:space="0" w:color="auto"/>
                                    <w:left w:val="none" w:sz="0" w:space="0" w:color="auto"/>
                                    <w:bottom w:val="none" w:sz="0" w:space="0" w:color="auto"/>
                                    <w:right w:val="none" w:sz="0" w:space="0" w:color="auto"/>
                                  </w:divBdr>
                                  <w:divsChild>
                                    <w:div w:id="1625381433">
                                      <w:marLeft w:val="0"/>
                                      <w:marRight w:val="0"/>
                                      <w:marTop w:val="0"/>
                                      <w:marBottom w:val="0"/>
                                      <w:divBdr>
                                        <w:top w:val="none" w:sz="0" w:space="0" w:color="auto"/>
                                        <w:left w:val="none" w:sz="0" w:space="0" w:color="auto"/>
                                        <w:bottom w:val="none" w:sz="0" w:space="0" w:color="auto"/>
                                        <w:right w:val="none" w:sz="0" w:space="0" w:color="auto"/>
                                      </w:divBdr>
                                      <w:divsChild>
                                        <w:div w:id="897397502">
                                          <w:marLeft w:val="0"/>
                                          <w:marRight w:val="0"/>
                                          <w:marTop w:val="0"/>
                                          <w:marBottom w:val="0"/>
                                          <w:divBdr>
                                            <w:top w:val="none" w:sz="0" w:space="0" w:color="auto"/>
                                            <w:left w:val="none" w:sz="0" w:space="0" w:color="auto"/>
                                            <w:bottom w:val="none" w:sz="0" w:space="0" w:color="auto"/>
                                            <w:right w:val="none" w:sz="0" w:space="0" w:color="auto"/>
                                          </w:divBdr>
                                          <w:divsChild>
                                            <w:div w:id="791947265">
                                              <w:marLeft w:val="0"/>
                                              <w:marRight w:val="0"/>
                                              <w:marTop w:val="0"/>
                                              <w:marBottom w:val="0"/>
                                              <w:divBdr>
                                                <w:top w:val="none" w:sz="0" w:space="0" w:color="auto"/>
                                                <w:left w:val="none" w:sz="0" w:space="0" w:color="auto"/>
                                                <w:bottom w:val="none" w:sz="0" w:space="0" w:color="auto"/>
                                                <w:right w:val="none" w:sz="0" w:space="0" w:color="auto"/>
                                              </w:divBdr>
                                              <w:divsChild>
                                                <w:div w:id="801195634">
                                                  <w:marLeft w:val="0"/>
                                                  <w:marRight w:val="0"/>
                                                  <w:marTop w:val="0"/>
                                                  <w:marBottom w:val="0"/>
                                                  <w:divBdr>
                                                    <w:top w:val="none" w:sz="0" w:space="0" w:color="auto"/>
                                                    <w:left w:val="none" w:sz="0" w:space="0" w:color="auto"/>
                                                    <w:bottom w:val="none" w:sz="0" w:space="0" w:color="auto"/>
                                                    <w:right w:val="none" w:sz="0" w:space="0" w:color="auto"/>
                                                  </w:divBdr>
                                                  <w:divsChild>
                                                    <w:div w:id="1155411408">
                                                      <w:marLeft w:val="0"/>
                                                      <w:marRight w:val="0"/>
                                                      <w:marTop w:val="0"/>
                                                      <w:marBottom w:val="0"/>
                                                      <w:divBdr>
                                                        <w:top w:val="none" w:sz="0" w:space="0" w:color="auto"/>
                                                        <w:left w:val="none" w:sz="0" w:space="0" w:color="auto"/>
                                                        <w:bottom w:val="none" w:sz="0" w:space="0" w:color="auto"/>
                                                        <w:right w:val="none" w:sz="0" w:space="0" w:color="auto"/>
                                                      </w:divBdr>
                                                      <w:divsChild>
                                                        <w:div w:id="2124419709">
                                                          <w:marLeft w:val="240"/>
                                                          <w:marRight w:val="0"/>
                                                          <w:marTop w:val="240"/>
                                                          <w:marBottom w:val="240"/>
                                                          <w:divBdr>
                                                            <w:top w:val="none" w:sz="0" w:space="0" w:color="auto"/>
                                                            <w:left w:val="none" w:sz="0" w:space="0" w:color="auto"/>
                                                            <w:bottom w:val="none" w:sz="0" w:space="0" w:color="auto"/>
                                                            <w:right w:val="none" w:sz="0" w:space="0" w:color="auto"/>
                                                          </w:divBdr>
                                                          <w:divsChild>
                                                            <w:div w:id="1547763979">
                                                              <w:marLeft w:val="240"/>
                                                              <w:marRight w:val="0"/>
                                                              <w:marTop w:val="240"/>
                                                              <w:marBottom w:val="240"/>
                                                              <w:divBdr>
                                                                <w:top w:val="none" w:sz="0" w:space="0" w:color="auto"/>
                                                                <w:left w:val="none" w:sz="0" w:space="0" w:color="auto"/>
                                                                <w:bottom w:val="none" w:sz="0" w:space="0" w:color="auto"/>
                                                                <w:right w:val="none" w:sz="0" w:space="0" w:color="auto"/>
                                                              </w:divBdr>
                                                              <w:divsChild>
                                                                <w:div w:id="253318727">
                                                                  <w:marLeft w:val="240"/>
                                                                  <w:marRight w:val="0"/>
                                                                  <w:marTop w:val="240"/>
                                                                  <w:marBottom w:val="240"/>
                                                                  <w:divBdr>
                                                                    <w:top w:val="none" w:sz="0" w:space="0" w:color="auto"/>
                                                                    <w:left w:val="none" w:sz="0" w:space="0" w:color="auto"/>
                                                                    <w:bottom w:val="none" w:sz="0" w:space="0" w:color="auto"/>
                                                                    <w:right w:val="none" w:sz="0" w:space="0" w:color="auto"/>
                                                                  </w:divBdr>
                                                                </w:div>
                                                                <w:div w:id="278420794">
                                                                  <w:marLeft w:val="240"/>
                                                                  <w:marRight w:val="0"/>
                                                                  <w:marTop w:val="240"/>
                                                                  <w:marBottom w:val="240"/>
                                                                  <w:divBdr>
                                                                    <w:top w:val="none" w:sz="0" w:space="0" w:color="auto"/>
                                                                    <w:left w:val="none" w:sz="0" w:space="0" w:color="auto"/>
                                                                    <w:bottom w:val="none" w:sz="0" w:space="0" w:color="auto"/>
                                                                    <w:right w:val="none" w:sz="0" w:space="0" w:color="auto"/>
                                                                  </w:divBdr>
                                                                </w:div>
                                                                <w:div w:id="208510698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9423626">
      <w:bodyDiv w:val="1"/>
      <w:marLeft w:val="0"/>
      <w:marRight w:val="0"/>
      <w:marTop w:val="0"/>
      <w:marBottom w:val="0"/>
      <w:divBdr>
        <w:top w:val="none" w:sz="0" w:space="0" w:color="auto"/>
        <w:left w:val="none" w:sz="0" w:space="0" w:color="auto"/>
        <w:bottom w:val="none" w:sz="0" w:space="0" w:color="auto"/>
        <w:right w:val="none" w:sz="0" w:space="0" w:color="auto"/>
      </w:divBdr>
      <w:divsChild>
        <w:div w:id="693069058">
          <w:marLeft w:val="0"/>
          <w:marRight w:val="0"/>
          <w:marTop w:val="0"/>
          <w:marBottom w:val="0"/>
          <w:divBdr>
            <w:top w:val="none" w:sz="0" w:space="0" w:color="auto"/>
            <w:left w:val="none" w:sz="0" w:space="0" w:color="auto"/>
            <w:bottom w:val="none" w:sz="0" w:space="0" w:color="auto"/>
            <w:right w:val="none" w:sz="0" w:space="0" w:color="auto"/>
          </w:divBdr>
          <w:divsChild>
            <w:div w:id="1051420697">
              <w:marLeft w:val="0"/>
              <w:marRight w:val="0"/>
              <w:marTop w:val="0"/>
              <w:marBottom w:val="0"/>
              <w:divBdr>
                <w:top w:val="none" w:sz="0" w:space="0" w:color="auto"/>
                <w:left w:val="none" w:sz="0" w:space="0" w:color="auto"/>
                <w:bottom w:val="none" w:sz="0" w:space="0" w:color="auto"/>
                <w:right w:val="none" w:sz="0" w:space="0" w:color="auto"/>
              </w:divBdr>
              <w:divsChild>
                <w:div w:id="1678457445">
                  <w:marLeft w:val="0"/>
                  <w:marRight w:val="0"/>
                  <w:marTop w:val="0"/>
                  <w:marBottom w:val="300"/>
                  <w:divBdr>
                    <w:top w:val="single" w:sz="6" w:space="14" w:color="E3E3E3"/>
                    <w:left w:val="single" w:sz="6" w:space="14" w:color="E3E3E3"/>
                    <w:bottom w:val="single" w:sz="6" w:space="14" w:color="E3E3E3"/>
                    <w:right w:val="single" w:sz="6" w:space="14" w:color="E3E3E3"/>
                  </w:divBdr>
                  <w:divsChild>
                    <w:div w:id="1422531652">
                      <w:marLeft w:val="0"/>
                      <w:marRight w:val="0"/>
                      <w:marTop w:val="0"/>
                      <w:marBottom w:val="0"/>
                      <w:divBdr>
                        <w:top w:val="none" w:sz="0" w:space="0" w:color="auto"/>
                        <w:left w:val="none" w:sz="0" w:space="0" w:color="auto"/>
                        <w:bottom w:val="none" w:sz="0" w:space="0" w:color="auto"/>
                        <w:right w:val="none" w:sz="0" w:space="0" w:color="auto"/>
                      </w:divBdr>
                    </w:div>
                    <w:div w:id="18407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470299">
      <w:bodyDiv w:val="1"/>
      <w:marLeft w:val="0"/>
      <w:marRight w:val="0"/>
      <w:marTop w:val="0"/>
      <w:marBottom w:val="0"/>
      <w:divBdr>
        <w:top w:val="none" w:sz="0" w:space="0" w:color="auto"/>
        <w:left w:val="none" w:sz="0" w:space="0" w:color="auto"/>
        <w:bottom w:val="none" w:sz="0" w:space="0" w:color="auto"/>
        <w:right w:val="none" w:sz="0" w:space="0" w:color="auto"/>
      </w:divBdr>
    </w:div>
    <w:div w:id="529687286">
      <w:bodyDiv w:val="1"/>
      <w:marLeft w:val="0"/>
      <w:marRight w:val="0"/>
      <w:marTop w:val="0"/>
      <w:marBottom w:val="0"/>
      <w:divBdr>
        <w:top w:val="none" w:sz="0" w:space="0" w:color="auto"/>
        <w:left w:val="none" w:sz="0" w:space="0" w:color="auto"/>
        <w:bottom w:val="none" w:sz="0" w:space="0" w:color="auto"/>
        <w:right w:val="none" w:sz="0" w:space="0" w:color="auto"/>
      </w:divBdr>
      <w:divsChild>
        <w:div w:id="870728499">
          <w:marLeft w:val="274"/>
          <w:marRight w:val="0"/>
          <w:marTop w:val="0"/>
          <w:marBottom w:val="0"/>
          <w:divBdr>
            <w:top w:val="none" w:sz="0" w:space="0" w:color="auto"/>
            <w:left w:val="none" w:sz="0" w:space="0" w:color="auto"/>
            <w:bottom w:val="none" w:sz="0" w:space="0" w:color="auto"/>
            <w:right w:val="none" w:sz="0" w:space="0" w:color="auto"/>
          </w:divBdr>
        </w:div>
        <w:div w:id="1643851066">
          <w:marLeft w:val="274"/>
          <w:marRight w:val="0"/>
          <w:marTop w:val="0"/>
          <w:marBottom w:val="0"/>
          <w:divBdr>
            <w:top w:val="none" w:sz="0" w:space="0" w:color="auto"/>
            <w:left w:val="none" w:sz="0" w:space="0" w:color="auto"/>
            <w:bottom w:val="none" w:sz="0" w:space="0" w:color="auto"/>
            <w:right w:val="none" w:sz="0" w:space="0" w:color="auto"/>
          </w:divBdr>
        </w:div>
      </w:divsChild>
    </w:div>
    <w:div w:id="605649302">
      <w:bodyDiv w:val="1"/>
      <w:marLeft w:val="0"/>
      <w:marRight w:val="0"/>
      <w:marTop w:val="0"/>
      <w:marBottom w:val="0"/>
      <w:divBdr>
        <w:top w:val="none" w:sz="0" w:space="0" w:color="auto"/>
        <w:left w:val="none" w:sz="0" w:space="0" w:color="auto"/>
        <w:bottom w:val="none" w:sz="0" w:space="0" w:color="auto"/>
        <w:right w:val="none" w:sz="0" w:space="0" w:color="auto"/>
      </w:divBdr>
    </w:div>
    <w:div w:id="609436094">
      <w:bodyDiv w:val="1"/>
      <w:marLeft w:val="0"/>
      <w:marRight w:val="0"/>
      <w:marTop w:val="0"/>
      <w:marBottom w:val="0"/>
      <w:divBdr>
        <w:top w:val="none" w:sz="0" w:space="0" w:color="auto"/>
        <w:left w:val="none" w:sz="0" w:space="0" w:color="auto"/>
        <w:bottom w:val="none" w:sz="0" w:space="0" w:color="auto"/>
        <w:right w:val="none" w:sz="0" w:space="0" w:color="auto"/>
      </w:divBdr>
    </w:div>
    <w:div w:id="612438148">
      <w:bodyDiv w:val="1"/>
      <w:marLeft w:val="0"/>
      <w:marRight w:val="0"/>
      <w:marTop w:val="0"/>
      <w:marBottom w:val="0"/>
      <w:divBdr>
        <w:top w:val="none" w:sz="0" w:space="0" w:color="auto"/>
        <w:left w:val="none" w:sz="0" w:space="0" w:color="auto"/>
        <w:bottom w:val="none" w:sz="0" w:space="0" w:color="auto"/>
        <w:right w:val="none" w:sz="0" w:space="0" w:color="auto"/>
      </w:divBdr>
      <w:divsChild>
        <w:div w:id="519779314">
          <w:marLeft w:val="274"/>
          <w:marRight w:val="0"/>
          <w:marTop w:val="0"/>
          <w:marBottom w:val="0"/>
          <w:divBdr>
            <w:top w:val="none" w:sz="0" w:space="0" w:color="auto"/>
            <w:left w:val="none" w:sz="0" w:space="0" w:color="auto"/>
            <w:bottom w:val="none" w:sz="0" w:space="0" w:color="auto"/>
            <w:right w:val="none" w:sz="0" w:space="0" w:color="auto"/>
          </w:divBdr>
        </w:div>
        <w:div w:id="806701554">
          <w:marLeft w:val="274"/>
          <w:marRight w:val="0"/>
          <w:marTop w:val="0"/>
          <w:marBottom w:val="0"/>
          <w:divBdr>
            <w:top w:val="none" w:sz="0" w:space="0" w:color="auto"/>
            <w:left w:val="none" w:sz="0" w:space="0" w:color="auto"/>
            <w:bottom w:val="none" w:sz="0" w:space="0" w:color="auto"/>
            <w:right w:val="none" w:sz="0" w:space="0" w:color="auto"/>
          </w:divBdr>
        </w:div>
        <w:div w:id="1551724069">
          <w:marLeft w:val="274"/>
          <w:marRight w:val="0"/>
          <w:marTop w:val="0"/>
          <w:marBottom w:val="0"/>
          <w:divBdr>
            <w:top w:val="none" w:sz="0" w:space="0" w:color="auto"/>
            <w:left w:val="none" w:sz="0" w:space="0" w:color="auto"/>
            <w:bottom w:val="none" w:sz="0" w:space="0" w:color="auto"/>
            <w:right w:val="none" w:sz="0" w:space="0" w:color="auto"/>
          </w:divBdr>
        </w:div>
        <w:div w:id="1746804542">
          <w:marLeft w:val="274"/>
          <w:marRight w:val="0"/>
          <w:marTop w:val="0"/>
          <w:marBottom w:val="0"/>
          <w:divBdr>
            <w:top w:val="none" w:sz="0" w:space="0" w:color="auto"/>
            <w:left w:val="none" w:sz="0" w:space="0" w:color="auto"/>
            <w:bottom w:val="none" w:sz="0" w:space="0" w:color="auto"/>
            <w:right w:val="none" w:sz="0" w:space="0" w:color="auto"/>
          </w:divBdr>
        </w:div>
        <w:div w:id="1807745397">
          <w:marLeft w:val="274"/>
          <w:marRight w:val="0"/>
          <w:marTop w:val="0"/>
          <w:marBottom w:val="0"/>
          <w:divBdr>
            <w:top w:val="none" w:sz="0" w:space="0" w:color="auto"/>
            <w:left w:val="none" w:sz="0" w:space="0" w:color="auto"/>
            <w:bottom w:val="none" w:sz="0" w:space="0" w:color="auto"/>
            <w:right w:val="none" w:sz="0" w:space="0" w:color="auto"/>
          </w:divBdr>
        </w:div>
      </w:divsChild>
    </w:div>
    <w:div w:id="634526329">
      <w:bodyDiv w:val="1"/>
      <w:marLeft w:val="0"/>
      <w:marRight w:val="0"/>
      <w:marTop w:val="0"/>
      <w:marBottom w:val="0"/>
      <w:divBdr>
        <w:top w:val="none" w:sz="0" w:space="0" w:color="auto"/>
        <w:left w:val="none" w:sz="0" w:space="0" w:color="auto"/>
        <w:bottom w:val="none" w:sz="0" w:space="0" w:color="auto"/>
        <w:right w:val="none" w:sz="0" w:space="0" w:color="auto"/>
      </w:divBdr>
    </w:div>
    <w:div w:id="634991545">
      <w:bodyDiv w:val="1"/>
      <w:marLeft w:val="0"/>
      <w:marRight w:val="0"/>
      <w:marTop w:val="0"/>
      <w:marBottom w:val="0"/>
      <w:divBdr>
        <w:top w:val="none" w:sz="0" w:space="0" w:color="auto"/>
        <w:left w:val="none" w:sz="0" w:space="0" w:color="auto"/>
        <w:bottom w:val="none" w:sz="0" w:space="0" w:color="auto"/>
        <w:right w:val="none" w:sz="0" w:space="0" w:color="auto"/>
      </w:divBdr>
    </w:div>
    <w:div w:id="692266709">
      <w:bodyDiv w:val="1"/>
      <w:marLeft w:val="0"/>
      <w:marRight w:val="0"/>
      <w:marTop w:val="0"/>
      <w:marBottom w:val="0"/>
      <w:divBdr>
        <w:top w:val="none" w:sz="0" w:space="0" w:color="auto"/>
        <w:left w:val="none" w:sz="0" w:space="0" w:color="auto"/>
        <w:bottom w:val="none" w:sz="0" w:space="0" w:color="auto"/>
        <w:right w:val="none" w:sz="0" w:space="0" w:color="auto"/>
      </w:divBdr>
    </w:div>
    <w:div w:id="799149466">
      <w:bodyDiv w:val="1"/>
      <w:marLeft w:val="0"/>
      <w:marRight w:val="0"/>
      <w:marTop w:val="0"/>
      <w:marBottom w:val="0"/>
      <w:divBdr>
        <w:top w:val="none" w:sz="0" w:space="0" w:color="auto"/>
        <w:left w:val="none" w:sz="0" w:space="0" w:color="auto"/>
        <w:bottom w:val="none" w:sz="0" w:space="0" w:color="auto"/>
        <w:right w:val="none" w:sz="0" w:space="0" w:color="auto"/>
      </w:divBdr>
    </w:div>
    <w:div w:id="808012037">
      <w:bodyDiv w:val="1"/>
      <w:marLeft w:val="0"/>
      <w:marRight w:val="0"/>
      <w:marTop w:val="0"/>
      <w:marBottom w:val="0"/>
      <w:divBdr>
        <w:top w:val="none" w:sz="0" w:space="0" w:color="auto"/>
        <w:left w:val="none" w:sz="0" w:space="0" w:color="auto"/>
        <w:bottom w:val="none" w:sz="0" w:space="0" w:color="auto"/>
        <w:right w:val="none" w:sz="0" w:space="0" w:color="auto"/>
      </w:divBdr>
    </w:div>
    <w:div w:id="816654632">
      <w:bodyDiv w:val="1"/>
      <w:marLeft w:val="0"/>
      <w:marRight w:val="0"/>
      <w:marTop w:val="0"/>
      <w:marBottom w:val="0"/>
      <w:divBdr>
        <w:top w:val="none" w:sz="0" w:space="0" w:color="auto"/>
        <w:left w:val="none" w:sz="0" w:space="0" w:color="auto"/>
        <w:bottom w:val="none" w:sz="0" w:space="0" w:color="auto"/>
        <w:right w:val="none" w:sz="0" w:space="0" w:color="auto"/>
      </w:divBdr>
    </w:div>
    <w:div w:id="845171948">
      <w:bodyDiv w:val="1"/>
      <w:marLeft w:val="0"/>
      <w:marRight w:val="0"/>
      <w:marTop w:val="0"/>
      <w:marBottom w:val="0"/>
      <w:divBdr>
        <w:top w:val="none" w:sz="0" w:space="0" w:color="auto"/>
        <w:left w:val="none" w:sz="0" w:space="0" w:color="auto"/>
        <w:bottom w:val="none" w:sz="0" w:space="0" w:color="auto"/>
        <w:right w:val="none" w:sz="0" w:space="0" w:color="auto"/>
      </w:divBdr>
    </w:div>
    <w:div w:id="907377276">
      <w:bodyDiv w:val="1"/>
      <w:marLeft w:val="0"/>
      <w:marRight w:val="0"/>
      <w:marTop w:val="0"/>
      <w:marBottom w:val="0"/>
      <w:divBdr>
        <w:top w:val="none" w:sz="0" w:space="0" w:color="auto"/>
        <w:left w:val="none" w:sz="0" w:space="0" w:color="auto"/>
        <w:bottom w:val="none" w:sz="0" w:space="0" w:color="auto"/>
        <w:right w:val="none" w:sz="0" w:space="0" w:color="auto"/>
      </w:divBdr>
      <w:divsChild>
        <w:div w:id="1402799075">
          <w:marLeft w:val="0"/>
          <w:marRight w:val="0"/>
          <w:marTop w:val="0"/>
          <w:marBottom w:val="0"/>
          <w:divBdr>
            <w:top w:val="none" w:sz="0" w:space="0" w:color="auto"/>
            <w:left w:val="none" w:sz="0" w:space="0" w:color="auto"/>
            <w:bottom w:val="none" w:sz="0" w:space="0" w:color="auto"/>
            <w:right w:val="none" w:sz="0" w:space="0" w:color="auto"/>
          </w:divBdr>
        </w:div>
      </w:divsChild>
    </w:div>
    <w:div w:id="909577444">
      <w:bodyDiv w:val="1"/>
      <w:marLeft w:val="0"/>
      <w:marRight w:val="0"/>
      <w:marTop w:val="0"/>
      <w:marBottom w:val="0"/>
      <w:divBdr>
        <w:top w:val="none" w:sz="0" w:space="0" w:color="auto"/>
        <w:left w:val="none" w:sz="0" w:space="0" w:color="auto"/>
        <w:bottom w:val="none" w:sz="0" w:space="0" w:color="auto"/>
        <w:right w:val="none" w:sz="0" w:space="0" w:color="auto"/>
      </w:divBdr>
    </w:div>
    <w:div w:id="918759138">
      <w:bodyDiv w:val="1"/>
      <w:marLeft w:val="0"/>
      <w:marRight w:val="0"/>
      <w:marTop w:val="0"/>
      <w:marBottom w:val="0"/>
      <w:divBdr>
        <w:top w:val="none" w:sz="0" w:space="0" w:color="auto"/>
        <w:left w:val="none" w:sz="0" w:space="0" w:color="auto"/>
        <w:bottom w:val="none" w:sz="0" w:space="0" w:color="auto"/>
        <w:right w:val="none" w:sz="0" w:space="0" w:color="auto"/>
      </w:divBdr>
    </w:div>
    <w:div w:id="986209049">
      <w:bodyDiv w:val="1"/>
      <w:marLeft w:val="0"/>
      <w:marRight w:val="0"/>
      <w:marTop w:val="0"/>
      <w:marBottom w:val="0"/>
      <w:divBdr>
        <w:top w:val="none" w:sz="0" w:space="0" w:color="auto"/>
        <w:left w:val="none" w:sz="0" w:space="0" w:color="auto"/>
        <w:bottom w:val="none" w:sz="0" w:space="0" w:color="auto"/>
        <w:right w:val="none" w:sz="0" w:space="0" w:color="auto"/>
      </w:divBdr>
      <w:divsChild>
        <w:div w:id="1255552872">
          <w:marLeft w:val="0"/>
          <w:marRight w:val="0"/>
          <w:marTop w:val="0"/>
          <w:marBottom w:val="0"/>
          <w:divBdr>
            <w:top w:val="none" w:sz="0" w:space="0" w:color="auto"/>
            <w:left w:val="none" w:sz="0" w:space="0" w:color="auto"/>
            <w:bottom w:val="none" w:sz="0" w:space="0" w:color="auto"/>
            <w:right w:val="none" w:sz="0" w:space="0" w:color="auto"/>
          </w:divBdr>
          <w:divsChild>
            <w:div w:id="695544897">
              <w:marLeft w:val="0"/>
              <w:marRight w:val="0"/>
              <w:marTop w:val="0"/>
              <w:marBottom w:val="0"/>
              <w:divBdr>
                <w:top w:val="none" w:sz="0" w:space="0" w:color="auto"/>
                <w:left w:val="none" w:sz="0" w:space="0" w:color="auto"/>
                <w:bottom w:val="none" w:sz="0" w:space="0" w:color="auto"/>
                <w:right w:val="none" w:sz="0" w:space="0" w:color="auto"/>
              </w:divBdr>
              <w:divsChild>
                <w:div w:id="1770006455">
                  <w:marLeft w:val="0"/>
                  <w:marRight w:val="0"/>
                  <w:marTop w:val="0"/>
                  <w:marBottom w:val="0"/>
                  <w:divBdr>
                    <w:top w:val="none" w:sz="0" w:space="0" w:color="auto"/>
                    <w:left w:val="none" w:sz="0" w:space="0" w:color="auto"/>
                    <w:bottom w:val="none" w:sz="0" w:space="0" w:color="auto"/>
                    <w:right w:val="none" w:sz="0" w:space="0" w:color="auto"/>
                  </w:divBdr>
                  <w:divsChild>
                    <w:div w:id="1075469158">
                      <w:marLeft w:val="0"/>
                      <w:marRight w:val="0"/>
                      <w:marTop w:val="0"/>
                      <w:marBottom w:val="0"/>
                      <w:divBdr>
                        <w:top w:val="none" w:sz="0" w:space="0" w:color="auto"/>
                        <w:left w:val="none" w:sz="0" w:space="0" w:color="auto"/>
                        <w:bottom w:val="none" w:sz="0" w:space="0" w:color="auto"/>
                        <w:right w:val="none" w:sz="0" w:space="0" w:color="auto"/>
                      </w:divBdr>
                      <w:divsChild>
                        <w:div w:id="682558432">
                          <w:marLeft w:val="0"/>
                          <w:marRight w:val="0"/>
                          <w:marTop w:val="0"/>
                          <w:marBottom w:val="0"/>
                          <w:divBdr>
                            <w:top w:val="none" w:sz="0" w:space="0" w:color="auto"/>
                            <w:left w:val="none" w:sz="0" w:space="0" w:color="auto"/>
                            <w:bottom w:val="none" w:sz="0" w:space="0" w:color="auto"/>
                            <w:right w:val="none" w:sz="0" w:space="0" w:color="auto"/>
                          </w:divBdr>
                          <w:divsChild>
                            <w:div w:id="1029796856">
                              <w:marLeft w:val="0"/>
                              <w:marRight w:val="0"/>
                              <w:marTop w:val="0"/>
                              <w:marBottom w:val="0"/>
                              <w:divBdr>
                                <w:top w:val="none" w:sz="0" w:space="0" w:color="auto"/>
                                <w:left w:val="none" w:sz="0" w:space="0" w:color="auto"/>
                                <w:bottom w:val="none" w:sz="0" w:space="0" w:color="auto"/>
                                <w:right w:val="none" w:sz="0" w:space="0" w:color="auto"/>
                              </w:divBdr>
                              <w:divsChild>
                                <w:div w:id="332535561">
                                  <w:marLeft w:val="0"/>
                                  <w:marRight w:val="0"/>
                                  <w:marTop w:val="0"/>
                                  <w:marBottom w:val="0"/>
                                  <w:divBdr>
                                    <w:top w:val="none" w:sz="0" w:space="0" w:color="auto"/>
                                    <w:left w:val="none" w:sz="0" w:space="0" w:color="auto"/>
                                    <w:bottom w:val="none" w:sz="0" w:space="0" w:color="auto"/>
                                    <w:right w:val="none" w:sz="0" w:space="0" w:color="auto"/>
                                  </w:divBdr>
                                  <w:divsChild>
                                    <w:div w:id="1108039586">
                                      <w:marLeft w:val="0"/>
                                      <w:marRight w:val="0"/>
                                      <w:marTop w:val="0"/>
                                      <w:marBottom w:val="0"/>
                                      <w:divBdr>
                                        <w:top w:val="none" w:sz="0" w:space="0" w:color="auto"/>
                                        <w:left w:val="none" w:sz="0" w:space="0" w:color="auto"/>
                                        <w:bottom w:val="none" w:sz="0" w:space="0" w:color="auto"/>
                                        <w:right w:val="none" w:sz="0" w:space="0" w:color="auto"/>
                                      </w:divBdr>
                                      <w:divsChild>
                                        <w:div w:id="996306943">
                                          <w:marLeft w:val="0"/>
                                          <w:marRight w:val="0"/>
                                          <w:marTop w:val="0"/>
                                          <w:marBottom w:val="0"/>
                                          <w:divBdr>
                                            <w:top w:val="none" w:sz="0" w:space="0" w:color="auto"/>
                                            <w:left w:val="none" w:sz="0" w:space="0" w:color="auto"/>
                                            <w:bottom w:val="none" w:sz="0" w:space="0" w:color="auto"/>
                                            <w:right w:val="none" w:sz="0" w:space="0" w:color="auto"/>
                                          </w:divBdr>
                                          <w:divsChild>
                                            <w:div w:id="167865987">
                                              <w:marLeft w:val="0"/>
                                              <w:marRight w:val="0"/>
                                              <w:marTop w:val="0"/>
                                              <w:marBottom w:val="0"/>
                                              <w:divBdr>
                                                <w:top w:val="none" w:sz="0" w:space="0" w:color="auto"/>
                                                <w:left w:val="none" w:sz="0" w:space="0" w:color="auto"/>
                                                <w:bottom w:val="none" w:sz="0" w:space="0" w:color="auto"/>
                                                <w:right w:val="none" w:sz="0" w:space="0" w:color="auto"/>
                                              </w:divBdr>
                                              <w:divsChild>
                                                <w:div w:id="178617259">
                                                  <w:marLeft w:val="0"/>
                                                  <w:marRight w:val="0"/>
                                                  <w:marTop w:val="0"/>
                                                  <w:marBottom w:val="0"/>
                                                  <w:divBdr>
                                                    <w:top w:val="none" w:sz="0" w:space="0" w:color="auto"/>
                                                    <w:left w:val="none" w:sz="0" w:space="0" w:color="auto"/>
                                                    <w:bottom w:val="none" w:sz="0" w:space="0" w:color="auto"/>
                                                    <w:right w:val="none" w:sz="0" w:space="0" w:color="auto"/>
                                                  </w:divBdr>
                                                  <w:divsChild>
                                                    <w:div w:id="1213234069">
                                                      <w:marLeft w:val="0"/>
                                                      <w:marRight w:val="0"/>
                                                      <w:marTop w:val="0"/>
                                                      <w:marBottom w:val="0"/>
                                                      <w:divBdr>
                                                        <w:top w:val="none" w:sz="0" w:space="0" w:color="auto"/>
                                                        <w:left w:val="none" w:sz="0" w:space="0" w:color="auto"/>
                                                        <w:bottom w:val="none" w:sz="0" w:space="0" w:color="auto"/>
                                                        <w:right w:val="none" w:sz="0" w:space="0" w:color="auto"/>
                                                      </w:divBdr>
                                                      <w:divsChild>
                                                        <w:div w:id="1662463651">
                                                          <w:marLeft w:val="240"/>
                                                          <w:marRight w:val="0"/>
                                                          <w:marTop w:val="240"/>
                                                          <w:marBottom w:val="240"/>
                                                          <w:divBdr>
                                                            <w:top w:val="none" w:sz="0" w:space="0" w:color="auto"/>
                                                            <w:left w:val="none" w:sz="0" w:space="0" w:color="auto"/>
                                                            <w:bottom w:val="none" w:sz="0" w:space="0" w:color="auto"/>
                                                            <w:right w:val="none" w:sz="0" w:space="0" w:color="auto"/>
                                                          </w:divBdr>
                                                          <w:divsChild>
                                                            <w:div w:id="1789471913">
                                                              <w:marLeft w:val="240"/>
                                                              <w:marRight w:val="0"/>
                                                              <w:marTop w:val="240"/>
                                                              <w:marBottom w:val="240"/>
                                                              <w:divBdr>
                                                                <w:top w:val="none" w:sz="0" w:space="0" w:color="auto"/>
                                                                <w:left w:val="none" w:sz="0" w:space="0" w:color="auto"/>
                                                                <w:bottom w:val="none" w:sz="0" w:space="0" w:color="auto"/>
                                                                <w:right w:val="none" w:sz="0" w:space="0" w:color="auto"/>
                                                              </w:divBdr>
                                                              <w:divsChild>
                                                                <w:div w:id="647636723">
                                                                  <w:marLeft w:val="240"/>
                                                                  <w:marRight w:val="0"/>
                                                                  <w:marTop w:val="240"/>
                                                                  <w:marBottom w:val="240"/>
                                                                  <w:divBdr>
                                                                    <w:top w:val="none" w:sz="0" w:space="0" w:color="auto"/>
                                                                    <w:left w:val="none" w:sz="0" w:space="0" w:color="auto"/>
                                                                    <w:bottom w:val="none" w:sz="0" w:space="0" w:color="auto"/>
                                                                    <w:right w:val="none" w:sz="0" w:space="0" w:color="auto"/>
                                                                  </w:divBdr>
                                                                </w:div>
                                                                <w:div w:id="1345589341">
                                                                  <w:marLeft w:val="240"/>
                                                                  <w:marRight w:val="0"/>
                                                                  <w:marTop w:val="240"/>
                                                                  <w:marBottom w:val="240"/>
                                                                  <w:divBdr>
                                                                    <w:top w:val="none" w:sz="0" w:space="0" w:color="auto"/>
                                                                    <w:left w:val="none" w:sz="0" w:space="0" w:color="auto"/>
                                                                    <w:bottom w:val="none" w:sz="0" w:space="0" w:color="auto"/>
                                                                    <w:right w:val="none" w:sz="0" w:space="0" w:color="auto"/>
                                                                  </w:divBdr>
                                                                </w:div>
                                                                <w:div w:id="185889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6416629">
      <w:bodyDiv w:val="1"/>
      <w:marLeft w:val="0"/>
      <w:marRight w:val="0"/>
      <w:marTop w:val="0"/>
      <w:marBottom w:val="0"/>
      <w:divBdr>
        <w:top w:val="none" w:sz="0" w:space="0" w:color="auto"/>
        <w:left w:val="none" w:sz="0" w:space="0" w:color="auto"/>
        <w:bottom w:val="none" w:sz="0" w:space="0" w:color="auto"/>
        <w:right w:val="none" w:sz="0" w:space="0" w:color="auto"/>
      </w:divBdr>
    </w:div>
    <w:div w:id="1018236136">
      <w:bodyDiv w:val="1"/>
      <w:marLeft w:val="0"/>
      <w:marRight w:val="0"/>
      <w:marTop w:val="0"/>
      <w:marBottom w:val="0"/>
      <w:divBdr>
        <w:top w:val="none" w:sz="0" w:space="0" w:color="auto"/>
        <w:left w:val="none" w:sz="0" w:space="0" w:color="auto"/>
        <w:bottom w:val="none" w:sz="0" w:space="0" w:color="auto"/>
        <w:right w:val="none" w:sz="0" w:space="0" w:color="auto"/>
      </w:divBdr>
    </w:div>
    <w:div w:id="1105270839">
      <w:bodyDiv w:val="1"/>
      <w:marLeft w:val="0"/>
      <w:marRight w:val="0"/>
      <w:marTop w:val="0"/>
      <w:marBottom w:val="0"/>
      <w:divBdr>
        <w:top w:val="none" w:sz="0" w:space="0" w:color="auto"/>
        <w:left w:val="none" w:sz="0" w:space="0" w:color="auto"/>
        <w:bottom w:val="none" w:sz="0" w:space="0" w:color="auto"/>
        <w:right w:val="none" w:sz="0" w:space="0" w:color="auto"/>
      </w:divBdr>
    </w:div>
    <w:div w:id="1105999412">
      <w:bodyDiv w:val="1"/>
      <w:marLeft w:val="0"/>
      <w:marRight w:val="0"/>
      <w:marTop w:val="0"/>
      <w:marBottom w:val="0"/>
      <w:divBdr>
        <w:top w:val="none" w:sz="0" w:space="0" w:color="auto"/>
        <w:left w:val="none" w:sz="0" w:space="0" w:color="auto"/>
        <w:bottom w:val="none" w:sz="0" w:space="0" w:color="auto"/>
        <w:right w:val="none" w:sz="0" w:space="0" w:color="auto"/>
      </w:divBdr>
    </w:div>
    <w:div w:id="1141770531">
      <w:bodyDiv w:val="1"/>
      <w:marLeft w:val="0"/>
      <w:marRight w:val="0"/>
      <w:marTop w:val="0"/>
      <w:marBottom w:val="0"/>
      <w:divBdr>
        <w:top w:val="none" w:sz="0" w:space="0" w:color="auto"/>
        <w:left w:val="none" w:sz="0" w:space="0" w:color="auto"/>
        <w:bottom w:val="none" w:sz="0" w:space="0" w:color="auto"/>
        <w:right w:val="none" w:sz="0" w:space="0" w:color="auto"/>
      </w:divBdr>
    </w:div>
    <w:div w:id="1145197572">
      <w:bodyDiv w:val="1"/>
      <w:marLeft w:val="0"/>
      <w:marRight w:val="0"/>
      <w:marTop w:val="0"/>
      <w:marBottom w:val="0"/>
      <w:divBdr>
        <w:top w:val="none" w:sz="0" w:space="0" w:color="auto"/>
        <w:left w:val="none" w:sz="0" w:space="0" w:color="auto"/>
        <w:bottom w:val="none" w:sz="0" w:space="0" w:color="auto"/>
        <w:right w:val="none" w:sz="0" w:space="0" w:color="auto"/>
      </w:divBdr>
    </w:div>
    <w:div w:id="1149901979">
      <w:bodyDiv w:val="1"/>
      <w:marLeft w:val="0"/>
      <w:marRight w:val="0"/>
      <w:marTop w:val="0"/>
      <w:marBottom w:val="0"/>
      <w:divBdr>
        <w:top w:val="none" w:sz="0" w:space="0" w:color="auto"/>
        <w:left w:val="none" w:sz="0" w:space="0" w:color="auto"/>
        <w:bottom w:val="none" w:sz="0" w:space="0" w:color="auto"/>
        <w:right w:val="none" w:sz="0" w:space="0" w:color="auto"/>
      </w:divBdr>
      <w:divsChild>
        <w:div w:id="1297639810">
          <w:marLeft w:val="187"/>
          <w:marRight w:val="0"/>
          <w:marTop w:val="0"/>
          <w:marBottom w:val="0"/>
          <w:divBdr>
            <w:top w:val="none" w:sz="0" w:space="0" w:color="auto"/>
            <w:left w:val="none" w:sz="0" w:space="0" w:color="auto"/>
            <w:bottom w:val="none" w:sz="0" w:space="0" w:color="auto"/>
            <w:right w:val="none" w:sz="0" w:space="0" w:color="auto"/>
          </w:divBdr>
        </w:div>
      </w:divsChild>
    </w:div>
    <w:div w:id="1153133454">
      <w:bodyDiv w:val="1"/>
      <w:marLeft w:val="0"/>
      <w:marRight w:val="0"/>
      <w:marTop w:val="0"/>
      <w:marBottom w:val="0"/>
      <w:divBdr>
        <w:top w:val="none" w:sz="0" w:space="0" w:color="auto"/>
        <w:left w:val="none" w:sz="0" w:space="0" w:color="auto"/>
        <w:bottom w:val="none" w:sz="0" w:space="0" w:color="auto"/>
        <w:right w:val="none" w:sz="0" w:space="0" w:color="auto"/>
      </w:divBdr>
    </w:div>
    <w:div w:id="1164316230">
      <w:bodyDiv w:val="1"/>
      <w:marLeft w:val="0"/>
      <w:marRight w:val="0"/>
      <w:marTop w:val="0"/>
      <w:marBottom w:val="0"/>
      <w:divBdr>
        <w:top w:val="none" w:sz="0" w:space="0" w:color="auto"/>
        <w:left w:val="none" w:sz="0" w:space="0" w:color="auto"/>
        <w:bottom w:val="none" w:sz="0" w:space="0" w:color="auto"/>
        <w:right w:val="none" w:sz="0" w:space="0" w:color="auto"/>
      </w:divBdr>
    </w:div>
    <w:div w:id="1172915226">
      <w:bodyDiv w:val="1"/>
      <w:marLeft w:val="0"/>
      <w:marRight w:val="0"/>
      <w:marTop w:val="0"/>
      <w:marBottom w:val="0"/>
      <w:divBdr>
        <w:top w:val="none" w:sz="0" w:space="0" w:color="auto"/>
        <w:left w:val="none" w:sz="0" w:space="0" w:color="auto"/>
        <w:bottom w:val="none" w:sz="0" w:space="0" w:color="auto"/>
        <w:right w:val="none" w:sz="0" w:space="0" w:color="auto"/>
      </w:divBdr>
    </w:div>
    <w:div w:id="1178077828">
      <w:bodyDiv w:val="1"/>
      <w:marLeft w:val="0"/>
      <w:marRight w:val="0"/>
      <w:marTop w:val="0"/>
      <w:marBottom w:val="0"/>
      <w:divBdr>
        <w:top w:val="none" w:sz="0" w:space="0" w:color="auto"/>
        <w:left w:val="none" w:sz="0" w:space="0" w:color="auto"/>
        <w:bottom w:val="none" w:sz="0" w:space="0" w:color="auto"/>
        <w:right w:val="none" w:sz="0" w:space="0" w:color="auto"/>
      </w:divBdr>
    </w:div>
    <w:div w:id="1181092149">
      <w:bodyDiv w:val="1"/>
      <w:marLeft w:val="0"/>
      <w:marRight w:val="0"/>
      <w:marTop w:val="0"/>
      <w:marBottom w:val="0"/>
      <w:divBdr>
        <w:top w:val="none" w:sz="0" w:space="0" w:color="auto"/>
        <w:left w:val="none" w:sz="0" w:space="0" w:color="auto"/>
        <w:bottom w:val="none" w:sz="0" w:space="0" w:color="auto"/>
        <w:right w:val="none" w:sz="0" w:space="0" w:color="auto"/>
      </w:divBdr>
    </w:div>
    <w:div w:id="1248539734">
      <w:bodyDiv w:val="1"/>
      <w:marLeft w:val="0"/>
      <w:marRight w:val="0"/>
      <w:marTop w:val="0"/>
      <w:marBottom w:val="0"/>
      <w:divBdr>
        <w:top w:val="none" w:sz="0" w:space="0" w:color="auto"/>
        <w:left w:val="none" w:sz="0" w:space="0" w:color="auto"/>
        <w:bottom w:val="none" w:sz="0" w:space="0" w:color="auto"/>
        <w:right w:val="none" w:sz="0" w:space="0" w:color="auto"/>
      </w:divBdr>
    </w:div>
    <w:div w:id="1319384771">
      <w:bodyDiv w:val="1"/>
      <w:marLeft w:val="0"/>
      <w:marRight w:val="0"/>
      <w:marTop w:val="0"/>
      <w:marBottom w:val="0"/>
      <w:divBdr>
        <w:top w:val="none" w:sz="0" w:space="0" w:color="auto"/>
        <w:left w:val="none" w:sz="0" w:space="0" w:color="auto"/>
        <w:bottom w:val="none" w:sz="0" w:space="0" w:color="auto"/>
        <w:right w:val="none" w:sz="0" w:space="0" w:color="auto"/>
      </w:divBdr>
      <w:divsChild>
        <w:div w:id="385299802">
          <w:marLeft w:val="274"/>
          <w:marRight w:val="0"/>
          <w:marTop w:val="0"/>
          <w:marBottom w:val="0"/>
          <w:divBdr>
            <w:top w:val="none" w:sz="0" w:space="0" w:color="auto"/>
            <w:left w:val="none" w:sz="0" w:space="0" w:color="auto"/>
            <w:bottom w:val="none" w:sz="0" w:space="0" w:color="auto"/>
            <w:right w:val="none" w:sz="0" w:space="0" w:color="auto"/>
          </w:divBdr>
        </w:div>
        <w:div w:id="1337608654">
          <w:marLeft w:val="274"/>
          <w:marRight w:val="0"/>
          <w:marTop w:val="0"/>
          <w:marBottom w:val="0"/>
          <w:divBdr>
            <w:top w:val="none" w:sz="0" w:space="0" w:color="auto"/>
            <w:left w:val="none" w:sz="0" w:space="0" w:color="auto"/>
            <w:bottom w:val="none" w:sz="0" w:space="0" w:color="auto"/>
            <w:right w:val="none" w:sz="0" w:space="0" w:color="auto"/>
          </w:divBdr>
        </w:div>
        <w:div w:id="2022392733">
          <w:marLeft w:val="274"/>
          <w:marRight w:val="0"/>
          <w:marTop w:val="0"/>
          <w:marBottom w:val="0"/>
          <w:divBdr>
            <w:top w:val="none" w:sz="0" w:space="0" w:color="auto"/>
            <w:left w:val="none" w:sz="0" w:space="0" w:color="auto"/>
            <w:bottom w:val="none" w:sz="0" w:space="0" w:color="auto"/>
            <w:right w:val="none" w:sz="0" w:space="0" w:color="auto"/>
          </w:divBdr>
        </w:div>
      </w:divsChild>
    </w:div>
    <w:div w:id="1362246112">
      <w:bodyDiv w:val="1"/>
      <w:marLeft w:val="0"/>
      <w:marRight w:val="0"/>
      <w:marTop w:val="0"/>
      <w:marBottom w:val="0"/>
      <w:divBdr>
        <w:top w:val="none" w:sz="0" w:space="0" w:color="auto"/>
        <w:left w:val="none" w:sz="0" w:space="0" w:color="auto"/>
        <w:bottom w:val="none" w:sz="0" w:space="0" w:color="auto"/>
        <w:right w:val="none" w:sz="0" w:space="0" w:color="auto"/>
      </w:divBdr>
    </w:div>
    <w:div w:id="1362707632">
      <w:bodyDiv w:val="1"/>
      <w:marLeft w:val="0"/>
      <w:marRight w:val="0"/>
      <w:marTop w:val="0"/>
      <w:marBottom w:val="0"/>
      <w:divBdr>
        <w:top w:val="none" w:sz="0" w:space="0" w:color="auto"/>
        <w:left w:val="none" w:sz="0" w:space="0" w:color="auto"/>
        <w:bottom w:val="none" w:sz="0" w:space="0" w:color="auto"/>
        <w:right w:val="none" w:sz="0" w:space="0" w:color="auto"/>
      </w:divBdr>
      <w:divsChild>
        <w:div w:id="47193751">
          <w:marLeft w:val="274"/>
          <w:marRight w:val="0"/>
          <w:marTop w:val="0"/>
          <w:marBottom w:val="0"/>
          <w:divBdr>
            <w:top w:val="none" w:sz="0" w:space="0" w:color="auto"/>
            <w:left w:val="none" w:sz="0" w:space="0" w:color="auto"/>
            <w:bottom w:val="none" w:sz="0" w:space="0" w:color="auto"/>
            <w:right w:val="none" w:sz="0" w:space="0" w:color="auto"/>
          </w:divBdr>
        </w:div>
        <w:div w:id="523203612">
          <w:marLeft w:val="274"/>
          <w:marRight w:val="0"/>
          <w:marTop w:val="0"/>
          <w:marBottom w:val="0"/>
          <w:divBdr>
            <w:top w:val="none" w:sz="0" w:space="0" w:color="auto"/>
            <w:left w:val="none" w:sz="0" w:space="0" w:color="auto"/>
            <w:bottom w:val="none" w:sz="0" w:space="0" w:color="auto"/>
            <w:right w:val="none" w:sz="0" w:space="0" w:color="auto"/>
          </w:divBdr>
        </w:div>
        <w:div w:id="924731608">
          <w:marLeft w:val="274"/>
          <w:marRight w:val="0"/>
          <w:marTop w:val="0"/>
          <w:marBottom w:val="0"/>
          <w:divBdr>
            <w:top w:val="none" w:sz="0" w:space="0" w:color="auto"/>
            <w:left w:val="none" w:sz="0" w:space="0" w:color="auto"/>
            <w:bottom w:val="none" w:sz="0" w:space="0" w:color="auto"/>
            <w:right w:val="none" w:sz="0" w:space="0" w:color="auto"/>
          </w:divBdr>
        </w:div>
        <w:div w:id="1177886611">
          <w:marLeft w:val="274"/>
          <w:marRight w:val="0"/>
          <w:marTop w:val="0"/>
          <w:marBottom w:val="0"/>
          <w:divBdr>
            <w:top w:val="none" w:sz="0" w:space="0" w:color="auto"/>
            <w:left w:val="none" w:sz="0" w:space="0" w:color="auto"/>
            <w:bottom w:val="none" w:sz="0" w:space="0" w:color="auto"/>
            <w:right w:val="none" w:sz="0" w:space="0" w:color="auto"/>
          </w:divBdr>
        </w:div>
      </w:divsChild>
    </w:div>
    <w:div w:id="1371489965">
      <w:bodyDiv w:val="1"/>
      <w:marLeft w:val="0"/>
      <w:marRight w:val="0"/>
      <w:marTop w:val="0"/>
      <w:marBottom w:val="0"/>
      <w:divBdr>
        <w:top w:val="none" w:sz="0" w:space="0" w:color="auto"/>
        <w:left w:val="none" w:sz="0" w:space="0" w:color="auto"/>
        <w:bottom w:val="none" w:sz="0" w:space="0" w:color="auto"/>
        <w:right w:val="none" w:sz="0" w:space="0" w:color="auto"/>
      </w:divBdr>
    </w:div>
    <w:div w:id="1401098349">
      <w:bodyDiv w:val="1"/>
      <w:marLeft w:val="0"/>
      <w:marRight w:val="0"/>
      <w:marTop w:val="0"/>
      <w:marBottom w:val="0"/>
      <w:divBdr>
        <w:top w:val="none" w:sz="0" w:space="0" w:color="auto"/>
        <w:left w:val="none" w:sz="0" w:space="0" w:color="auto"/>
        <w:bottom w:val="none" w:sz="0" w:space="0" w:color="auto"/>
        <w:right w:val="none" w:sz="0" w:space="0" w:color="auto"/>
      </w:divBdr>
      <w:divsChild>
        <w:div w:id="6642521">
          <w:marLeft w:val="547"/>
          <w:marRight w:val="0"/>
          <w:marTop w:val="60"/>
          <w:marBottom w:val="60"/>
          <w:divBdr>
            <w:top w:val="none" w:sz="0" w:space="0" w:color="auto"/>
            <w:left w:val="none" w:sz="0" w:space="0" w:color="auto"/>
            <w:bottom w:val="none" w:sz="0" w:space="0" w:color="auto"/>
            <w:right w:val="none" w:sz="0" w:space="0" w:color="auto"/>
          </w:divBdr>
        </w:div>
        <w:div w:id="997804920">
          <w:marLeft w:val="1267"/>
          <w:marRight w:val="0"/>
          <w:marTop w:val="60"/>
          <w:marBottom w:val="60"/>
          <w:divBdr>
            <w:top w:val="none" w:sz="0" w:space="0" w:color="auto"/>
            <w:left w:val="none" w:sz="0" w:space="0" w:color="auto"/>
            <w:bottom w:val="none" w:sz="0" w:space="0" w:color="auto"/>
            <w:right w:val="none" w:sz="0" w:space="0" w:color="auto"/>
          </w:divBdr>
        </w:div>
        <w:div w:id="1426149039">
          <w:marLeft w:val="1267"/>
          <w:marRight w:val="0"/>
          <w:marTop w:val="60"/>
          <w:marBottom w:val="60"/>
          <w:divBdr>
            <w:top w:val="none" w:sz="0" w:space="0" w:color="auto"/>
            <w:left w:val="none" w:sz="0" w:space="0" w:color="auto"/>
            <w:bottom w:val="none" w:sz="0" w:space="0" w:color="auto"/>
            <w:right w:val="none" w:sz="0" w:space="0" w:color="auto"/>
          </w:divBdr>
        </w:div>
        <w:div w:id="1508015101">
          <w:marLeft w:val="1267"/>
          <w:marRight w:val="0"/>
          <w:marTop w:val="60"/>
          <w:marBottom w:val="60"/>
          <w:divBdr>
            <w:top w:val="none" w:sz="0" w:space="0" w:color="auto"/>
            <w:left w:val="none" w:sz="0" w:space="0" w:color="auto"/>
            <w:bottom w:val="none" w:sz="0" w:space="0" w:color="auto"/>
            <w:right w:val="none" w:sz="0" w:space="0" w:color="auto"/>
          </w:divBdr>
        </w:div>
      </w:divsChild>
    </w:div>
    <w:div w:id="1418550242">
      <w:bodyDiv w:val="1"/>
      <w:marLeft w:val="0"/>
      <w:marRight w:val="0"/>
      <w:marTop w:val="0"/>
      <w:marBottom w:val="0"/>
      <w:divBdr>
        <w:top w:val="none" w:sz="0" w:space="0" w:color="auto"/>
        <w:left w:val="none" w:sz="0" w:space="0" w:color="auto"/>
        <w:bottom w:val="none" w:sz="0" w:space="0" w:color="auto"/>
        <w:right w:val="none" w:sz="0" w:space="0" w:color="auto"/>
      </w:divBdr>
    </w:div>
    <w:div w:id="1422408189">
      <w:bodyDiv w:val="1"/>
      <w:marLeft w:val="0"/>
      <w:marRight w:val="0"/>
      <w:marTop w:val="0"/>
      <w:marBottom w:val="0"/>
      <w:divBdr>
        <w:top w:val="none" w:sz="0" w:space="0" w:color="auto"/>
        <w:left w:val="none" w:sz="0" w:space="0" w:color="auto"/>
        <w:bottom w:val="none" w:sz="0" w:space="0" w:color="auto"/>
        <w:right w:val="none" w:sz="0" w:space="0" w:color="auto"/>
      </w:divBdr>
      <w:divsChild>
        <w:div w:id="206335943">
          <w:marLeft w:val="446"/>
          <w:marRight w:val="0"/>
          <w:marTop w:val="67"/>
          <w:marBottom w:val="200"/>
          <w:divBdr>
            <w:top w:val="none" w:sz="0" w:space="0" w:color="auto"/>
            <w:left w:val="none" w:sz="0" w:space="0" w:color="auto"/>
            <w:bottom w:val="none" w:sz="0" w:space="0" w:color="auto"/>
            <w:right w:val="none" w:sz="0" w:space="0" w:color="auto"/>
          </w:divBdr>
        </w:div>
        <w:div w:id="700282724">
          <w:marLeft w:val="446"/>
          <w:marRight w:val="0"/>
          <w:marTop w:val="67"/>
          <w:marBottom w:val="200"/>
          <w:divBdr>
            <w:top w:val="none" w:sz="0" w:space="0" w:color="auto"/>
            <w:left w:val="none" w:sz="0" w:space="0" w:color="auto"/>
            <w:bottom w:val="none" w:sz="0" w:space="0" w:color="auto"/>
            <w:right w:val="none" w:sz="0" w:space="0" w:color="auto"/>
          </w:divBdr>
        </w:div>
        <w:div w:id="1797332236">
          <w:marLeft w:val="446"/>
          <w:marRight w:val="0"/>
          <w:marTop w:val="67"/>
          <w:marBottom w:val="200"/>
          <w:divBdr>
            <w:top w:val="none" w:sz="0" w:space="0" w:color="auto"/>
            <w:left w:val="none" w:sz="0" w:space="0" w:color="auto"/>
            <w:bottom w:val="none" w:sz="0" w:space="0" w:color="auto"/>
            <w:right w:val="none" w:sz="0" w:space="0" w:color="auto"/>
          </w:divBdr>
        </w:div>
      </w:divsChild>
    </w:div>
    <w:div w:id="1454860704">
      <w:bodyDiv w:val="1"/>
      <w:marLeft w:val="0"/>
      <w:marRight w:val="0"/>
      <w:marTop w:val="0"/>
      <w:marBottom w:val="0"/>
      <w:divBdr>
        <w:top w:val="none" w:sz="0" w:space="0" w:color="auto"/>
        <w:left w:val="none" w:sz="0" w:space="0" w:color="auto"/>
        <w:bottom w:val="none" w:sz="0" w:space="0" w:color="auto"/>
        <w:right w:val="none" w:sz="0" w:space="0" w:color="auto"/>
      </w:divBdr>
    </w:div>
    <w:div w:id="1466195259">
      <w:bodyDiv w:val="1"/>
      <w:marLeft w:val="0"/>
      <w:marRight w:val="0"/>
      <w:marTop w:val="0"/>
      <w:marBottom w:val="0"/>
      <w:divBdr>
        <w:top w:val="none" w:sz="0" w:space="0" w:color="auto"/>
        <w:left w:val="none" w:sz="0" w:space="0" w:color="auto"/>
        <w:bottom w:val="none" w:sz="0" w:space="0" w:color="auto"/>
        <w:right w:val="none" w:sz="0" w:space="0" w:color="auto"/>
      </w:divBdr>
      <w:divsChild>
        <w:div w:id="1668678365">
          <w:marLeft w:val="274"/>
          <w:marRight w:val="0"/>
          <w:marTop w:val="0"/>
          <w:marBottom w:val="0"/>
          <w:divBdr>
            <w:top w:val="none" w:sz="0" w:space="0" w:color="auto"/>
            <w:left w:val="none" w:sz="0" w:space="0" w:color="auto"/>
            <w:bottom w:val="none" w:sz="0" w:space="0" w:color="auto"/>
            <w:right w:val="none" w:sz="0" w:space="0" w:color="auto"/>
          </w:divBdr>
        </w:div>
      </w:divsChild>
    </w:div>
    <w:div w:id="1491481695">
      <w:bodyDiv w:val="1"/>
      <w:marLeft w:val="0"/>
      <w:marRight w:val="0"/>
      <w:marTop w:val="0"/>
      <w:marBottom w:val="0"/>
      <w:divBdr>
        <w:top w:val="none" w:sz="0" w:space="0" w:color="auto"/>
        <w:left w:val="none" w:sz="0" w:space="0" w:color="auto"/>
        <w:bottom w:val="none" w:sz="0" w:space="0" w:color="auto"/>
        <w:right w:val="none" w:sz="0" w:space="0" w:color="auto"/>
      </w:divBdr>
    </w:div>
    <w:div w:id="1502769868">
      <w:bodyDiv w:val="1"/>
      <w:marLeft w:val="0"/>
      <w:marRight w:val="0"/>
      <w:marTop w:val="0"/>
      <w:marBottom w:val="0"/>
      <w:divBdr>
        <w:top w:val="none" w:sz="0" w:space="0" w:color="auto"/>
        <w:left w:val="none" w:sz="0" w:space="0" w:color="auto"/>
        <w:bottom w:val="none" w:sz="0" w:space="0" w:color="auto"/>
        <w:right w:val="none" w:sz="0" w:space="0" w:color="auto"/>
      </w:divBdr>
    </w:div>
    <w:div w:id="1506438351">
      <w:bodyDiv w:val="1"/>
      <w:marLeft w:val="0"/>
      <w:marRight w:val="0"/>
      <w:marTop w:val="0"/>
      <w:marBottom w:val="0"/>
      <w:divBdr>
        <w:top w:val="none" w:sz="0" w:space="0" w:color="auto"/>
        <w:left w:val="none" w:sz="0" w:space="0" w:color="auto"/>
        <w:bottom w:val="none" w:sz="0" w:space="0" w:color="auto"/>
        <w:right w:val="none" w:sz="0" w:space="0" w:color="auto"/>
      </w:divBdr>
    </w:div>
    <w:div w:id="1526359366">
      <w:bodyDiv w:val="1"/>
      <w:marLeft w:val="0"/>
      <w:marRight w:val="0"/>
      <w:marTop w:val="0"/>
      <w:marBottom w:val="0"/>
      <w:divBdr>
        <w:top w:val="none" w:sz="0" w:space="0" w:color="auto"/>
        <w:left w:val="none" w:sz="0" w:space="0" w:color="auto"/>
        <w:bottom w:val="none" w:sz="0" w:space="0" w:color="auto"/>
        <w:right w:val="none" w:sz="0" w:space="0" w:color="auto"/>
      </w:divBdr>
    </w:div>
    <w:div w:id="1535538574">
      <w:bodyDiv w:val="1"/>
      <w:marLeft w:val="0"/>
      <w:marRight w:val="0"/>
      <w:marTop w:val="0"/>
      <w:marBottom w:val="0"/>
      <w:divBdr>
        <w:top w:val="none" w:sz="0" w:space="0" w:color="auto"/>
        <w:left w:val="none" w:sz="0" w:space="0" w:color="auto"/>
        <w:bottom w:val="none" w:sz="0" w:space="0" w:color="auto"/>
        <w:right w:val="none" w:sz="0" w:space="0" w:color="auto"/>
      </w:divBdr>
    </w:div>
    <w:div w:id="1547140502">
      <w:bodyDiv w:val="1"/>
      <w:marLeft w:val="0"/>
      <w:marRight w:val="0"/>
      <w:marTop w:val="0"/>
      <w:marBottom w:val="0"/>
      <w:divBdr>
        <w:top w:val="none" w:sz="0" w:space="0" w:color="auto"/>
        <w:left w:val="none" w:sz="0" w:space="0" w:color="auto"/>
        <w:bottom w:val="none" w:sz="0" w:space="0" w:color="auto"/>
        <w:right w:val="none" w:sz="0" w:space="0" w:color="auto"/>
      </w:divBdr>
    </w:div>
    <w:div w:id="1579287824">
      <w:bodyDiv w:val="1"/>
      <w:marLeft w:val="0"/>
      <w:marRight w:val="0"/>
      <w:marTop w:val="0"/>
      <w:marBottom w:val="0"/>
      <w:divBdr>
        <w:top w:val="none" w:sz="0" w:space="0" w:color="auto"/>
        <w:left w:val="none" w:sz="0" w:space="0" w:color="auto"/>
        <w:bottom w:val="none" w:sz="0" w:space="0" w:color="auto"/>
        <w:right w:val="none" w:sz="0" w:space="0" w:color="auto"/>
      </w:divBdr>
    </w:div>
    <w:div w:id="1597861581">
      <w:bodyDiv w:val="1"/>
      <w:marLeft w:val="0"/>
      <w:marRight w:val="0"/>
      <w:marTop w:val="0"/>
      <w:marBottom w:val="0"/>
      <w:divBdr>
        <w:top w:val="none" w:sz="0" w:space="0" w:color="auto"/>
        <w:left w:val="none" w:sz="0" w:space="0" w:color="auto"/>
        <w:bottom w:val="none" w:sz="0" w:space="0" w:color="auto"/>
        <w:right w:val="none" w:sz="0" w:space="0" w:color="auto"/>
      </w:divBdr>
    </w:div>
    <w:div w:id="1640107540">
      <w:bodyDiv w:val="1"/>
      <w:marLeft w:val="0"/>
      <w:marRight w:val="0"/>
      <w:marTop w:val="0"/>
      <w:marBottom w:val="0"/>
      <w:divBdr>
        <w:top w:val="none" w:sz="0" w:space="0" w:color="auto"/>
        <w:left w:val="none" w:sz="0" w:space="0" w:color="auto"/>
        <w:bottom w:val="none" w:sz="0" w:space="0" w:color="auto"/>
        <w:right w:val="none" w:sz="0" w:space="0" w:color="auto"/>
      </w:divBdr>
    </w:div>
    <w:div w:id="1702047521">
      <w:bodyDiv w:val="1"/>
      <w:marLeft w:val="0"/>
      <w:marRight w:val="0"/>
      <w:marTop w:val="0"/>
      <w:marBottom w:val="0"/>
      <w:divBdr>
        <w:top w:val="none" w:sz="0" w:space="0" w:color="auto"/>
        <w:left w:val="none" w:sz="0" w:space="0" w:color="auto"/>
        <w:bottom w:val="none" w:sz="0" w:space="0" w:color="auto"/>
        <w:right w:val="none" w:sz="0" w:space="0" w:color="auto"/>
      </w:divBdr>
    </w:div>
    <w:div w:id="1747415176">
      <w:bodyDiv w:val="1"/>
      <w:marLeft w:val="0"/>
      <w:marRight w:val="0"/>
      <w:marTop w:val="0"/>
      <w:marBottom w:val="0"/>
      <w:divBdr>
        <w:top w:val="none" w:sz="0" w:space="0" w:color="auto"/>
        <w:left w:val="none" w:sz="0" w:space="0" w:color="auto"/>
        <w:bottom w:val="none" w:sz="0" w:space="0" w:color="auto"/>
        <w:right w:val="none" w:sz="0" w:space="0" w:color="auto"/>
      </w:divBdr>
      <w:divsChild>
        <w:div w:id="1697927353">
          <w:marLeft w:val="187"/>
          <w:marRight w:val="0"/>
          <w:marTop w:val="0"/>
          <w:marBottom w:val="0"/>
          <w:divBdr>
            <w:top w:val="none" w:sz="0" w:space="0" w:color="auto"/>
            <w:left w:val="none" w:sz="0" w:space="0" w:color="auto"/>
            <w:bottom w:val="none" w:sz="0" w:space="0" w:color="auto"/>
            <w:right w:val="none" w:sz="0" w:space="0" w:color="auto"/>
          </w:divBdr>
        </w:div>
      </w:divsChild>
    </w:div>
    <w:div w:id="1775512520">
      <w:bodyDiv w:val="1"/>
      <w:marLeft w:val="0"/>
      <w:marRight w:val="0"/>
      <w:marTop w:val="0"/>
      <w:marBottom w:val="0"/>
      <w:divBdr>
        <w:top w:val="none" w:sz="0" w:space="0" w:color="auto"/>
        <w:left w:val="none" w:sz="0" w:space="0" w:color="auto"/>
        <w:bottom w:val="none" w:sz="0" w:space="0" w:color="auto"/>
        <w:right w:val="none" w:sz="0" w:space="0" w:color="auto"/>
      </w:divBdr>
      <w:divsChild>
        <w:div w:id="913855036">
          <w:marLeft w:val="274"/>
          <w:marRight w:val="0"/>
          <w:marTop w:val="0"/>
          <w:marBottom w:val="0"/>
          <w:divBdr>
            <w:top w:val="none" w:sz="0" w:space="0" w:color="auto"/>
            <w:left w:val="none" w:sz="0" w:space="0" w:color="auto"/>
            <w:bottom w:val="none" w:sz="0" w:space="0" w:color="auto"/>
            <w:right w:val="none" w:sz="0" w:space="0" w:color="auto"/>
          </w:divBdr>
        </w:div>
      </w:divsChild>
    </w:div>
    <w:div w:id="1792363566">
      <w:bodyDiv w:val="1"/>
      <w:marLeft w:val="0"/>
      <w:marRight w:val="0"/>
      <w:marTop w:val="0"/>
      <w:marBottom w:val="0"/>
      <w:divBdr>
        <w:top w:val="none" w:sz="0" w:space="0" w:color="auto"/>
        <w:left w:val="none" w:sz="0" w:space="0" w:color="auto"/>
        <w:bottom w:val="none" w:sz="0" w:space="0" w:color="auto"/>
        <w:right w:val="none" w:sz="0" w:space="0" w:color="auto"/>
      </w:divBdr>
    </w:div>
    <w:div w:id="1806116440">
      <w:bodyDiv w:val="1"/>
      <w:marLeft w:val="0"/>
      <w:marRight w:val="0"/>
      <w:marTop w:val="0"/>
      <w:marBottom w:val="0"/>
      <w:divBdr>
        <w:top w:val="none" w:sz="0" w:space="0" w:color="auto"/>
        <w:left w:val="none" w:sz="0" w:space="0" w:color="auto"/>
        <w:bottom w:val="none" w:sz="0" w:space="0" w:color="auto"/>
        <w:right w:val="none" w:sz="0" w:space="0" w:color="auto"/>
      </w:divBdr>
    </w:div>
    <w:div w:id="1855727176">
      <w:bodyDiv w:val="1"/>
      <w:marLeft w:val="0"/>
      <w:marRight w:val="0"/>
      <w:marTop w:val="0"/>
      <w:marBottom w:val="0"/>
      <w:divBdr>
        <w:top w:val="none" w:sz="0" w:space="0" w:color="auto"/>
        <w:left w:val="none" w:sz="0" w:space="0" w:color="auto"/>
        <w:bottom w:val="none" w:sz="0" w:space="0" w:color="auto"/>
        <w:right w:val="none" w:sz="0" w:space="0" w:color="auto"/>
      </w:divBdr>
    </w:div>
    <w:div w:id="2006742965">
      <w:bodyDiv w:val="1"/>
      <w:marLeft w:val="0"/>
      <w:marRight w:val="0"/>
      <w:marTop w:val="0"/>
      <w:marBottom w:val="0"/>
      <w:divBdr>
        <w:top w:val="none" w:sz="0" w:space="0" w:color="auto"/>
        <w:left w:val="none" w:sz="0" w:space="0" w:color="auto"/>
        <w:bottom w:val="none" w:sz="0" w:space="0" w:color="auto"/>
        <w:right w:val="none" w:sz="0" w:space="0" w:color="auto"/>
      </w:divBdr>
    </w:div>
    <w:div w:id="2039772808">
      <w:bodyDiv w:val="1"/>
      <w:marLeft w:val="0"/>
      <w:marRight w:val="0"/>
      <w:marTop w:val="0"/>
      <w:marBottom w:val="0"/>
      <w:divBdr>
        <w:top w:val="none" w:sz="0" w:space="0" w:color="auto"/>
        <w:left w:val="none" w:sz="0" w:space="0" w:color="auto"/>
        <w:bottom w:val="none" w:sz="0" w:space="0" w:color="auto"/>
        <w:right w:val="none" w:sz="0" w:space="0" w:color="auto"/>
      </w:divBdr>
    </w:div>
    <w:div w:id="2044553138">
      <w:bodyDiv w:val="1"/>
      <w:marLeft w:val="0"/>
      <w:marRight w:val="0"/>
      <w:marTop w:val="0"/>
      <w:marBottom w:val="0"/>
      <w:divBdr>
        <w:top w:val="none" w:sz="0" w:space="0" w:color="auto"/>
        <w:left w:val="none" w:sz="0" w:space="0" w:color="auto"/>
        <w:bottom w:val="none" w:sz="0" w:space="0" w:color="auto"/>
        <w:right w:val="none" w:sz="0" w:space="0" w:color="auto"/>
      </w:divBdr>
    </w:div>
    <w:div w:id="2050639848">
      <w:bodyDiv w:val="1"/>
      <w:marLeft w:val="0"/>
      <w:marRight w:val="0"/>
      <w:marTop w:val="0"/>
      <w:marBottom w:val="0"/>
      <w:divBdr>
        <w:top w:val="none" w:sz="0" w:space="0" w:color="auto"/>
        <w:left w:val="none" w:sz="0" w:space="0" w:color="auto"/>
        <w:bottom w:val="none" w:sz="0" w:space="0" w:color="auto"/>
        <w:right w:val="none" w:sz="0" w:space="0" w:color="auto"/>
      </w:divBdr>
    </w:div>
    <w:div w:id="2088960111">
      <w:bodyDiv w:val="1"/>
      <w:marLeft w:val="0"/>
      <w:marRight w:val="0"/>
      <w:marTop w:val="0"/>
      <w:marBottom w:val="0"/>
      <w:divBdr>
        <w:top w:val="none" w:sz="0" w:space="0" w:color="auto"/>
        <w:left w:val="none" w:sz="0" w:space="0" w:color="auto"/>
        <w:bottom w:val="none" w:sz="0" w:space="0" w:color="auto"/>
        <w:right w:val="none" w:sz="0" w:space="0" w:color="auto"/>
      </w:divBdr>
    </w:div>
    <w:div w:id="2107379135">
      <w:bodyDiv w:val="1"/>
      <w:marLeft w:val="0"/>
      <w:marRight w:val="0"/>
      <w:marTop w:val="0"/>
      <w:marBottom w:val="0"/>
      <w:divBdr>
        <w:top w:val="none" w:sz="0" w:space="0" w:color="auto"/>
        <w:left w:val="none" w:sz="0" w:space="0" w:color="auto"/>
        <w:bottom w:val="none" w:sz="0" w:space="0" w:color="auto"/>
        <w:right w:val="none" w:sz="0" w:space="0" w:color="auto"/>
      </w:divBdr>
    </w:div>
    <w:div w:id="2117556198">
      <w:bodyDiv w:val="1"/>
      <w:marLeft w:val="0"/>
      <w:marRight w:val="0"/>
      <w:marTop w:val="0"/>
      <w:marBottom w:val="0"/>
      <w:divBdr>
        <w:top w:val="none" w:sz="0" w:space="0" w:color="auto"/>
        <w:left w:val="none" w:sz="0" w:space="0" w:color="auto"/>
        <w:bottom w:val="none" w:sz="0" w:space="0" w:color="auto"/>
        <w:right w:val="none" w:sz="0" w:space="0" w:color="auto"/>
      </w:divBdr>
    </w:div>
    <w:div w:id="2122525841">
      <w:bodyDiv w:val="1"/>
      <w:marLeft w:val="0"/>
      <w:marRight w:val="0"/>
      <w:marTop w:val="0"/>
      <w:marBottom w:val="0"/>
      <w:divBdr>
        <w:top w:val="none" w:sz="0" w:space="0" w:color="auto"/>
        <w:left w:val="none" w:sz="0" w:space="0" w:color="auto"/>
        <w:bottom w:val="none" w:sz="0" w:space="0" w:color="auto"/>
        <w:right w:val="none" w:sz="0" w:space="0" w:color="auto"/>
      </w:divBdr>
    </w:div>
    <w:div w:id="2134901626">
      <w:bodyDiv w:val="1"/>
      <w:marLeft w:val="0"/>
      <w:marRight w:val="0"/>
      <w:marTop w:val="0"/>
      <w:marBottom w:val="0"/>
      <w:divBdr>
        <w:top w:val="none" w:sz="0" w:space="0" w:color="auto"/>
        <w:left w:val="none" w:sz="0" w:space="0" w:color="auto"/>
        <w:bottom w:val="none" w:sz="0" w:space="0" w:color="auto"/>
        <w:right w:val="none" w:sz="0" w:space="0" w:color="auto"/>
      </w:divBdr>
      <w:divsChild>
        <w:div w:id="1762799452">
          <w:marLeft w:val="18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9C2E135005574485A2BCFE69E5E500" ma:contentTypeVersion="6" ma:contentTypeDescription="Create a new document." ma:contentTypeScope="" ma:versionID="0a11ed117c3ef1f323cf8f337720b20c">
  <xsd:schema xmlns:xsd="http://www.w3.org/2001/XMLSchema" xmlns:xs="http://www.w3.org/2001/XMLSchema" xmlns:p="http://schemas.microsoft.com/office/2006/metadata/properties" xmlns:ns2="972523ec-8641-4ece-8260-d27bd30b830e" xmlns:ns3="25367172-cc90-48c2-bc77-67abd0bd95de" targetNamespace="http://schemas.microsoft.com/office/2006/metadata/properties" ma:root="true" ma:fieldsID="35d20a5b4561aa2d045c763a9625cc13" ns2:_="" ns3:_="">
    <xsd:import namespace="972523ec-8641-4ece-8260-d27bd30b830e"/>
    <xsd:import namespace="25367172-cc90-48c2-bc77-67abd0bd95d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2523ec-8641-4ece-8260-d27bd30b83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367172-cc90-48c2-bc77-67abd0bd95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04A14A-D3F7-4C4E-92EF-2077C03B46B2}">
  <ds:schemaRefs>
    <ds:schemaRef ds:uri="http://schemas.microsoft.com/sharepoint/v3/contenttype/forms"/>
  </ds:schemaRefs>
</ds:datastoreItem>
</file>

<file path=customXml/itemProps2.xml><?xml version="1.0" encoding="utf-8"?>
<ds:datastoreItem xmlns:ds="http://schemas.openxmlformats.org/officeDocument/2006/customXml" ds:itemID="{095BA236-9F03-4FEC-A2B1-4B2B53C141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2523ec-8641-4ece-8260-d27bd30b830e"/>
    <ds:schemaRef ds:uri="25367172-cc90-48c2-bc77-67abd0bd95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7D4CFE-AB81-4194-A43B-971849DE0307}">
  <ds:schemaRefs>
    <ds:schemaRef ds:uri="http://schemas.openxmlformats.org/officeDocument/2006/bibliography"/>
  </ds:schemaRefs>
</ds:datastoreItem>
</file>

<file path=customXml/itemProps4.xml><?xml version="1.0" encoding="utf-8"?>
<ds:datastoreItem xmlns:ds="http://schemas.openxmlformats.org/officeDocument/2006/customXml" ds:itemID="{45E38B8D-0449-41A4-9A1A-8D1751E47A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2447</Words>
  <Characters>13952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Kalina Shukarova Savovska</dc:creator>
  <cp:keywords/>
  <dc:description/>
  <cp:lastModifiedBy>Kalina Shukarova Savovska</cp:lastModifiedBy>
  <cp:revision>8</cp:revision>
  <cp:lastPrinted>2023-06-21T12:57:00Z</cp:lastPrinted>
  <dcterms:created xsi:type="dcterms:W3CDTF">2023-06-20T22:49:00Z</dcterms:created>
  <dcterms:modified xsi:type="dcterms:W3CDTF">2023-06-21T12:58:00Z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0x010100C39C2E135005574485A2BCFE69E5E500</vt:lpwstr>
  </property>
</Properties>
</file>