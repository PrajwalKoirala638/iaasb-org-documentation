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E6184" w:rsidRDefault="002E6184" w:rsidP="002E6184">
      <w:pPr>
        <w:spacing w:before="240" w:after="120"/>
        <w:jc w:val="center"/>
        <w:rPr>
          <w:rFonts w:cs="Arial"/>
          <w:b/>
        </w:rPr>
      </w:pPr>
      <w:bookmarkStart w:id="0" w:name="_Toc456961468"/>
      <w:bookmarkStart w:id="1" w:name="_Toc457482737"/>
      <w:bookmarkStart w:id="2" w:name="_GoBack"/>
      <w:bookmarkEnd w:id="2"/>
      <w:r>
        <w:rPr>
          <w:rFonts w:cs="Arial"/>
          <w:b/>
        </w:rPr>
        <w:t>ISA 315 (Revised)</w:t>
      </w:r>
      <w:r>
        <w:rPr>
          <w:rStyle w:val="FootnoteReference"/>
          <w:rFonts w:cs="Arial"/>
          <w:b/>
        </w:rPr>
        <w:footnoteReference w:id="2"/>
      </w:r>
      <w:r>
        <w:rPr>
          <w:rFonts w:cs="Arial"/>
          <w:b/>
        </w:rPr>
        <w:t xml:space="preserve">  – Application Material</w:t>
      </w:r>
      <w:r w:rsidR="0026747E">
        <w:rPr>
          <w:rFonts w:cs="Arial"/>
          <w:b/>
        </w:rPr>
        <w:t xml:space="preserve"> (Marked to Exposure Draft)</w:t>
      </w:r>
    </w:p>
    <w:tbl>
      <w:tblPr>
        <w:tblStyle w:val="TableGrid"/>
        <w:tblW w:w="9000" w:type="dxa"/>
        <w:tblInd w:w="-5" w:type="dxa"/>
        <w:shd w:val="clear" w:color="auto" w:fill="D9D9D9" w:themeFill="background1" w:themeFillShade="D9"/>
        <w:tblLook w:val="04A0" w:firstRow="1" w:lastRow="0" w:firstColumn="1" w:lastColumn="0" w:noHBand="0" w:noVBand="1"/>
      </w:tblPr>
      <w:tblGrid>
        <w:gridCol w:w="9000"/>
      </w:tblGrid>
      <w:tr w:rsidR="00394F44" w:rsidTr="005C2535">
        <w:tc>
          <w:tcPr>
            <w:tcW w:w="9000" w:type="dxa"/>
            <w:shd w:val="clear" w:color="auto" w:fill="D9D9D9" w:themeFill="background1" w:themeFillShade="D9"/>
          </w:tcPr>
          <w:p w:rsidR="00394F44" w:rsidRDefault="00394F44" w:rsidP="0026747E">
            <w:pPr>
              <w:spacing w:before="120" w:after="120"/>
              <w:rPr>
                <w:rFonts w:cs="Arial"/>
                <w:szCs w:val="20"/>
              </w:rPr>
            </w:pPr>
            <w:r>
              <w:rPr>
                <w:rFonts w:cs="Arial"/>
                <w:szCs w:val="20"/>
              </w:rPr>
              <w:t xml:space="preserve">This paper </w:t>
            </w:r>
            <w:r w:rsidR="0026747E">
              <w:rPr>
                <w:rFonts w:cs="Arial"/>
                <w:szCs w:val="20"/>
              </w:rPr>
              <w:t xml:space="preserve">is supplemental to </w:t>
            </w:r>
            <w:r w:rsidR="0026747E" w:rsidRPr="0026747E">
              <w:rPr>
                <w:rFonts w:cs="Arial"/>
                <w:b/>
                <w:szCs w:val="20"/>
              </w:rPr>
              <w:t>Agenda Item 2-C</w:t>
            </w:r>
            <w:r w:rsidR="0026747E">
              <w:rPr>
                <w:rFonts w:cs="Arial"/>
                <w:szCs w:val="20"/>
              </w:rPr>
              <w:t xml:space="preserve"> (which is a clean version </w:t>
            </w:r>
            <w:r w:rsidR="00E177FC">
              <w:rPr>
                <w:rFonts w:cs="Arial"/>
                <w:szCs w:val="20"/>
              </w:rPr>
              <w:t>of</w:t>
            </w:r>
            <w:r w:rsidR="0026747E">
              <w:rPr>
                <w:rFonts w:cs="Arial"/>
                <w:szCs w:val="20"/>
              </w:rPr>
              <w:t xml:space="preserve"> the application material) and is for reference only, and illustrates</w:t>
            </w:r>
            <w:r>
              <w:rPr>
                <w:rFonts w:cs="Arial"/>
                <w:szCs w:val="20"/>
              </w:rPr>
              <w:t xml:space="preserve">: </w:t>
            </w:r>
          </w:p>
          <w:p w:rsidR="00394F44" w:rsidRDefault="00394F44" w:rsidP="007B1D35">
            <w:pPr>
              <w:pStyle w:val="ListParagraph"/>
              <w:numPr>
                <w:ilvl w:val="0"/>
                <w:numId w:val="80"/>
              </w:numPr>
              <w:spacing w:before="120" w:after="120"/>
              <w:ind w:left="432" w:hanging="432"/>
              <w:contextualSpacing w:val="0"/>
              <w:rPr>
                <w:rFonts w:cs="Arial"/>
                <w:szCs w:val="20"/>
              </w:rPr>
            </w:pPr>
            <w:proofErr w:type="gramStart"/>
            <w:r>
              <w:rPr>
                <w:rFonts w:cs="Arial"/>
                <w:szCs w:val="20"/>
              </w:rPr>
              <w:t>The proposed revised application material,</w:t>
            </w:r>
            <w:proofErr w:type="gramEnd"/>
            <w:r>
              <w:rPr>
                <w:rFonts w:cs="Arial"/>
                <w:szCs w:val="20"/>
              </w:rPr>
              <w:t xml:space="preserve"> marked to ED–315</w:t>
            </w:r>
            <w:r w:rsidR="007E259D">
              <w:rPr>
                <w:rFonts w:cs="Arial"/>
                <w:szCs w:val="20"/>
              </w:rPr>
              <w:t>:</w:t>
            </w:r>
            <w:r w:rsidR="00E177FC">
              <w:rPr>
                <w:rStyle w:val="FootnoteReference"/>
                <w:rFonts w:cs="Arial"/>
                <w:szCs w:val="20"/>
              </w:rPr>
              <w:footnoteReference w:id="3"/>
            </w:r>
            <w:r w:rsidR="007E259D">
              <w:rPr>
                <w:rFonts w:cs="Arial"/>
                <w:szCs w:val="20"/>
              </w:rPr>
              <w:t xml:space="preserve"> </w:t>
            </w:r>
            <w:r>
              <w:rPr>
                <w:rFonts w:cs="Arial"/>
                <w:szCs w:val="20"/>
              </w:rPr>
              <w:t xml:space="preserve"> </w:t>
            </w:r>
          </w:p>
          <w:p w:rsidR="007E259D" w:rsidRDefault="007E259D" w:rsidP="007B1D35">
            <w:pPr>
              <w:pStyle w:val="ListParagraph"/>
              <w:numPr>
                <w:ilvl w:val="0"/>
                <w:numId w:val="100"/>
              </w:numPr>
              <w:spacing w:before="120" w:after="120"/>
              <w:ind w:left="979" w:hanging="432"/>
              <w:contextualSpacing w:val="0"/>
              <w:rPr>
                <w:rFonts w:cs="Arial"/>
                <w:szCs w:val="20"/>
              </w:rPr>
            </w:pPr>
            <w:r>
              <w:rPr>
                <w:rFonts w:cs="Arial"/>
                <w:szCs w:val="20"/>
              </w:rPr>
              <w:t>Movements of existing application material have been</w:t>
            </w:r>
            <w:r w:rsidR="00DB69A9">
              <w:rPr>
                <w:rFonts w:cs="Arial"/>
                <w:szCs w:val="20"/>
              </w:rPr>
              <w:t xml:space="preserve"> marked-up and hardcoded</w:t>
            </w:r>
            <w:r>
              <w:rPr>
                <w:rFonts w:cs="Arial"/>
                <w:szCs w:val="20"/>
              </w:rPr>
              <w:t xml:space="preserve"> in black. </w:t>
            </w:r>
          </w:p>
          <w:p w:rsidR="007E259D" w:rsidRPr="00394F44" w:rsidRDefault="007E259D" w:rsidP="007B1D35">
            <w:pPr>
              <w:pStyle w:val="ListParagraph"/>
              <w:numPr>
                <w:ilvl w:val="0"/>
                <w:numId w:val="100"/>
              </w:numPr>
              <w:spacing w:before="120" w:after="120"/>
              <w:ind w:left="979" w:hanging="432"/>
              <w:contextualSpacing w:val="0"/>
              <w:rPr>
                <w:rFonts w:cs="Arial"/>
                <w:szCs w:val="20"/>
              </w:rPr>
            </w:pPr>
            <w:r>
              <w:rPr>
                <w:rFonts w:cs="Arial"/>
                <w:szCs w:val="20"/>
              </w:rPr>
              <w:t>Other changes (i.e.</w:t>
            </w:r>
            <w:r w:rsidR="00E177FC">
              <w:rPr>
                <w:rFonts w:cs="Arial"/>
                <w:szCs w:val="20"/>
              </w:rPr>
              <w:t>,</w:t>
            </w:r>
            <w:r>
              <w:rPr>
                <w:rFonts w:cs="Arial"/>
                <w:szCs w:val="20"/>
              </w:rPr>
              <w:t xml:space="preserve"> either new material</w:t>
            </w:r>
            <w:r w:rsidR="00DB69A9">
              <w:rPr>
                <w:rFonts w:cs="Arial"/>
                <w:szCs w:val="20"/>
              </w:rPr>
              <w:t>, deletions</w:t>
            </w:r>
            <w:r>
              <w:rPr>
                <w:rFonts w:cs="Arial"/>
                <w:szCs w:val="20"/>
              </w:rPr>
              <w:t xml:space="preserve"> or changes to existing application material) are presented in </w:t>
            </w:r>
            <w:r w:rsidR="0026747E">
              <w:rPr>
                <w:rFonts w:cs="Arial"/>
                <w:szCs w:val="20"/>
              </w:rPr>
              <w:t>‘</w:t>
            </w:r>
            <w:r>
              <w:rPr>
                <w:rFonts w:cs="Arial"/>
                <w:szCs w:val="20"/>
              </w:rPr>
              <w:t>normal</w:t>
            </w:r>
            <w:r w:rsidR="0026747E">
              <w:rPr>
                <w:rFonts w:cs="Arial"/>
                <w:szCs w:val="20"/>
              </w:rPr>
              <w:t>’ (colored)</w:t>
            </w:r>
            <w:r>
              <w:rPr>
                <w:rFonts w:cs="Arial"/>
                <w:szCs w:val="20"/>
              </w:rPr>
              <w:t xml:space="preserve"> mark-up. </w:t>
            </w:r>
          </w:p>
          <w:p w:rsidR="00394F44" w:rsidRPr="0026747E" w:rsidRDefault="00394F44" w:rsidP="0026747E">
            <w:pPr>
              <w:spacing w:after="120"/>
              <w:rPr>
                <w:rFonts w:cs="Arial"/>
                <w:i/>
                <w:szCs w:val="20"/>
              </w:rPr>
            </w:pPr>
            <w:r w:rsidRPr="0026747E">
              <w:rPr>
                <w:rFonts w:cs="Arial"/>
                <w:i/>
                <w:szCs w:val="20"/>
              </w:rPr>
              <w:t xml:space="preserve">Considerations Specific to Public Sector Entities still to be considered by </w:t>
            </w:r>
            <w:r w:rsidR="00E177FC">
              <w:rPr>
                <w:rFonts w:cs="Arial"/>
                <w:i/>
                <w:szCs w:val="20"/>
              </w:rPr>
              <w:t xml:space="preserve">the ISA 315 </w:t>
            </w:r>
            <w:r w:rsidRPr="0026747E">
              <w:rPr>
                <w:rFonts w:cs="Arial"/>
                <w:i/>
                <w:szCs w:val="20"/>
              </w:rPr>
              <w:t>Task Force.</w:t>
            </w:r>
          </w:p>
        </w:tc>
      </w:tr>
    </w:tbl>
    <w:p w:rsidR="003E1141" w:rsidRPr="00961271" w:rsidRDefault="003E1141" w:rsidP="00971C2C">
      <w:pPr>
        <w:pStyle w:val="Heading2"/>
      </w:pPr>
      <w:r w:rsidRPr="00CD4836">
        <w:t>Application and Other Explanatory Material</w:t>
      </w:r>
    </w:p>
    <w:p w:rsidR="003E1141" w:rsidRPr="00961271" w:rsidRDefault="003E1141" w:rsidP="00971C2C">
      <w:pPr>
        <w:rPr>
          <w:rFonts w:cs="Arial"/>
          <w:b/>
          <w:szCs w:val="20"/>
        </w:rPr>
      </w:pPr>
      <w:bookmarkStart w:id="3" w:name="_Toc316980216"/>
      <w:r w:rsidRPr="00961271">
        <w:rPr>
          <w:rFonts w:cs="Arial"/>
          <w:b/>
          <w:szCs w:val="20"/>
        </w:rPr>
        <w:t>Definitions</w:t>
      </w:r>
    </w:p>
    <w:p w:rsidR="003E1141" w:rsidRPr="00961271" w:rsidRDefault="003E1141" w:rsidP="00971C2C">
      <w:pPr>
        <w:rPr>
          <w:rFonts w:cs="Arial"/>
          <w:b/>
          <w:i/>
          <w:szCs w:val="20"/>
        </w:rPr>
      </w:pPr>
      <w:r w:rsidRPr="00961271">
        <w:rPr>
          <w:rFonts w:cs="Arial"/>
          <w:i/>
          <w:szCs w:val="20"/>
        </w:rPr>
        <w:t xml:space="preserve">Assertions </w:t>
      </w:r>
      <w:r>
        <w:rPr>
          <w:rFonts w:cs="Arial"/>
          <w:szCs w:val="20"/>
        </w:rPr>
        <w:t>(Ref: Para. 16</w:t>
      </w:r>
      <w:r w:rsidRPr="00961271">
        <w:rPr>
          <w:rFonts w:cs="Arial"/>
          <w:szCs w:val="20"/>
        </w:rPr>
        <w:t>(b))</w:t>
      </w:r>
    </w:p>
    <w:p w:rsidR="003E1141" w:rsidRPr="00961271" w:rsidRDefault="003E1141" w:rsidP="00971C2C">
      <w:pPr>
        <w:ind w:left="547" w:hanging="547"/>
        <w:rPr>
          <w:rFonts w:cs="Arial"/>
          <w:szCs w:val="20"/>
        </w:rPr>
      </w:pPr>
      <w:r w:rsidRPr="00961271">
        <w:rPr>
          <w:rFonts w:cs="Arial"/>
          <w:szCs w:val="20"/>
        </w:rPr>
        <w:t xml:space="preserve">A1. </w:t>
      </w:r>
      <w:r w:rsidRPr="00961271">
        <w:rPr>
          <w:rFonts w:cs="Arial"/>
          <w:szCs w:val="20"/>
        </w:rPr>
        <w:tab/>
        <w:t>Representations by management with respect to the recognition, measurement, presentation and disclosure of information in the financial statements of classes of transactions, account balances and disclosures differ from written representations provided to the auditor by management, as required by ISA 580,</w:t>
      </w:r>
      <w:r w:rsidRPr="00961271">
        <w:rPr>
          <w:rStyle w:val="FootnoteReference"/>
          <w:rFonts w:eastAsiaTheme="majorEastAsia" w:cs="Arial"/>
          <w:b/>
          <w:szCs w:val="20"/>
        </w:rPr>
        <w:footnoteReference w:id="4"/>
      </w:r>
      <w:r w:rsidRPr="00961271">
        <w:rPr>
          <w:rFonts w:cs="Arial"/>
          <w:szCs w:val="20"/>
        </w:rPr>
        <w:t xml:space="preserve"> to confirm certain matters or support </w:t>
      </w:r>
      <w:proofErr w:type="gramStart"/>
      <w:r w:rsidRPr="00961271">
        <w:rPr>
          <w:rFonts w:cs="Arial"/>
          <w:szCs w:val="20"/>
        </w:rPr>
        <w:t>other</w:t>
      </w:r>
      <w:proofErr w:type="gramEnd"/>
      <w:r w:rsidRPr="00961271">
        <w:rPr>
          <w:rFonts w:cs="Arial"/>
          <w:szCs w:val="20"/>
        </w:rPr>
        <w:t xml:space="preserve"> audit evidence. </w:t>
      </w:r>
    </w:p>
    <w:p w:rsidR="003E1141" w:rsidRPr="00961271" w:rsidRDefault="003E1141" w:rsidP="00971C2C">
      <w:pPr>
        <w:ind w:left="547" w:hanging="547"/>
        <w:rPr>
          <w:rFonts w:cs="Arial"/>
          <w:szCs w:val="20"/>
        </w:rPr>
      </w:pPr>
      <w:r w:rsidRPr="00961271">
        <w:rPr>
          <w:rFonts w:cs="Arial"/>
          <w:szCs w:val="20"/>
        </w:rPr>
        <w:t>A2.</w:t>
      </w:r>
      <w:r w:rsidRPr="00961271">
        <w:rPr>
          <w:rFonts w:cs="Arial"/>
          <w:szCs w:val="20"/>
        </w:rPr>
        <w:tab/>
        <w:t xml:space="preserve">Assertions that the auditor may use in addressing the requirements of this ISA are further described in paragraph A204. </w:t>
      </w:r>
    </w:p>
    <w:p w:rsidR="00E86B41" w:rsidRPr="004659C1" w:rsidRDefault="00E86B41" w:rsidP="00E86B41">
      <w:pPr>
        <w:spacing w:before="240"/>
        <w:jc w:val="left"/>
        <w:rPr>
          <w:ins w:id="4" w:author="Author"/>
          <w:rFonts w:cs="Arial"/>
          <w:bCs/>
          <w:kern w:val="20"/>
          <w:szCs w:val="20"/>
        </w:rPr>
      </w:pPr>
      <w:ins w:id="5" w:author="Author">
        <w:r>
          <w:rPr>
            <w:rFonts w:cs="Arial"/>
            <w:bCs/>
            <w:i/>
            <w:kern w:val="20"/>
            <w:szCs w:val="20"/>
          </w:rPr>
          <w:t xml:space="preserve">Control Activities </w:t>
        </w:r>
        <w:r>
          <w:rPr>
            <w:rFonts w:cs="Arial"/>
            <w:bCs/>
            <w:kern w:val="20"/>
            <w:szCs w:val="20"/>
          </w:rPr>
          <w:t>(Ref: Para. 16(ca))</w:t>
        </w:r>
      </w:ins>
    </w:p>
    <w:p w:rsidR="00E86B41" w:rsidRPr="00F9129D" w:rsidRDefault="00E86B41" w:rsidP="00E86B41">
      <w:pPr>
        <w:ind w:left="547" w:hanging="547"/>
        <w:rPr>
          <w:ins w:id="6" w:author="Author"/>
          <w:rFonts w:cs="Arial"/>
          <w:bCs/>
          <w:kern w:val="20"/>
          <w:szCs w:val="20"/>
        </w:rPr>
      </w:pPr>
      <w:ins w:id="7" w:author="Author">
        <w:r>
          <w:rPr>
            <w:rFonts w:cs="Arial"/>
            <w:bCs/>
            <w:kern w:val="20"/>
            <w:szCs w:val="20"/>
          </w:rPr>
          <w:t>A2a.  Control activities include direct controls and indirect controls.</w:t>
        </w:r>
        <w:r w:rsidRPr="00F9129D">
          <w:rPr>
            <w:rFonts w:cs="Arial"/>
            <w:szCs w:val="20"/>
          </w:rPr>
          <w:t xml:space="preserve"> </w:t>
        </w:r>
        <w:r>
          <w:rPr>
            <w:rFonts w:cs="Arial"/>
            <w:szCs w:val="20"/>
          </w:rPr>
          <w:t>Direct controls are controls that are precise enough to address risks of material misstatement</w:t>
        </w:r>
      </w:ins>
      <w:r>
        <w:rPr>
          <w:rFonts w:cs="Arial"/>
          <w:szCs w:val="20"/>
        </w:rPr>
        <w:t xml:space="preserve"> </w:t>
      </w:r>
      <w:ins w:id="8" w:author="Author">
        <w:r>
          <w:rPr>
            <w:rFonts w:cs="Arial"/>
            <w:szCs w:val="20"/>
          </w:rPr>
          <w:t xml:space="preserve">at the assertion level. Indirect controls are controls that are not sufficiently precise to prevent, detect or correct misstatements at the assertion level but which may have </w:t>
        </w:r>
        <w:r w:rsidRPr="00961271">
          <w:rPr>
            <w:rFonts w:cs="Arial"/>
            <w:color w:val="333333"/>
            <w:szCs w:val="20"/>
            <w:lang w:val="en"/>
          </w:rPr>
          <w:t>an indirect effect on the likelihood that a misstatement will be detected or prevented on a timely basis</w:t>
        </w:r>
        <w:r>
          <w:rPr>
            <w:rFonts w:cs="Arial"/>
            <w:szCs w:val="20"/>
          </w:rPr>
          <w:t xml:space="preserve">. </w:t>
        </w:r>
      </w:ins>
    </w:p>
    <w:p w:rsidR="003E1141" w:rsidRPr="00961271" w:rsidRDefault="003E1141" w:rsidP="00971C2C">
      <w:pPr>
        <w:keepNext/>
        <w:tabs>
          <w:tab w:val="left" w:pos="4680"/>
        </w:tabs>
        <w:spacing w:before="240"/>
        <w:rPr>
          <w:rFonts w:cs="Arial"/>
          <w:bCs/>
          <w:i/>
          <w:kern w:val="20"/>
          <w:szCs w:val="20"/>
        </w:rPr>
      </w:pPr>
      <w:r w:rsidRPr="00961271">
        <w:rPr>
          <w:rFonts w:cs="Arial"/>
          <w:bCs/>
          <w:i/>
          <w:kern w:val="20"/>
          <w:szCs w:val="20"/>
        </w:rPr>
        <w:t xml:space="preserve">Controls </w:t>
      </w:r>
      <w:r>
        <w:rPr>
          <w:rFonts w:cs="Arial"/>
          <w:bCs/>
          <w:kern w:val="20"/>
          <w:szCs w:val="20"/>
        </w:rPr>
        <w:t>(Ref: Para. 16</w:t>
      </w:r>
      <w:r w:rsidRPr="00961271">
        <w:rPr>
          <w:rFonts w:cs="Arial"/>
          <w:bCs/>
          <w:kern w:val="20"/>
          <w:szCs w:val="20"/>
        </w:rPr>
        <w:t>(d))</w:t>
      </w:r>
      <w:r w:rsidRPr="00961271">
        <w:rPr>
          <w:rFonts w:cs="Arial"/>
          <w:bCs/>
          <w:kern w:val="20"/>
          <w:szCs w:val="20"/>
        </w:rPr>
        <w:tab/>
      </w:r>
    </w:p>
    <w:p w:rsidR="003E1141" w:rsidRPr="00961271" w:rsidRDefault="003E1141" w:rsidP="00971C2C">
      <w:pPr>
        <w:ind w:left="547" w:hanging="547"/>
        <w:rPr>
          <w:rFonts w:cs="Arial"/>
          <w:szCs w:val="20"/>
        </w:rPr>
      </w:pPr>
      <w:r w:rsidRPr="00961271">
        <w:rPr>
          <w:rFonts w:cs="Arial"/>
          <w:szCs w:val="20"/>
        </w:rPr>
        <w:t>A3.</w:t>
      </w:r>
      <w:r w:rsidRPr="00961271">
        <w:rPr>
          <w:rFonts w:cs="Arial"/>
          <w:b/>
          <w:szCs w:val="20"/>
        </w:rPr>
        <w:t xml:space="preserve"> </w:t>
      </w:r>
      <w:r w:rsidRPr="00961271">
        <w:rPr>
          <w:rFonts w:cs="Arial"/>
          <w:b/>
          <w:szCs w:val="20"/>
        </w:rPr>
        <w:tab/>
      </w:r>
      <w:r w:rsidRPr="00961271">
        <w:rPr>
          <w:rFonts w:cs="Arial"/>
          <w:szCs w:val="20"/>
        </w:rPr>
        <w:t>Policies are implemented through the actions of personnel within the entity, or through their restraint from taking actions that would conflict with such policies.</w:t>
      </w:r>
    </w:p>
    <w:p w:rsidR="003E1141" w:rsidRPr="00961271" w:rsidRDefault="003E1141" w:rsidP="00971C2C">
      <w:pPr>
        <w:ind w:left="547" w:hanging="547"/>
        <w:rPr>
          <w:rFonts w:cs="Arial"/>
          <w:szCs w:val="20"/>
        </w:rPr>
      </w:pPr>
      <w:r w:rsidRPr="00961271">
        <w:rPr>
          <w:rFonts w:cs="Arial"/>
          <w:szCs w:val="20"/>
        </w:rPr>
        <w:lastRenderedPageBreak/>
        <w:t xml:space="preserve">A4. </w:t>
      </w:r>
      <w:r w:rsidRPr="00961271">
        <w:rPr>
          <w:rFonts w:cs="Arial"/>
          <w:szCs w:val="20"/>
        </w:rPr>
        <w:tab/>
        <w:t xml:space="preserve">Procedures may be mandated, through formal documentation or other communication by management or those charged with </w:t>
      </w:r>
      <w:proofErr w:type="gramStart"/>
      <w:r w:rsidRPr="00961271">
        <w:rPr>
          <w:rFonts w:cs="Arial"/>
          <w:szCs w:val="20"/>
        </w:rPr>
        <w:t>governance, or</w:t>
      </w:r>
      <w:proofErr w:type="gramEnd"/>
      <w:r w:rsidRPr="00961271">
        <w:rPr>
          <w:rFonts w:cs="Arial"/>
          <w:szCs w:val="20"/>
        </w:rPr>
        <w:t xml:space="preserve"> may result from behaviors that are not mandated but are rather conditioned by the entity’s culture. Procedures may be enforced through the actions permitted by the IT applications used by the entity or other aspects of the entity’s IT environment.</w:t>
      </w:r>
    </w:p>
    <w:p w:rsidR="003E1141" w:rsidRPr="00961271" w:rsidRDefault="003E1141" w:rsidP="00971C2C">
      <w:pPr>
        <w:spacing w:before="240"/>
        <w:rPr>
          <w:rFonts w:cs="Arial"/>
          <w:bCs/>
          <w:i/>
          <w:kern w:val="20"/>
          <w:szCs w:val="20"/>
        </w:rPr>
      </w:pPr>
      <w:r w:rsidRPr="00961271">
        <w:rPr>
          <w:rFonts w:cs="Arial"/>
          <w:bCs/>
          <w:i/>
          <w:kern w:val="20"/>
          <w:szCs w:val="20"/>
        </w:rPr>
        <w:t xml:space="preserve">Inherent Risk Factors </w:t>
      </w:r>
      <w:r w:rsidRPr="00961271">
        <w:rPr>
          <w:rFonts w:cs="Arial"/>
          <w:bCs/>
          <w:kern w:val="20"/>
          <w:szCs w:val="20"/>
        </w:rPr>
        <w:t>(Ref: Para. 1</w:t>
      </w:r>
      <w:r>
        <w:rPr>
          <w:rFonts w:cs="Arial"/>
          <w:bCs/>
          <w:kern w:val="20"/>
          <w:szCs w:val="20"/>
        </w:rPr>
        <w:t>6</w:t>
      </w:r>
      <w:r w:rsidRPr="00961271">
        <w:rPr>
          <w:rFonts w:cs="Arial"/>
          <w:bCs/>
          <w:kern w:val="20"/>
          <w:szCs w:val="20"/>
        </w:rPr>
        <w:t>(f))</w:t>
      </w:r>
    </w:p>
    <w:p w:rsidR="003E1141" w:rsidRPr="00961271" w:rsidRDefault="003E1141" w:rsidP="00971C2C">
      <w:pPr>
        <w:pStyle w:val="IFACunderlined"/>
        <w:rPr>
          <w:u w:val="none"/>
        </w:rPr>
      </w:pPr>
      <w:r w:rsidRPr="00961271">
        <w:rPr>
          <w:u w:val="none"/>
        </w:rPr>
        <w:t>A5.</w:t>
      </w:r>
      <w:r w:rsidRPr="00961271">
        <w:rPr>
          <w:b/>
          <w:u w:val="none"/>
        </w:rPr>
        <w:tab/>
      </w:r>
      <w:r w:rsidRPr="00961271">
        <w:rPr>
          <w:u w:val="none"/>
        </w:rPr>
        <w:t>Inherent risk factors may be qualitative or quantitative and affect the susceptibility to misstatement of financial statement items.</w:t>
      </w:r>
      <w:r w:rsidRPr="00961271">
        <w:rPr>
          <w:b/>
          <w:u w:val="none"/>
        </w:rPr>
        <w:t xml:space="preserve"> </w:t>
      </w:r>
      <w:r w:rsidRPr="00961271">
        <w:rPr>
          <w:u w:val="none"/>
        </w:rPr>
        <w:t>Qualitative</w:t>
      </w:r>
      <w:r w:rsidRPr="00961271">
        <w:rPr>
          <w:b/>
          <w:u w:val="none"/>
        </w:rPr>
        <w:t xml:space="preserve"> </w:t>
      </w:r>
      <w:r w:rsidRPr="00961271">
        <w:rPr>
          <w:u w:val="none"/>
        </w:rPr>
        <w:t xml:space="preserve">inherent risk factors relating to the preparation of information required by the applicable financial reporting framework </w:t>
      </w:r>
      <w:r w:rsidRPr="00CD4836">
        <w:rPr>
          <w:strike/>
          <w:u w:val="none"/>
        </w:rPr>
        <w:t>(referred to in this paragraph as “required information”)</w:t>
      </w:r>
      <w:r w:rsidRPr="00961271">
        <w:rPr>
          <w:u w:val="none"/>
        </w:rPr>
        <w:t xml:space="preserve"> include:</w:t>
      </w:r>
    </w:p>
    <w:p w:rsidR="003E1141" w:rsidRPr="00CD4836" w:rsidRDefault="003E1141" w:rsidP="007B1D35">
      <w:pPr>
        <w:numPr>
          <w:ilvl w:val="0"/>
          <w:numId w:val="69"/>
        </w:numPr>
        <w:ind w:left="1094" w:hanging="547"/>
        <w:rPr>
          <w:rFonts w:cs="Arial"/>
          <w:strike/>
          <w:color w:val="000000"/>
          <w:szCs w:val="20"/>
        </w:rPr>
      </w:pPr>
      <w:r w:rsidRPr="00961271">
        <w:rPr>
          <w:rFonts w:cs="Arial"/>
          <w:i/>
          <w:color w:val="000000"/>
          <w:szCs w:val="20"/>
        </w:rPr>
        <w:t>Complexity</w:t>
      </w:r>
      <w:r w:rsidR="00CD4836">
        <w:rPr>
          <w:rFonts w:cs="Arial"/>
          <w:color w:val="000000"/>
          <w:szCs w:val="20"/>
        </w:rPr>
        <w:t xml:space="preserve"> [</w:t>
      </w:r>
      <w:r w:rsidR="00CD4836" w:rsidRPr="00CD4836">
        <w:rPr>
          <w:rFonts w:cs="Arial"/>
          <w:i/>
          <w:color w:val="000000"/>
          <w:szCs w:val="20"/>
          <w:highlight w:val="yellow"/>
        </w:rPr>
        <w:t xml:space="preserve">Detail moved to </w:t>
      </w:r>
      <w:r w:rsidR="00CD4836" w:rsidRPr="003A0AFB">
        <w:rPr>
          <w:rFonts w:cs="Arial"/>
          <w:b/>
          <w:i/>
          <w:color w:val="000000"/>
          <w:szCs w:val="20"/>
          <w:highlight w:val="yellow"/>
        </w:rPr>
        <w:t>Appendix 2</w:t>
      </w:r>
      <w:r w:rsidR="00CD4836" w:rsidRPr="007E259D">
        <w:rPr>
          <w:rFonts w:cs="Arial"/>
          <w:color w:val="000000"/>
          <w:szCs w:val="20"/>
        </w:rPr>
        <w:t>]</w:t>
      </w:r>
      <w:r w:rsidRPr="00CD4836">
        <w:rPr>
          <w:rFonts w:cs="Arial"/>
          <w:strike/>
          <w:color w:val="000000"/>
          <w:szCs w:val="20"/>
        </w:rPr>
        <w:t>―arises either from the nature of the information or in the way that the required information is prepared, including when such preparation processes are more inherently difficult to apply. For example, complexity may arise:</w:t>
      </w:r>
    </w:p>
    <w:p w:rsidR="003E1141" w:rsidRPr="00CD4836" w:rsidRDefault="003E1141" w:rsidP="007B1D35">
      <w:pPr>
        <w:pStyle w:val="ListParagraph"/>
        <w:numPr>
          <w:ilvl w:val="1"/>
          <w:numId w:val="69"/>
        </w:numPr>
        <w:ind w:left="1641" w:hanging="547"/>
        <w:contextualSpacing w:val="0"/>
        <w:rPr>
          <w:rFonts w:cs="Arial"/>
          <w:strike/>
          <w:color w:val="000000"/>
          <w:szCs w:val="20"/>
        </w:rPr>
      </w:pPr>
      <w:r w:rsidRPr="00CD4836">
        <w:rPr>
          <w:rFonts w:cs="Arial"/>
          <w:strike/>
          <w:color w:val="000000"/>
          <w:szCs w:val="20"/>
        </w:rPr>
        <w:t>I</w:t>
      </w:r>
      <w:r w:rsidRPr="00CD4836">
        <w:rPr>
          <w:rFonts w:cs="Arial"/>
          <w:strike/>
          <w:szCs w:val="20"/>
        </w:rPr>
        <w:t xml:space="preserve">n calculating supplier rebate provisions </w:t>
      </w:r>
      <w:r w:rsidRPr="00CD4836">
        <w:rPr>
          <w:rFonts w:eastAsia="Arial" w:cs="Arial"/>
          <w:strike/>
          <w:szCs w:val="20"/>
        </w:rPr>
        <w:t>because it may be necessary to take into account different commercial terms with many different suppliers, or many interrelated commercial terms that are all relevant in calculating the rebates due; or</w:t>
      </w:r>
    </w:p>
    <w:p w:rsidR="003E1141" w:rsidRPr="00CD4836" w:rsidRDefault="003E1141" w:rsidP="007B1D35">
      <w:pPr>
        <w:pStyle w:val="ListParagraph"/>
        <w:numPr>
          <w:ilvl w:val="1"/>
          <w:numId w:val="69"/>
        </w:numPr>
        <w:contextualSpacing w:val="0"/>
        <w:rPr>
          <w:rFonts w:cs="Arial"/>
          <w:strike/>
          <w:color w:val="000000"/>
          <w:szCs w:val="20"/>
        </w:rPr>
      </w:pPr>
      <w:r w:rsidRPr="00CD4836">
        <w:rPr>
          <w:rFonts w:eastAsia="Arial" w:cs="Arial"/>
          <w:strike/>
          <w:szCs w:val="20"/>
        </w:rPr>
        <w:t>When there are many potential</w:t>
      </w:r>
      <w:r w:rsidRPr="00CD4836">
        <w:rPr>
          <w:rFonts w:cs="Arial"/>
          <w:strike/>
          <w:szCs w:val="20"/>
        </w:rPr>
        <w:t xml:space="preserve"> data</w:t>
      </w:r>
      <w:r w:rsidRPr="00CD4836">
        <w:rPr>
          <w:rFonts w:eastAsia="Arial" w:cs="Arial"/>
          <w:strike/>
          <w:szCs w:val="20"/>
        </w:rPr>
        <w:t xml:space="preserve"> sources, with different characteristics used in making an accounting estimate, the processing of that </w:t>
      </w:r>
      <w:r w:rsidRPr="00CD4836">
        <w:rPr>
          <w:rFonts w:cs="Arial"/>
          <w:strike/>
          <w:szCs w:val="20"/>
        </w:rPr>
        <w:t>data</w:t>
      </w:r>
      <w:r w:rsidRPr="00CD4836">
        <w:rPr>
          <w:rFonts w:eastAsia="Arial" w:cs="Arial"/>
          <w:strike/>
          <w:szCs w:val="20"/>
        </w:rPr>
        <w:t xml:space="preserve"> involves many inter-related steps, and the </w:t>
      </w:r>
      <w:r w:rsidRPr="00CD4836">
        <w:rPr>
          <w:rFonts w:cs="Arial"/>
          <w:strike/>
          <w:szCs w:val="20"/>
        </w:rPr>
        <w:t xml:space="preserve">data </w:t>
      </w:r>
      <w:r w:rsidRPr="00CD4836">
        <w:rPr>
          <w:rFonts w:eastAsia="Arial" w:cs="Arial"/>
          <w:strike/>
          <w:szCs w:val="20"/>
        </w:rPr>
        <w:t xml:space="preserve">is therefore </w:t>
      </w:r>
      <w:r w:rsidRPr="00CD4836">
        <w:rPr>
          <w:rFonts w:cs="Arial"/>
          <w:strike/>
          <w:szCs w:val="20"/>
        </w:rPr>
        <w:t xml:space="preserve">inherently </w:t>
      </w:r>
      <w:r w:rsidRPr="00CD4836">
        <w:rPr>
          <w:rFonts w:eastAsia="Arial" w:cs="Arial"/>
          <w:strike/>
          <w:szCs w:val="20"/>
        </w:rPr>
        <w:t xml:space="preserve">more </w:t>
      </w:r>
      <w:r w:rsidRPr="00CD4836">
        <w:rPr>
          <w:rFonts w:cs="Arial"/>
          <w:strike/>
          <w:szCs w:val="20"/>
        </w:rPr>
        <w:t>difficult to identify, capture, access</w:t>
      </w:r>
      <w:r w:rsidRPr="00CD4836">
        <w:rPr>
          <w:rFonts w:eastAsia="Arial" w:cs="Arial"/>
          <w:strike/>
          <w:szCs w:val="20"/>
        </w:rPr>
        <w:t>,</w:t>
      </w:r>
      <w:r w:rsidRPr="00CD4836">
        <w:rPr>
          <w:rFonts w:cs="Arial"/>
          <w:strike/>
          <w:szCs w:val="20"/>
        </w:rPr>
        <w:t xml:space="preserve"> understand or </w:t>
      </w:r>
      <w:r w:rsidRPr="00CD4836">
        <w:rPr>
          <w:rFonts w:eastAsia="Arial" w:cs="Arial"/>
          <w:strike/>
          <w:szCs w:val="20"/>
        </w:rPr>
        <w:t>process.</w:t>
      </w:r>
    </w:p>
    <w:p w:rsidR="003E1141" w:rsidRPr="00961271" w:rsidRDefault="003E1141" w:rsidP="007B1D35">
      <w:pPr>
        <w:pStyle w:val="ListParagraph"/>
        <w:numPr>
          <w:ilvl w:val="0"/>
          <w:numId w:val="69"/>
        </w:numPr>
        <w:ind w:left="1094" w:hanging="547"/>
        <w:contextualSpacing w:val="0"/>
        <w:rPr>
          <w:rFonts w:eastAsia="Arial" w:cs="Arial"/>
          <w:szCs w:val="20"/>
        </w:rPr>
      </w:pPr>
      <w:r w:rsidRPr="00961271">
        <w:rPr>
          <w:rFonts w:cs="Arial"/>
          <w:i/>
          <w:color w:val="000000"/>
          <w:szCs w:val="20"/>
        </w:rPr>
        <w:t>Subjectivity</w:t>
      </w:r>
      <w:r w:rsidRPr="00CD4836">
        <w:rPr>
          <w:rFonts w:cs="Arial"/>
          <w:strike/>
          <w:color w:val="000000"/>
          <w:szCs w:val="20"/>
        </w:rPr>
        <w:t>―arises</w:t>
      </w:r>
      <w:r w:rsidRPr="00CD4836">
        <w:rPr>
          <w:rFonts w:cs="Arial"/>
          <w:strike/>
          <w:szCs w:val="20"/>
        </w:rPr>
        <w:t xml:space="preserve"> from inherent limitations in the </w:t>
      </w:r>
      <w:r w:rsidRPr="00CD4836">
        <w:rPr>
          <w:rFonts w:eastAsia="Arial" w:cs="Arial"/>
          <w:strike/>
          <w:szCs w:val="20"/>
        </w:rPr>
        <w:t>ability</w:t>
      </w:r>
      <w:r w:rsidRPr="00CD4836">
        <w:rPr>
          <w:rFonts w:cs="Arial"/>
          <w:strike/>
          <w:szCs w:val="20"/>
        </w:rPr>
        <w:t xml:space="preserve"> to prepare </w:t>
      </w:r>
      <w:r w:rsidRPr="00CD4836">
        <w:rPr>
          <w:rFonts w:eastAsia="Arial" w:cs="Arial"/>
          <w:strike/>
          <w:szCs w:val="20"/>
        </w:rPr>
        <w:t xml:space="preserve">required </w:t>
      </w:r>
      <w:r w:rsidRPr="00CD4836">
        <w:rPr>
          <w:rFonts w:cs="Arial"/>
          <w:strike/>
          <w:szCs w:val="20"/>
        </w:rPr>
        <w:t xml:space="preserve">information </w:t>
      </w:r>
      <w:r w:rsidRPr="00CD4836">
        <w:rPr>
          <w:rFonts w:eastAsia="Arial" w:cs="Arial"/>
          <w:strike/>
          <w:szCs w:val="20"/>
        </w:rPr>
        <w:t>in an objective manner, due</w:t>
      </w:r>
      <w:r w:rsidRPr="00CD4836">
        <w:rPr>
          <w:rFonts w:cs="Arial"/>
          <w:strike/>
          <w:szCs w:val="20"/>
        </w:rPr>
        <w:t xml:space="preserve"> to </w:t>
      </w:r>
      <w:r w:rsidRPr="00CD4836">
        <w:rPr>
          <w:rFonts w:eastAsia="Arial" w:cs="Arial"/>
          <w:strike/>
          <w:szCs w:val="20"/>
        </w:rPr>
        <w:t xml:space="preserve">limitations in the availability of knowledge or information, such that </w:t>
      </w:r>
      <w:r w:rsidRPr="00CD4836">
        <w:rPr>
          <w:rFonts w:cs="Arial"/>
          <w:strike/>
          <w:szCs w:val="20"/>
        </w:rPr>
        <w:t xml:space="preserve">management </w:t>
      </w:r>
      <w:r w:rsidRPr="00CD4836">
        <w:rPr>
          <w:rFonts w:eastAsia="Arial" w:cs="Arial"/>
          <w:strike/>
          <w:szCs w:val="20"/>
        </w:rPr>
        <w:t xml:space="preserve">may need </w:t>
      </w:r>
      <w:r w:rsidRPr="00CD4836">
        <w:rPr>
          <w:rFonts w:cs="Arial"/>
          <w:strike/>
          <w:szCs w:val="20"/>
        </w:rPr>
        <w:t xml:space="preserve">to make an election or </w:t>
      </w:r>
      <w:r w:rsidRPr="00CD4836">
        <w:rPr>
          <w:rFonts w:eastAsia="Arial" w:cs="Arial"/>
          <w:strike/>
          <w:szCs w:val="20"/>
        </w:rPr>
        <w:t xml:space="preserve">subjective </w:t>
      </w:r>
      <w:r w:rsidRPr="00CD4836">
        <w:rPr>
          <w:rFonts w:cs="Arial"/>
          <w:strike/>
          <w:szCs w:val="20"/>
        </w:rPr>
        <w:t xml:space="preserve">judgment about the appropriate approach to take and about the resulting information to include in the financial statements. </w:t>
      </w:r>
      <w:r w:rsidRPr="00CD4836">
        <w:rPr>
          <w:rFonts w:eastAsia="Arial" w:cs="Arial"/>
          <w:strike/>
          <w:szCs w:val="20"/>
        </w:rPr>
        <w:t xml:space="preserve">Because of different approaches to preparing the required information, different outcomes could result from appropriately applying the requirements of the applicable financial reporting framework. As limitations in knowledge or data increase, the subjectivity in the </w:t>
      </w:r>
      <w:r w:rsidRPr="00CD4836">
        <w:rPr>
          <w:rFonts w:cs="Arial"/>
          <w:strike/>
          <w:szCs w:val="20"/>
        </w:rPr>
        <w:t xml:space="preserve">judgments </w:t>
      </w:r>
      <w:r w:rsidRPr="00CD4836">
        <w:rPr>
          <w:rFonts w:eastAsia="Arial" w:cs="Arial"/>
          <w:strike/>
          <w:szCs w:val="20"/>
        </w:rPr>
        <w:t>that could be made by reasonably knowledgeable and independent individuals, and the diversity in possible outcomes of those judgments will also increase.</w:t>
      </w:r>
      <w:r w:rsidRPr="00961271">
        <w:rPr>
          <w:rFonts w:eastAsia="Arial" w:cs="Arial"/>
          <w:szCs w:val="20"/>
        </w:rPr>
        <w:t xml:space="preserve"> </w:t>
      </w:r>
    </w:p>
    <w:p w:rsidR="003E1141" w:rsidRPr="00961271" w:rsidRDefault="003E1141" w:rsidP="007B1D35">
      <w:pPr>
        <w:numPr>
          <w:ilvl w:val="0"/>
          <w:numId w:val="69"/>
        </w:numPr>
        <w:ind w:left="1094" w:hanging="547"/>
        <w:rPr>
          <w:rFonts w:cs="Arial"/>
          <w:color w:val="000000"/>
          <w:szCs w:val="20"/>
        </w:rPr>
      </w:pPr>
      <w:r w:rsidRPr="00961271">
        <w:rPr>
          <w:rFonts w:cs="Arial"/>
          <w:i/>
          <w:color w:val="000000"/>
          <w:szCs w:val="20"/>
        </w:rPr>
        <w:t>Change</w:t>
      </w:r>
      <w:r w:rsidRPr="00CD4836">
        <w:rPr>
          <w:rFonts w:cs="Arial"/>
          <w:strike/>
          <w:color w:val="000000"/>
          <w:szCs w:val="20"/>
        </w:rPr>
        <w:t>―results from events or conditions that, over time, affect the entity’s business or the economic, accounting, regulatory, industry or other aspects</w:t>
      </w:r>
      <w:r w:rsidRPr="00CD4836">
        <w:rPr>
          <w:rFonts w:eastAsia="Arial" w:cs="Arial"/>
          <w:strike/>
          <w:szCs w:val="20"/>
        </w:rPr>
        <w:t xml:space="preserve"> of the environment in which it operates, when the effects of those events or conditions are reflected in the required information. Such events or conditions</w:t>
      </w:r>
      <w:r w:rsidRPr="00CD4836">
        <w:rPr>
          <w:rFonts w:cs="Arial"/>
          <w:strike/>
          <w:szCs w:val="20"/>
        </w:rPr>
        <w:t xml:space="preserve"> may occur during, or between, financial reporting periods. </w:t>
      </w:r>
      <w:r w:rsidRPr="00CD4836">
        <w:rPr>
          <w:rFonts w:eastAsia="Arial" w:cs="Arial"/>
          <w:strike/>
          <w:szCs w:val="20"/>
        </w:rPr>
        <w:t>For example, change may result from developments</w:t>
      </w:r>
      <w:r w:rsidRPr="00CD4836">
        <w:rPr>
          <w:rFonts w:cs="Arial"/>
          <w:strike/>
          <w:szCs w:val="20"/>
        </w:rPr>
        <w:t xml:space="preserve"> in the requirements of the applicable financial reporting framework, or in the entity and its business model</w:t>
      </w:r>
      <w:r w:rsidRPr="00CD4836">
        <w:rPr>
          <w:rFonts w:eastAsia="Arial" w:cs="Arial"/>
          <w:strike/>
          <w:szCs w:val="20"/>
        </w:rPr>
        <w:t>, or</w:t>
      </w:r>
      <w:r w:rsidRPr="00CD4836">
        <w:rPr>
          <w:rFonts w:cs="Arial"/>
          <w:strike/>
          <w:szCs w:val="20"/>
        </w:rPr>
        <w:t xml:space="preserve"> in the environment in which the entity operates. Such </w:t>
      </w:r>
      <w:r w:rsidRPr="00CD4836">
        <w:rPr>
          <w:rFonts w:eastAsia="Arial" w:cs="Arial"/>
          <w:strike/>
          <w:szCs w:val="20"/>
        </w:rPr>
        <w:t>change</w:t>
      </w:r>
      <w:r w:rsidRPr="00CD4836">
        <w:rPr>
          <w:rFonts w:cs="Arial"/>
          <w:strike/>
          <w:color w:val="000000"/>
          <w:szCs w:val="20"/>
        </w:rPr>
        <w:t xml:space="preserve"> may affect management’s assumptions and judgments, including as they relate to management’s selection of accounting policies or how accounting estimates are made or related disclosures are determined.</w:t>
      </w:r>
    </w:p>
    <w:p w:rsidR="003E1141" w:rsidRPr="00961271" w:rsidRDefault="003E1141" w:rsidP="007B1D35">
      <w:pPr>
        <w:numPr>
          <w:ilvl w:val="0"/>
          <w:numId w:val="69"/>
        </w:numPr>
        <w:ind w:left="1094" w:hanging="547"/>
        <w:rPr>
          <w:rFonts w:cs="Arial"/>
          <w:color w:val="000000"/>
          <w:szCs w:val="20"/>
        </w:rPr>
      </w:pPr>
      <w:r w:rsidRPr="00961271">
        <w:rPr>
          <w:rFonts w:cs="Arial"/>
          <w:i/>
          <w:color w:val="000000"/>
          <w:szCs w:val="20"/>
        </w:rPr>
        <w:t>Uncertainty</w:t>
      </w:r>
      <w:r w:rsidRPr="00CD4836">
        <w:rPr>
          <w:rFonts w:cs="Arial"/>
          <w:strike/>
          <w:color w:val="000000"/>
          <w:szCs w:val="20"/>
        </w:rPr>
        <w:t>―</w:t>
      </w:r>
      <w:r w:rsidRPr="00CD4836">
        <w:rPr>
          <w:rFonts w:eastAsia="Arial" w:cs="Arial"/>
          <w:strike/>
          <w:szCs w:val="20"/>
        </w:rPr>
        <w:t xml:space="preserve">arises when the required information cannot be prepared based only on sufficiently precise and comprehensive data that is verifiable through direct observation. In these circumstances, an approach may need to be taken that applies the best available knowledge to prepare the information using sufficiently precise and comprehensive observable </w:t>
      </w:r>
      <w:r w:rsidRPr="00CD4836">
        <w:rPr>
          <w:rFonts w:eastAsia="Arial" w:cs="Arial"/>
          <w:strike/>
          <w:szCs w:val="20"/>
        </w:rPr>
        <w:lastRenderedPageBreak/>
        <w:t>data, to the extent available, and reasonable assumptions supported by the best available data, when it is not. Constraints on the availability of knowledge or data, which are not within the control of management (subject to cost constraints where applicable) are sources of uncertainty and their effect on the preparation of the required information cannot be eliminated. For example, estimation uncertainty arises when the required monetary amount cannot be determined with precision and the outcome of the estimate is not known before the date the financial statements are finalized.</w:t>
      </w:r>
    </w:p>
    <w:p w:rsidR="003E1141" w:rsidRPr="00961271" w:rsidRDefault="003E1141" w:rsidP="007B1D35">
      <w:pPr>
        <w:pStyle w:val="ListParagraph"/>
        <w:numPr>
          <w:ilvl w:val="0"/>
          <w:numId w:val="69"/>
        </w:numPr>
        <w:ind w:left="1094" w:hanging="547"/>
        <w:contextualSpacing w:val="0"/>
        <w:rPr>
          <w:rFonts w:cs="Arial"/>
          <w:color w:val="000000"/>
          <w:szCs w:val="20"/>
        </w:rPr>
      </w:pPr>
      <w:r w:rsidRPr="00961271">
        <w:rPr>
          <w:rFonts w:cs="Arial"/>
          <w:i/>
          <w:color w:val="000000"/>
          <w:szCs w:val="20"/>
        </w:rPr>
        <w:t xml:space="preserve">Susceptibility to misstatement due to management bias </w:t>
      </w:r>
      <w:ins w:id="9" w:author="Author">
        <w:r w:rsidR="00FE38A9">
          <w:rPr>
            <w:rFonts w:cs="Arial"/>
            <w:i/>
            <w:color w:val="000000"/>
            <w:szCs w:val="20"/>
          </w:rPr>
          <w:t>or misappropriation of assets</w:t>
        </w:r>
      </w:ins>
      <w:del w:id="10" w:author="Author">
        <w:r w:rsidRPr="00961271" w:rsidDel="008D2614">
          <w:rPr>
            <w:rFonts w:cs="Arial"/>
            <w:i/>
            <w:color w:val="000000"/>
            <w:szCs w:val="20"/>
          </w:rPr>
          <w:delText>or fraud</w:delText>
        </w:r>
      </w:del>
      <w:r w:rsidRPr="00CD4836">
        <w:rPr>
          <w:rFonts w:cs="Arial"/>
          <w:strike/>
          <w:color w:val="000000"/>
          <w:szCs w:val="20"/>
        </w:rPr>
        <w:t>― results from conditions that create susceptibility to intentional or unintentional failure by management to maintain neutrality in preparing the information. Management bias is often associated with certain conditions that have the potential to give rise to management not maintaining neutrality in exercising judgment (indicators of potential management bias), which could lead to a material misstatement of the information that would be fraudulent if intentional. Such indicators include inherent incentives or pressures</w:t>
      </w:r>
      <w:r w:rsidRPr="00CD4836">
        <w:rPr>
          <w:rFonts w:cs="Arial"/>
          <w:strike/>
          <w:szCs w:val="20"/>
        </w:rPr>
        <w:t xml:space="preserve"> (for example, as a result of motivation to achieve a desired result, such as a desired profit target or capital ratio)</w:t>
      </w:r>
      <w:r w:rsidRPr="00CD4836">
        <w:rPr>
          <w:rFonts w:cs="Arial"/>
          <w:strike/>
          <w:color w:val="000000"/>
          <w:szCs w:val="20"/>
        </w:rPr>
        <w:t>, and opportunity, not to maintain neutrality. Factors relevant to the susceptibility to misstatement due to fraud for assertions about classes of transactions, account balances and disclosures are described in paragraphs A1 to A5 of ISA 240.</w:t>
      </w:r>
      <w:r w:rsidRPr="00961271">
        <w:rPr>
          <w:rFonts w:cs="Arial"/>
          <w:color w:val="000000"/>
          <w:szCs w:val="20"/>
        </w:rPr>
        <w:t xml:space="preserve"> </w:t>
      </w:r>
    </w:p>
    <w:p w:rsidR="003E1141" w:rsidRPr="00961271" w:rsidRDefault="003E1141" w:rsidP="00971C2C">
      <w:pPr>
        <w:pStyle w:val="IFACunderlined"/>
        <w:rPr>
          <w:u w:val="none"/>
        </w:rPr>
      </w:pPr>
      <w:r w:rsidRPr="00961271">
        <w:rPr>
          <w:u w:val="none"/>
        </w:rPr>
        <w:t xml:space="preserve">A6. </w:t>
      </w:r>
      <w:r w:rsidRPr="00961271">
        <w:rPr>
          <w:u w:val="none"/>
        </w:rPr>
        <w:tab/>
        <w:t>Other inherent risk factors, that affect susceptibility to misstatement of an assertion about a class of transactions, account balance or disclosure include:</w:t>
      </w:r>
    </w:p>
    <w:p w:rsidR="003E1141" w:rsidRPr="00961271" w:rsidRDefault="003E1141" w:rsidP="007B1D35">
      <w:pPr>
        <w:pStyle w:val="ListParagraph"/>
        <w:numPr>
          <w:ilvl w:val="0"/>
          <w:numId w:val="69"/>
        </w:numPr>
        <w:tabs>
          <w:tab w:val="left" w:pos="1238"/>
        </w:tabs>
        <w:ind w:left="1094" w:hanging="547"/>
        <w:contextualSpacing w:val="0"/>
        <w:rPr>
          <w:rFonts w:cs="Arial"/>
          <w:szCs w:val="20"/>
        </w:rPr>
      </w:pPr>
      <w:r w:rsidRPr="00961271">
        <w:rPr>
          <w:rFonts w:cs="Arial"/>
          <w:color w:val="000000"/>
          <w:szCs w:val="20"/>
        </w:rPr>
        <w:t>The</w:t>
      </w:r>
      <w:r w:rsidRPr="00961271">
        <w:rPr>
          <w:rFonts w:cs="Arial"/>
          <w:szCs w:val="20"/>
        </w:rPr>
        <w:t xml:space="preserve"> quantitative or qualitative significance of the class of transactions, account balance or disclosure, and of the items in relation to performance materiality; </w:t>
      </w:r>
    </w:p>
    <w:p w:rsidR="003E1141" w:rsidRPr="00961271" w:rsidRDefault="003E1141" w:rsidP="007B1D35">
      <w:pPr>
        <w:pStyle w:val="ListParagraph"/>
        <w:numPr>
          <w:ilvl w:val="0"/>
          <w:numId w:val="69"/>
        </w:numPr>
        <w:tabs>
          <w:tab w:val="left" w:pos="1238"/>
        </w:tabs>
        <w:ind w:left="1094" w:hanging="547"/>
        <w:contextualSpacing w:val="0"/>
        <w:rPr>
          <w:rFonts w:cs="Arial"/>
          <w:szCs w:val="20"/>
        </w:rPr>
      </w:pPr>
      <w:r w:rsidRPr="00961271">
        <w:rPr>
          <w:rFonts w:cs="Arial"/>
          <w:color w:val="000000"/>
          <w:szCs w:val="20"/>
        </w:rPr>
        <w:t>T</w:t>
      </w:r>
      <w:r w:rsidRPr="00961271">
        <w:rPr>
          <w:rFonts w:cs="Arial"/>
          <w:szCs w:val="20"/>
        </w:rPr>
        <w:t xml:space="preserve">he composition of the class of transactions, account balance or disclosure, including whether the </w:t>
      </w:r>
      <w:r w:rsidR="00200381" w:rsidRPr="00961271">
        <w:rPr>
          <w:rFonts w:cs="Arial"/>
          <w:szCs w:val="20"/>
        </w:rPr>
        <w:t>items are</w:t>
      </w:r>
      <w:r w:rsidRPr="00961271">
        <w:rPr>
          <w:rFonts w:cs="Arial"/>
          <w:szCs w:val="20"/>
        </w:rPr>
        <w:t xml:space="preserve"> subject to differing risks;</w:t>
      </w:r>
    </w:p>
    <w:p w:rsidR="003E1141" w:rsidRPr="00961271" w:rsidRDefault="003E1141" w:rsidP="007B1D35">
      <w:pPr>
        <w:pStyle w:val="ListParagraph"/>
        <w:numPr>
          <w:ilvl w:val="0"/>
          <w:numId w:val="69"/>
        </w:numPr>
        <w:tabs>
          <w:tab w:val="left" w:pos="1238"/>
        </w:tabs>
        <w:ind w:left="1094" w:hanging="547"/>
        <w:contextualSpacing w:val="0"/>
        <w:rPr>
          <w:rFonts w:cs="Arial"/>
          <w:szCs w:val="20"/>
        </w:rPr>
      </w:pPr>
      <w:r w:rsidRPr="00961271">
        <w:rPr>
          <w:rFonts w:cs="Arial"/>
          <w:szCs w:val="20"/>
        </w:rPr>
        <w:t xml:space="preserve">The volume of activity and homogeneity of the individual transactions processed through the class of transactions or </w:t>
      </w:r>
      <w:r w:rsidRPr="00961271">
        <w:rPr>
          <w:rFonts w:cs="Arial"/>
          <w:color w:val="000000"/>
          <w:szCs w:val="20"/>
        </w:rPr>
        <w:t>account</w:t>
      </w:r>
      <w:r w:rsidRPr="00961271">
        <w:rPr>
          <w:rFonts w:cs="Arial"/>
          <w:szCs w:val="20"/>
        </w:rPr>
        <w:t xml:space="preserve"> balance or class of transactions, or reflected in the disclosure; or</w:t>
      </w:r>
    </w:p>
    <w:p w:rsidR="003E1141" w:rsidRPr="00961271" w:rsidRDefault="003E1141" w:rsidP="007B1D35">
      <w:pPr>
        <w:pStyle w:val="ListParagraph"/>
        <w:numPr>
          <w:ilvl w:val="0"/>
          <w:numId w:val="69"/>
        </w:numPr>
        <w:tabs>
          <w:tab w:val="left" w:pos="1238"/>
        </w:tabs>
        <w:spacing w:after="240"/>
        <w:ind w:left="1088" w:hanging="544"/>
        <w:contextualSpacing w:val="0"/>
        <w:rPr>
          <w:rFonts w:cs="Arial"/>
          <w:szCs w:val="20"/>
        </w:rPr>
      </w:pPr>
      <w:r w:rsidRPr="00961271">
        <w:rPr>
          <w:rFonts w:cs="Arial"/>
          <w:szCs w:val="20"/>
        </w:rPr>
        <w:t>The existence of related party transactions in the class of transaction or account balance, or that are relevant to the disclosure.</w:t>
      </w:r>
    </w:p>
    <w:p w:rsidR="003E1141" w:rsidRPr="00B17C7F" w:rsidDel="00B17C7F" w:rsidRDefault="003E1141" w:rsidP="00971C2C">
      <w:pPr>
        <w:spacing w:before="240"/>
        <w:rPr>
          <w:del w:id="11" w:author="Author"/>
          <w:rFonts w:cs="Arial"/>
          <w:bCs/>
          <w:i/>
          <w:kern w:val="20"/>
          <w:szCs w:val="20"/>
          <w:lang w:eastAsia="x-none"/>
        </w:rPr>
      </w:pPr>
      <w:del w:id="12" w:author="Author">
        <w:r w:rsidRPr="00B17C7F" w:rsidDel="00B17C7F">
          <w:rPr>
            <w:rFonts w:cs="Arial"/>
            <w:bCs/>
            <w:i/>
            <w:kern w:val="20"/>
            <w:szCs w:val="20"/>
            <w:lang w:eastAsia="x-none"/>
          </w:rPr>
          <w:delText xml:space="preserve">IT Environment </w:delText>
        </w:r>
        <w:r w:rsidRPr="00B17C7F" w:rsidDel="00B17C7F">
          <w:rPr>
            <w:rFonts w:cs="Arial"/>
            <w:bCs/>
            <w:kern w:val="20"/>
            <w:szCs w:val="20"/>
            <w:lang w:eastAsia="x-none"/>
          </w:rPr>
          <w:delText>(Ref: Para 16(g))</w:delText>
        </w:r>
      </w:del>
    </w:p>
    <w:p w:rsidR="00FE38A9" w:rsidRPr="00961271" w:rsidRDefault="003E1141" w:rsidP="00FE38A9">
      <w:pPr>
        <w:ind w:left="547" w:hanging="547"/>
        <w:rPr>
          <w:rFonts w:cs="Arial"/>
          <w:szCs w:val="20"/>
        </w:rPr>
      </w:pPr>
      <w:r w:rsidRPr="00961271">
        <w:rPr>
          <w:rFonts w:cs="Arial"/>
          <w:szCs w:val="20"/>
        </w:rPr>
        <w:t xml:space="preserve">A7.  </w:t>
      </w:r>
      <w:r w:rsidRPr="00961271">
        <w:rPr>
          <w:rFonts w:cs="Arial"/>
          <w:szCs w:val="20"/>
        </w:rPr>
        <w:tab/>
      </w:r>
      <w:r w:rsidR="00C3460D">
        <w:rPr>
          <w:rFonts w:cs="Arial"/>
          <w:szCs w:val="20"/>
        </w:rPr>
        <w:t>[</w:t>
      </w:r>
      <w:r w:rsidR="00C3460D" w:rsidRPr="007E259D">
        <w:rPr>
          <w:rFonts w:cs="Arial"/>
          <w:i/>
          <w:szCs w:val="20"/>
          <w:highlight w:val="yellow"/>
        </w:rPr>
        <w:t>Moved to definition</w:t>
      </w:r>
      <w:r w:rsidR="00C3460D">
        <w:rPr>
          <w:rFonts w:cs="Arial"/>
          <w:szCs w:val="20"/>
        </w:rPr>
        <w:t xml:space="preserve">] </w:t>
      </w:r>
      <w:r w:rsidRPr="00FE38A9">
        <w:rPr>
          <w:rFonts w:cs="Arial"/>
          <w:strike/>
          <w:szCs w:val="20"/>
        </w:rPr>
        <w:t>IT applications may include data warehouses or report writers</w:t>
      </w:r>
      <w:r w:rsidR="002A698E" w:rsidRPr="00FE38A9">
        <w:rPr>
          <w:rFonts w:cs="Arial"/>
          <w:strike/>
          <w:szCs w:val="20"/>
        </w:rPr>
        <w:t>.</w:t>
      </w:r>
      <w:r w:rsidR="00FE38A9" w:rsidRPr="00FE38A9">
        <w:rPr>
          <w:rFonts w:cs="Arial"/>
          <w:szCs w:val="20"/>
        </w:rPr>
        <w:t xml:space="preserve"> </w:t>
      </w:r>
      <w:r w:rsidR="002A698E">
        <w:rPr>
          <w:rFonts w:cs="Arial"/>
          <w:szCs w:val="20"/>
        </w:rPr>
        <w:t>[</w:t>
      </w:r>
      <w:r w:rsidR="002A698E" w:rsidRPr="007E259D">
        <w:rPr>
          <w:rFonts w:cs="Arial"/>
          <w:i/>
          <w:szCs w:val="20"/>
          <w:highlight w:val="yellow"/>
        </w:rPr>
        <w:t xml:space="preserve">Remainder of A7 moved to </w:t>
      </w:r>
      <w:r w:rsidR="00612369" w:rsidRPr="007E259D">
        <w:rPr>
          <w:rFonts w:cs="Arial"/>
          <w:i/>
          <w:szCs w:val="20"/>
          <w:highlight w:val="yellow"/>
        </w:rPr>
        <w:t>A</w:t>
      </w:r>
      <w:r w:rsidR="002A698E" w:rsidRPr="007E259D">
        <w:rPr>
          <w:rFonts w:cs="Arial"/>
          <w:i/>
          <w:szCs w:val="20"/>
          <w:highlight w:val="yellow"/>
        </w:rPr>
        <w:t>ppendix</w:t>
      </w:r>
      <w:r w:rsidR="00612369" w:rsidRPr="007E259D">
        <w:rPr>
          <w:rFonts w:cs="Arial"/>
          <w:i/>
          <w:szCs w:val="20"/>
          <w:highlight w:val="yellow"/>
        </w:rPr>
        <w:t xml:space="preserve"> 5</w:t>
      </w:r>
      <w:r w:rsidR="002A698E">
        <w:rPr>
          <w:rFonts w:cs="Arial"/>
          <w:szCs w:val="20"/>
        </w:rPr>
        <w:t>]</w:t>
      </w:r>
      <w:r w:rsidRPr="00961271">
        <w:rPr>
          <w:rFonts w:cs="Arial"/>
          <w:szCs w:val="20"/>
        </w:rPr>
        <w:t xml:space="preserve"> </w:t>
      </w:r>
      <w:r w:rsidR="00FE38A9" w:rsidRPr="00FE38A9">
        <w:rPr>
          <w:rFonts w:cs="Arial"/>
          <w:strike/>
          <w:szCs w:val="20"/>
        </w:rPr>
        <w:t>A data warehouse is a central repository of integrated data from one or more disparate sources (such as multiple databases) from which reports may be generated or that may be used by the entity for other data analysis activities. A report-writer is an IT application that is used to extract data from one or more sources (such as a data warehouse, a database or an IT application) and present the data in a specified format.</w:t>
      </w:r>
    </w:p>
    <w:p w:rsidR="00FE38A9" w:rsidRPr="00FE38A9" w:rsidRDefault="003E1141" w:rsidP="00FE38A9">
      <w:pPr>
        <w:ind w:left="547" w:hanging="547"/>
        <w:rPr>
          <w:rFonts w:cs="Arial"/>
          <w:szCs w:val="20"/>
          <w:highlight w:val="green"/>
        </w:rPr>
      </w:pPr>
      <w:r w:rsidRPr="00961271">
        <w:rPr>
          <w:rFonts w:cs="Arial"/>
          <w:szCs w:val="20"/>
        </w:rPr>
        <w:t xml:space="preserve">A8. </w:t>
      </w:r>
      <w:r w:rsidRPr="00961271">
        <w:rPr>
          <w:rFonts w:cs="Arial"/>
          <w:szCs w:val="20"/>
        </w:rPr>
        <w:tab/>
      </w:r>
      <w:r w:rsidR="0024722D">
        <w:rPr>
          <w:rFonts w:cs="Arial"/>
          <w:szCs w:val="20"/>
        </w:rPr>
        <w:t>[</w:t>
      </w:r>
      <w:r w:rsidR="002A698E" w:rsidRPr="007E259D">
        <w:rPr>
          <w:rFonts w:cs="Arial"/>
          <w:i/>
          <w:szCs w:val="20"/>
          <w:highlight w:val="yellow"/>
        </w:rPr>
        <w:t xml:space="preserve">Moved to </w:t>
      </w:r>
      <w:r w:rsidR="00612369" w:rsidRPr="007E259D">
        <w:rPr>
          <w:rFonts w:cs="Arial"/>
          <w:i/>
          <w:szCs w:val="20"/>
          <w:highlight w:val="yellow"/>
        </w:rPr>
        <w:t>A</w:t>
      </w:r>
      <w:r w:rsidR="0024722D" w:rsidRPr="007E259D">
        <w:rPr>
          <w:rFonts w:cs="Arial"/>
          <w:i/>
          <w:szCs w:val="20"/>
          <w:highlight w:val="yellow"/>
        </w:rPr>
        <w:t>ppendix</w:t>
      </w:r>
      <w:r w:rsidR="00612369" w:rsidRPr="007E259D">
        <w:rPr>
          <w:rFonts w:cs="Arial"/>
          <w:i/>
          <w:szCs w:val="20"/>
          <w:highlight w:val="yellow"/>
        </w:rPr>
        <w:t xml:space="preserve"> 5</w:t>
      </w:r>
      <w:r w:rsidR="0024722D">
        <w:rPr>
          <w:rFonts w:cs="Arial"/>
          <w:szCs w:val="20"/>
        </w:rPr>
        <w:t>]</w:t>
      </w:r>
      <w:r w:rsidR="00C3460D">
        <w:rPr>
          <w:rFonts w:cs="Arial"/>
          <w:szCs w:val="20"/>
        </w:rPr>
        <w:t xml:space="preserve"> </w:t>
      </w:r>
      <w:r w:rsidR="00FE38A9" w:rsidRPr="00FE38A9">
        <w:rPr>
          <w:rFonts w:cs="Arial"/>
          <w:strike/>
          <w:szCs w:val="20"/>
        </w:rPr>
        <w:t xml:space="preserve">A network is used in the IT infrastructure to transmit data and to share information, resources and services through a common communications link. The network also typically establishes a layer of logical security (enabled through the operating system) for access to the underlying resources. The operating system is responsible for managing communications between hardware, IT applications, and other software used in the network. Databases store the data </w:t>
      </w:r>
      <w:r w:rsidR="00FE38A9" w:rsidRPr="00FE38A9">
        <w:rPr>
          <w:rFonts w:cs="Arial"/>
          <w:strike/>
          <w:szCs w:val="20"/>
        </w:rPr>
        <w:lastRenderedPageBreak/>
        <w:t>used by IT applications and may consist of many interrelated data tables. Data in databases may also be accessed directly through database management systems by IT or other personnel with database administration privileges.</w:t>
      </w:r>
    </w:p>
    <w:p w:rsidR="0003569A" w:rsidRPr="00E054B2" w:rsidRDefault="0003569A" w:rsidP="007E259D">
      <w:pPr>
        <w:keepNext/>
        <w:spacing w:before="240"/>
        <w:rPr>
          <w:ins w:id="13" w:author="Author"/>
          <w:rFonts w:cs="Arial"/>
          <w:bCs/>
          <w:kern w:val="20"/>
          <w:szCs w:val="20"/>
        </w:rPr>
      </w:pPr>
      <w:ins w:id="14" w:author="Author">
        <w:r>
          <w:rPr>
            <w:rFonts w:cs="Arial"/>
            <w:bCs/>
            <w:i/>
            <w:kern w:val="20"/>
            <w:szCs w:val="20"/>
          </w:rPr>
          <w:t>Relevant Aspects of the Information System and Communication</w:t>
        </w:r>
        <w:r w:rsidR="00E054B2">
          <w:rPr>
            <w:rFonts w:cs="Arial"/>
            <w:bCs/>
            <w:i/>
            <w:kern w:val="20"/>
            <w:szCs w:val="20"/>
          </w:rPr>
          <w:t xml:space="preserve"> </w:t>
        </w:r>
        <w:r w:rsidR="00E054B2">
          <w:rPr>
            <w:rFonts w:cs="Arial"/>
            <w:bCs/>
            <w:kern w:val="20"/>
            <w:szCs w:val="20"/>
          </w:rPr>
          <w:t xml:space="preserve">(Ref: Para. </w:t>
        </w:r>
        <w:r w:rsidR="000D004C">
          <w:rPr>
            <w:rFonts w:cs="Arial"/>
            <w:bCs/>
            <w:kern w:val="20"/>
            <w:szCs w:val="20"/>
          </w:rPr>
          <w:t>16(gf))</w:t>
        </w:r>
      </w:ins>
    </w:p>
    <w:p w:rsidR="0003569A" w:rsidRDefault="0003569A" w:rsidP="0003569A">
      <w:pPr>
        <w:ind w:left="547" w:hanging="547"/>
        <w:rPr>
          <w:rFonts w:cs="Arial"/>
          <w:bCs/>
          <w:i/>
          <w:kern w:val="20"/>
          <w:szCs w:val="20"/>
        </w:rPr>
      </w:pPr>
      <w:ins w:id="15" w:author="Author">
        <w:r>
          <w:rPr>
            <w:rFonts w:cs="Arial"/>
            <w:szCs w:val="20"/>
          </w:rPr>
          <w:t xml:space="preserve">A8a. </w:t>
        </w:r>
      </w:ins>
      <w:r>
        <w:rPr>
          <w:rFonts w:cs="Arial"/>
          <w:szCs w:val="20"/>
        </w:rPr>
        <w:t>[</w:t>
      </w:r>
      <w:r w:rsidRPr="007E259D">
        <w:rPr>
          <w:rFonts w:cs="Arial"/>
          <w:i/>
          <w:szCs w:val="20"/>
          <w:highlight w:val="yellow"/>
        </w:rPr>
        <w:t>Previously part of para. A139</w:t>
      </w:r>
      <w:r>
        <w:rPr>
          <w:rFonts w:cs="Arial"/>
          <w:szCs w:val="20"/>
        </w:rPr>
        <w:t xml:space="preserve">] </w:t>
      </w:r>
      <w:ins w:id="16" w:author="Author">
        <w:r w:rsidRPr="00961271">
          <w:rPr>
            <w:rFonts w:cs="Arial"/>
            <w:szCs w:val="20"/>
          </w:rPr>
          <w:t>Regardless of the size or nature of the entity, the information system includes relevant aspects of that system relat</w:t>
        </w:r>
        <w:r w:rsidR="00F1015F">
          <w:rPr>
            <w:rFonts w:cs="Arial"/>
            <w:szCs w:val="20"/>
          </w:rPr>
          <w:t xml:space="preserve">es </w:t>
        </w:r>
        <w:r w:rsidRPr="00961271">
          <w:rPr>
            <w:rFonts w:cs="Arial"/>
            <w:szCs w:val="20"/>
          </w:rPr>
          <w:t xml:space="preserve">to information disclosed in the financial statements </w:t>
        </w:r>
      </w:ins>
    </w:p>
    <w:p w:rsidR="003E1141" w:rsidRPr="004427D2" w:rsidRDefault="003E1141" w:rsidP="00971C2C">
      <w:pPr>
        <w:keepNext/>
        <w:spacing w:before="240"/>
        <w:rPr>
          <w:rFonts w:cs="Arial"/>
          <w:bCs/>
          <w:i/>
          <w:kern w:val="20"/>
          <w:szCs w:val="20"/>
          <w:lang w:val="fr-FR" w:eastAsia="x-none"/>
        </w:rPr>
      </w:pPr>
      <w:r w:rsidRPr="004427D2">
        <w:rPr>
          <w:rFonts w:cs="Arial"/>
          <w:bCs/>
          <w:i/>
          <w:kern w:val="20"/>
          <w:szCs w:val="20"/>
          <w:lang w:val="fr-FR" w:eastAsia="x-none"/>
        </w:rPr>
        <w:t xml:space="preserve">Relevant Assertions </w:t>
      </w:r>
      <w:r w:rsidRPr="004427D2">
        <w:rPr>
          <w:rFonts w:cs="Arial"/>
          <w:bCs/>
          <w:kern w:val="20"/>
          <w:szCs w:val="20"/>
          <w:lang w:val="fr-FR" w:eastAsia="x-none"/>
        </w:rPr>
        <w:t>(</w:t>
      </w:r>
      <w:proofErr w:type="spellStart"/>
      <w:r w:rsidRPr="004427D2">
        <w:rPr>
          <w:rFonts w:cs="Arial"/>
          <w:bCs/>
          <w:kern w:val="20"/>
          <w:szCs w:val="20"/>
          <w:lang w:val="fr-FR" w:eastAsia="x-none"/>
        </w:rPr>
        <w:t>Ref</w:t>
      </w:r>
      <w:proofErr w:type="spellEnd"/>
      <w:r w:rsidRPr="004427D2">
        <w:rPr>
          <w:rFonts w:cs="Arial"/>
          <w:bCs/>
          <w:kern w:val="20"/>
          <w:szCs w:val="20"/>
          <w:lang w:val="fr-FR" w:eastAsia="x-none"/>
        </w:rPr>
        <w:t>: Para. 16(h))</w:t>
      </w:r>
    </w:p>
    <w:p w:rsidR="003E1141" w:rsidRPr="00961271" w:rsidRDefault="003E1141" w:rsidP="00971C2C">
      <w:pPr>
        <w:ind w:left="547" w:hanging="547"/>
        <w:rPr>
          <w:rFonts w:cs="Arial"/>
          <w:kern w:val="20"/>
          <w:szCs w:val="20"/>
        </w:rPr>
      </w:pPr>
      <w:r w:rsidRPr="00961271">
        <w:rPr>
          <w:rFonts w:cs="Arial"/>
          <w:kern w:val="20"/>
          <w:szCs w:val="20"/>
        </w:rPr>
        <w:t xml:space="preserve">A9. </w:t>
      </w:r>
      <w:r w:rsidR="00BB5EB7">
        <w:rPr>
          <w:rFonts w:cs="Arial"/>
          <w:kern w:val="20"/>
          <w:szCs w:val="20"/>
        </w:rPr>
        <w:tab/>
      </w:r>
      <w:del w:id="17" w:author="Author">
        <w:r w:rsidRPr="00961271" w:rsidDel="005C5606">
          <w:rPr>
            <w:rFonts w:cs="Arial"/>
            <w:kern w:val="20"/>
            <w:szCs w:val="20"/>
          </w:rPr>
          <w:delText>T</w:delText>
        </w:r>
        <w:r w:rsidRPr="00961271" w:rsidDel="005C5606">
          <w:rPr>
            <w:rFonts w:cs="Arial"/>
            <w:szCs w:val="20"/>
          </w:rPr>
          <w:delText xml:space="preserve">here will be one or more risks of material misstatement that relate to a relevant assertion. </w:delText>
        </w:r>
      </w:del>
      <w:r w:rsidRPr="00961271">
        <w:rPr>
          <w:rFonts w:cs="Arial"/>
          <w:szCs w:val="20"/>
        </w:rPr>
        <w:t>A risk of material misstatement may relate to more than one assertion, in which case all the assertions to which such a risk relates would be relevant assertions</w:t>
      </w:r>
      <w:ins w:id="18" w:author="Author">
        <w:r w:rsidR="0024722D">
          <w:rPr>
            <w:rFonts w:cs="Arial"/>
            <w:szCs w:val="20"/>
          </w:rPr>
          <w:t>.</w:t>
        </w:r>
      </w:ins>
    </w:p>
    <w:p w:rsidR="003E1141" w:rsidRPr="00961271" w:rsidRDefault="003E1141" w:rsidP="00971C2C">
      <w:pPr>
        <w:spacing w:before="240"/>
        <w:rPr>
          <w:rFonts w:cs="Arial"/>
          <w:bCs/>
          <w:i/>
          <w:kern w:val="20"/>
          <w:szCs w:val="20"/>
          <w:lang w:eastAsia="x-none"/>
        </w:rPr>
      </w:pPr>
      <w:r w:rsidRPr="00961271">
        <w:rPr>
          <w:rFonts w:cs="Arial"/>
          <w:bCs/>
          <w:i/>
          <w:kern w:val="20"/>
          <w:szCs w:val="20"/>
          <w:lang w:eastAsia="x-none"/>
        </w:rPr>
        <w:t xml:space="preserve">Significant Risk </w:t>
      </w:r>
      <w:r>
        <w:rPr>
          <w:rFonts w:cs="Arial"/>
          <w:szCs w:val="20"/>
        </w:rPr>
        <w:t>(Ref: Para. 16</w:t>
      </w:r>
      <w:r w:rsidRPr="00961271">
        <w:rPr>
          <w:rFonts w:cs="Arial"/>
          <w:szCs w:val="20"/>
        </w:rPr>
        <w:t>(k))</w:t>
      </w:r>
    </w:p>
    <w:p w:rsidR="003E1141" w:rsidRPr="00961271" w:rsidRDefault="003E1141" w:rsidP="00971C2C">
      <w:pPr>
        <w:ind w:left="547" w:hanging="547"/>
        <w:rPr>
          <w:rFonts w:cs="Arial"/>
          <w:szCs w:val="20"/>
        </w:rPr>
      </w:pPr>
      <w:r w:rsidRPr="00961271">
        <w:rPr>
          <w:rFonts w:cs="Arial"/>
          <w:szCs w:val="20"/>
        </w:rPr>
        <w:t xml:space="preserve">A10. </w:t>
      </w:r>
      <w:r w:rsidRPr="00961271">
        <w:rPr>
          <w:rFonts w:cs="Arial"/>
          <w:szCs w:val="20"/>
        </w:rPr>
        <w:tab/>
        <w:t xml:space="preserve">Significance can be described as the relative importance of a matter, taken in context. The significance of a matter is judged by the auditor in the context in which the matter is being considered. </w:t>
      </w:r>
      <w:r w:rsidRPr="00961271">
        <w:rPr>
          <w:rFonts w:cs="Arial"/>
          <w:szCs w:val="20"/>
          <w:lang w:val="en-GB"/>
        </w:rPr>
        <w:t xml:space="preserve">The </w:t>
      </w:r>
      <w:r w:rsidRPr="00961271">
        <w:rPr>
          <w:rFonts w:cs="Arial"/>
          <w:szCs w:val="20"/>
        </w:rPr>
        <w:t xml:space="preserve">significance of </w:t>
      </w:r>
      <w:r w:rsidRPr="00961271">
        <w:rPr>
          <w:rFonts w:cs="Arial"/>
          <w:szCs w:val="20"/>
          <w:lang w:val="en-GB"/>
        </w:rPr>
        <w:t xml:space="preserve">a risk of material misstatement at the assertion level </w:t>
      </w:r>
      <w:r w:rsidRPr="00961271">
        <w:rPr>
          <w:rFonts w:cs="Arial"/>
          <w:szCs w:val="20"/>
        </w:rPr>
        <w:t xml:space="preserve">is considered in the context of the implications of the assessment of its inherent risk for the performance of the audit, including the nature, timing and extent of the auditor’s further audit procedures and the persuasiveness of the audit evidence that will be required to reduce audit risk to an acceptable level. Significance can be considered in the context of how, and the degree to which, the susceptibility to misstatement is subject to, or affected by, the inherent risk factors, which affect the likelihood that a misstatement will occur, as well as the potential magnitude of the misstatement were that misstatement to occur.   </w:t>
      </w:r>
    </w:p>
    <w:p w:rsidR="003E1141" w:rsidRPr="00C3460D" w:rsidRDefault="003E1141" w:rsidP="00971C2C">
      <w:pPr>
        <w:keepNext/>
        <w:spacing w:before="240"/>
        <w:rPr>
          <w:rFonts w:cs="Arial"/>
          <w:b/>
          <w:i/>
          <w:strike/>
          <w:szCs w:val="20"/>
        </w:rPr>
      </w:pPr>
      <w:r w:rsidRPr="00C3460D">
        <w:rPr>
          <w:rFonts w:cs="Arial"/>
          <w:i/>
          <w:strike/>
          <w:szCs w:val="20"/>
        </w:rPr>
        <w:t xml:space="preserve">System of Internal Control </w:t>
      </w:r>
      <w:r w:rsidRPr="00C3460D">
        <w:rPr>
          <w:rFonts w:cs="Arial"/>
          <w:strike/>
          <w:szCs w:val="20"/>
        </w:rPr>
        <w:t>(Ref: Para. 16(l))</w:t>
      </w:r>
    </w:p>
    <w:p w:rsidR="003E1141" w:rsidRPr="00961271" w:rsidRDefault="003E1141" w:rsidP="00971C2C">
      <w:pPr>
        <w:ind w:left="547" w:hanging="547"/>
        <w:rPr>
          <w:rFonts w:cs="Arial"/>
          <w:szCs w:val="20"/>
        </w:rPr>
      </w:pPr>
      <w:r w:rsidRPr="00961271">
        <w:rPr>
          <w:rFonts w:cs="Arial"/>
          <w:szCs w:val="20"/>
        </w:rPr>
        <w:t xml:space="preserve">A11.  </w:t>
      </w:r>
      <w:r w:rsidRPr="00961271">
        <w:rPr>
          <w:rFonts w:cs="Arial"/>
          <w:szCs w:val="20"/>
        </w:rPr>
        <w:tab/>
      </w:r>
      <w:r w:rsidR="00C3460D">
        <w:rPr>
          <w:rFonts w:cs="Arial"/>
          <w:szCs w:val="20"/>
        </w:rPr>
        <w:t>[</w:t>
      </w:r>
      <w:r w:rsidR="00C3460D" w:rsidRPr="007E259D">
        <w:rPr>
          <w:rFonts w:cs="Arial"/>
          <w:i/>
          <w:szCs w:val="20"/>
          <w:highlight w:val="yellow"/>
        </w:rPr>
        <w:t xml:space="preserve">Moved to </w:t>
      </w:r>
      <w:r w:rsidR="00B17C7F" w:rsidRPr="007E259D">
        <w:rPr>
          <w:rFonts w:cs="Arial"/>
          <w:i/>
          <w:szCs w:val="20"/>
          <w:highlight w:val="yellow"/>
        </w:rPr>
        <w:t>A</w:t>
      </w:r>
      <w:r w:rsidR="00C3460D" w:rsidRPr="007E259D">
        <w:rPr>
          <w:rFonts w:cs="Arial"/>
          <w:i/>
          <w:szCs w:val="20"/>
          <w:highlight w:val="yellow"/>
        </w:rPr>
        <w:t>ppendix</w:t>
      </w:r>
      <w:r w:rsidR="00B17C7F" w:rsidRPr="007E259D">
        <w:rPr>
          <w:rFonts w:cs="Arial"/>
          <w:i/>
          <w:szCs w:val="20"/>
          <w:highlight w:val="yellow"/>
        </w:rPr>
        <w:t xml:space="preserve"> 3</w:t>
      </w:r>
      <w:r w:rsidR="00C3460D">
        <w:rPr>
          <w:rFonts w:cs="Arial"/>
          <w:szCs w:val="20"/>
        </w:rPr>
        <w:t xml:space="preserve">] </w:t>
      </w:r>
      <w:r w:rsidRPr="00C3460D">
        <w:rPr>
          <w:rFonts w:cs="Arial"/>
          <w:strike/>
          <w:szCs w:val="20"/>
        </w:rPr>
        <w:t xml:space="preserve">The entity’s system of internal control may be reflected in policy and procedures manuals, systems and forms, and the information embedded therein, and is </w:t>
      </w:r>
      <w:proofErr w:type="gramStart"/>
      <w:r w:rsidRPr="00C3460D">
        <w:rPr>
          <w:rFonts w:cs="Arial"/>
          <w:strike/>
          <w:szCs w:val="20"/>
        </w:rPr>
        <w:t>effected</w:t>
      </w:r>
      <w:proofErr w:type="gramEnd"/>
      <w:r w:rsidRPr="00C3460D">
        <w:rPr>
          <w:rFonts w:cs="Arial"/>
          <w:strike/>
          <w:szCs w:val="20"/>
        </w:rPr>
        <w:t xml:space="preserve"> by people. The system of internal control is implemented by management, those charged with governance, and other personnel based on the structure of the entity. The system of internal control can be applied, based on the decisions of management, those charged with governance and other personnel and in the context of legal or regulatory requirements, to the operating model of the entity, the legal entity structure, or a combination of these.</w:t>
      </w:r>
    </w:p>
    <w:p w:rsidR="003E1141" w:rsidRPr="00961271" w:rsidRDefault="003E1141" w:rsidP="00971C2C">
      <w:pPr>
        <w:keepNext/>
        <w:spacing w:before="240"/>
        <w:rPr>
          <w:rFonts w:cs="Arial"/>
          <w:b/>
          <w:szCs w:val="20"/>
        </w:rPr>
      </w:pPr>
      <w:r w:rsidRPr="00961271">
        <w:rPr>
          <w:rFonts w:cs="Arial"/>
          <w:b/>
          <w:szCs w:val="20"/>
        </w:rPr>
        <w:t>Risk Assessment Procedures and Related Activities (Ref: Para. 1</w:t>
      </w:r>
      <w:r>
        <w:rPr>
          <w:rFonts w:cs="Arial"/>
          <w:b/>
          <w:szCs w:val="20"/>
        </w:rPr>
        <w:t>7–22</w:t>
      </w:r>
      <w:ins w:id="19" w:author="Author">
        <w:r w:rsidR="000D004C">
          <w:rPr>
            <w:rFonts w:cs="Arial"/>
            <w:b/>
            <w:szCs w:val="20"/>
          </w:rPr>
          <w:t>A</w:t>
        </w:r>
      </w:ins>
      <w:r w:rsidRPr="00961271">
        <w:rPr>
          <w:rFonts w:cs="Arial"/>
          <w:b/>
          <w:szCs w:val="20"/>
        </w:rPr>
        <w:t>)</w:t>
      </w:r>
      <w:bookmarkEnd w:id="3"/>
    </w:p>
    <w:p w:rsidR="00472C05" w:rsidRPr="000D004C" w:rsidRDefault="00472C05" w:rsidP="00971C2C">
      <w:pPr>
        <w:keepNext/>
        <w:rPr>
          <w:ins w:id="20" w:author="Author"/>
          <w:rFonts w:cs="Arial"/>
          <w:b/>
          <w:bCs/>
          <w:kern w:val="20"/>
          <w:szCs w:val="20"/>
        </w:rPr>
      </w:pPr>
      <w:ins w:id="21" w:author="Author">
        <w:r w:rsidRPr="00922E71">
          <w:rPr>
            <w:rFonts w:cs="Arial"/>
            <w:b/>
            <w:bCs/>
            <w:i/>
            <w:kern w:val="20"/>
            <w:szCs w:val="20"/>
          </w:rPr>
          <w:t xml:space="preserve">Why Risk Assessment Procedures </w:t>
        </w:r>
        <w:r w:rsidR="004D18C5">
          <w:rPr>
            <w:rFonts w:cs="Arial"/>
            <w:b/>
            <w:bCs/>
            <w:i/>
            <w:kern w:val="20"/>
            <w:szCs w:val="20"/>
          </w:rPr>
          <w:t xml:space="preserve">and </w:t>
        </w:r>
        <w:r w:rsidR="005C5606">
          <w:rPr>
            <w:rFonts w:cs="Arial"/>
            <w:b/>
            <w:bCs/>
            <w:i/>
            <w:kern w:val="20"/>
            <w:szCs w:val="20"/>
          </w:rPr>
          <w:t>Related</w:t>
        </w:r>
        <w:r w:rsidR="004D18C5">
          <w:rPr>
            <w:rFonts w:cs="Arial"/>
            <w:b/>
            <w:bCs/>
            <w:i/>
            <w:kern w:val="20"/>
            <w:szCs w:val="20"/>
          </w:rPr>
          <w:t xml:space="preserve"> Activities </w:t>
        </w:r>
        <w:r w:rsidR="00C3460D">
          <w:rPr>
            <w:rFonts w:cs="Arial"/>
            <w:b/>
            <w:bCs/>
            <w:i/>
            <w:kern w:val="20"/>
            <w:szCs w:val="20"/>
          </w:rPr>
          <w:t xml:space="preserve">are </w:t>
        </w:r>
        <w:r w:rsidRPr="00922E71">
          <w:rPr>
            <w:rFonts w:cs="Arial"/>
            <w:b/>
            <w:bCs/>
            <w:i/>
            <w:kern w:val="20"/>
            <w:szCs w:val="20"/>
          </w:rPr>
          <w:t>Performed</w:t>
        </w:r>
        <w:r w:rsidR="000D004C">
          <w:rPr>
            <w:rFonts w:cs="Arial"/>
            <w:b/>
            <w:bCs/>
            <w:i/>
            <w:kern w:val="20"/>
            <w:szCs w:val="20"/>
          </w:rPr>
          <w:t xml:space="preserve"> </w:t>
        </w:r>
        <w:r w:rsidR="000D004C" w:rsidRPr="000D004C">
          <w:rPr>
            <w:rFonts w:cs="Arial"/>
            <w:b/>
            <w:bCs/>
            <w:kern w:val="20"/>
            <w:szCs w:val="20"/>
          </w:rPr>
          <w:t>(Ref: Para. 17)</w:t>
        </w:r>
      </w:ins>
    </w:p>
    <w:p w:rsidR="00B96AF9" w:rsidRDefault="00B96AF9" w:rsidP="00B96AF9">
      <w:pPr>
        <w:keepNext/>
        <w:ind w:left="547" w:hanging="547"/>
        <w:rPr>
          <w:ins w:id="22" w:author="Author"/>
          <w:rFonts w:cs="Arial"/>
          <w:szCs w:val="20"/>
        </w:rPr>
      </w:pPr>
      <w:ins w:id="23" w:author="Author">
        <w:r>
          <w:rPr>
            <w:rFonts w:cs="Arial"/>
            <w:szCs w:val="20"/>
          </w:rPr>
          <w:t>A11a.</w:t>
        </w:r>
      </w:ins>
      <w:r w:rsidR="0022659A">
        <w:rPr>
          <w:rFonts w:cs="Arial"/>
          <w:szCs w:val="20"/>
          <w:u w:val="single"/>
        </w:rPr>
        <w:t>[</w:t>
      </w:r>
      <w:r w:rsidRPr="007E259D">
        <w:rPr>
          <w:rFonts w:cs="Arial"/>
          <w:i/>
          <w:szCs w:val="20"/>
          <w:highlight w:val="yellow"/>
          <w:u w:val="single"/>
        </w:rPr>
        <w:t xml:space="preserve">Previously </w:t>
      </w:r>
      <w:r w:rsidR="0022659A" w:rsidRPr="007E259D">
        <w:rPr>
          <w:rFonts w:cs="Arial"/>
          <w:i/>
          <w:szCs w:val="20"/>
          <w:highlight w:val="yellow"/>
          <w:u w:val="single"/>
        </w:rPr>
        <w:t xml:space="preserve">first sentence of </w:t>
      </w:r>
      <w:r w:rsidRPr="007E259D">
        <w:rPr>
          <w:rFonts w:cs="Arial"/>
          <w:i/>
          <w:szCs w:val="20"/>
          <w:highlight w:val="yellow"/>
          <w:u w:val="single"/>
        </w:rPr>
        <w:t>para</w:t>
      </w:r>
      <w:r w:rsidR="0022659A" w:rsidRPr="007E259D">
        <w:rPr>
          <w:rFonts w:cs="Arial"/>
          <w:i/>
          <w:szCs w:val="20"/>
          <w:highlight w:val="yellow"/>
          <w:u w:val="single"/>
        </w:rPr>
        <w:t>.</w:t>
      </w:r>
      <w:r w:rsidRPr="007E259D">
        <w:rPr>
          <w:rFonts w:cs="Arial"/>
          <w:i/>
          <w:szCs w:val="20"/>
          <w:highlight w:val="yellow"/>
          <w:u w:val="single"/>
        </w:rPr>
        <w:t xml:space="preserve"> A15</w:t>
      </w:r>
      <w:r w:rsidR="0022659A">
        <w:rPr>
          <w:rFonts w:cs="Arial"/>
          <w:szCs w:val="20"/>
          <w:u w:val="single"/>
        </w:rPr>
        <w:t>]</w:t>
      </w:r>
      <w:r w:rsidRPr="0022659A">
        <w:rPr>
          <w:rFonts w:cs="Arial"/>
          <w:szCs w:val="20"/>
          <w:u w:val="single"/>
        </w:rPr>
        <w:t xml:space="preserve"> Information obtained by performing risk assessment procedures and related activities in accordance with paragraphs 17 to 22 of this ISA</w:t>
      </w:r>
      <w:r w:rsidRPr="00961271">
        <w:rPr>
          <w:rFonts w:cs="Arial"/>
          <w:szCs w:val="20"/>
        </w:rPr>
        <w:t xml:space="preserve"> </w:t>
      </w:r>
      <w:del w:id="24" w:author="Author">
        <w:r w:rsidRPr="00961271" w:rsidDel="00E817C5">
          <w:rPr>
            <w:rFonts w:cs="Arial"/>
            <w:szCs w:val="20"/>
          </w:rPr>
          <w:delText>is</w:delText>
        </w:r>
      </w:del>
      <w:r w:rsidR="0022659A">
        <w:rPr>
          <w:rFonts w:cs="Arial"/>
          <w:szCs w:val="20"/>
        </w:rPr>
        <w:t xml:space="preserve"> </w:t>
      </w:r>
      <w:ins w:id="25" w:author="Author">
        <w:r>
          <w:rPr>
            <w:rFonts w:cs="Arial"/>
            <w:szCs w:val="20"/>
          </w:rPr>
          <w:t>provides</w:t>
        </w:r>
      </w:ins>
      <w:r w:rsidR="0022659A">
        <w:rPr>
          <w:rFonts w:cs="Arial"/>
          <w:szCs w:val="20"/>
        </w:rPr>
        <w:t xml:space="preserve"> </w:t>
      </w:r>
      <w:r w:rsidRPr="0022659A">
        <w:rPr>
          <w:rFonts w:cs="Arial"/>
          <w:szCs w:val="20"/>
          <w:u w:val="single"/>
        </w:rPr>
        <w:t>audit evidence that supports</w:t>
      </w:r>
      <w:ins w:id="26" w:author="Author">
        <w:r w:rsidRPr="0022659A">
          <w:rPr>
            <w:rFonts w:cs="Arial"/>
            <w:szCs w:val="20"/>
            <w:u w:val="single"/>
          </w:rPr>
          <w:t>:</w:t>
        </w:r>
      </w:ins>
    </w:p>
    <w:p w:rsidR="00B96AF9" w:rsidRPr="00C3460D" w:rsidRDefault="00B96AF9" w:rsidP="007B1D35">
      <w:pPr>
        <w:pStyle w:val="ListParagraph"/>
        <w:keepNext/>
        <w:numPr>
          <w:ilvl w:val="0"/>
          <w:numId w:val="74"/>
        </w:numPr>
        <w:ind w:left="1094" w:hanging="547"/>
        <w:contextualSpacing w:val="0"/>
        <w:rPr>
          <w:ins w:id="27" w:author="Author"/>
          <w:rFonts w:cs="Arial"/>
          <w:bCs/>
          <w:i/>
          <w:kern w:val="20"/>
          <w:szCs w:val="20"/>
        </w:rPr>
      </w:pPr>
      <w:del w:id="28" w:author="Author">
        <w:r w:rsidRPr="00C3460D" w:rsidDel="00C3460D">
          <w:rPr>
            <w:rFonts w:cs="Arial"/>
            <w:szCs w:val="20"/>
          </w:rPr>
          <w:delText xml:space="preserve"> t</w:delText>
        </w:r>
      </w:del>
      <w:ins w:id="29" w:author="Author">
        <w:r>
          <w:rPr>
            <w:rFonts w:cs="Arial"/>
            <w:szCs w:val="20"/>
          </w:rPr>
          <w:t>T</w:t>
        </w:r>
      </w:ins>
      <w:r w:rsidRPr="00C3460D">
        <w:rPr>
          <w:rFonts w:cs="Arial"/>
          <w:szCs w:val="20"/>
        </w:rPr>
        <w:t>he identification and assessment of the risks of material misstatement</w:t>
      </w:r>
      <w:ins w:id="30" w:author="Author">
        <w:r w:rsidR="0022659A">
          <w:rPr>
            <w:rFonts w:cs="Arial"/>
            <w:szCs w:val="20"/>
          </w:rPr>
          <w:t>;</w:t>
        </w:r>
        <w:r w:rsidRPr="00C3460D">
          <w:rPr>
            <w:rFonts w:cs="Arial"/>
            <w:szCs w:val="20"/>
          </w:rPr>
          <w:t xml:space="preserve"> and</w:t>
        </w:r>
      </w:ins>
    </w:p>
    <w:p w:rsidR="00B96AF9" w:rsidRPr="00C3460D" w:rsidRDefault="00B96AF9" w:rsidP="007B1D35">
      <w:pPr>
        <w:pStyle w:val="ListParagraph"/>
        <w:keepNext/>
        <w:numPr>
          <w:ilvl w:val="0"/>
          <w:numId w:val="74"/>
        </w:numPr>
        <w:ind w:left="1094" w:hanging="547"/>
        <w:contextualSpacing w:val="0"/>
        <w:rPr>
          <w:ins w:id="31" w:author="Author"/>
          <w:rFonts w:cs="Arial"/>
          <w:bCs/>
          <w:i/>
          <w:kern w:val="20"/>
          <w:szCs w:val="20"/>
        </w:rPr>
      </w:pPr>
      <w:ins w:id="32" w:author="Author">
        <w:r>
          <w:rPr>
            <w:rFonts w:cs="Arial"/>
            <w:szCs w:val="20"/>
          </w:rPr>
          <w:t>T</w:t>
        </w:r>
        <w:r w:rsidRPr="00C3460D">
          <w:rPr>
            <w:rFonts w:cs="Arial"/>
            <w:szCs w:val="20"/>
          </w:rPr>
          <w:t>he design of further audit procedures in accordance with ISA 330</w:t>
        </w:r>
        <w:r w:rsidR="0022659A">
          <w:rPr>
            <w:rFonts w:cs="Arial"/>
            <w:szCs w:val="20"/>
          </w:rPr>
          <w:t>.</w:t>
        </w:r>
      </w:ins>
    </w:p>
    <w:p w:rsidR="00335E48" w:rsidRDefault="00B96AF9" w:rsidP="00335E48">
      <w:pPr>
        <w:ind w:left="547" w:hanging="547"/>
        <w:rPr>
          <w:rFonts w:cs="Arial"/>
          <w:szCs w:val="20"/>
        </w:rPr>
      </w:pPr>
      <w:ins w:id="33" w:author="Author">
        <w:r>
          <w:rPr>
            <w:rFonts w:cs="Arial"/>
            <w:szCs w:val="20"/>
          </w:rPr>
          <w:t xml:space="preserve">A11b. </w:t>
        </w:r>
      </w:ins>
      <w:r w:rsidR="0022659A">
        <w:rPr>
          <w:rFonts w:cs="Arial"/>
          <w:szCs w:val="20"/>
        </w:rPr>
        <w:t>[</w:t>
      </w:r>
      <w:r w:rsidR="0022659A" w:rsidRPr="007E259D">
        <w:rPr>
          <w:rFonts w:cs="Arial"/>
          <w:i/>
          <w:szCs w:val="20"/>
          <w:highlight w:val="yellow"/>
        </w:rPr>
        <w:t xml:space="preserve">Previously </w:t>
      </w:r>
      <w:r w:rsidR="00335E48" w:rsidRPr="007E259D">
        <w:rPr>
          <w:rFonts w:cs="Arial"/>
          <w:i/>
          <w:szCs w:val="20"/>
          <w:highlight w:val="yellow"/>
        </w:rPr>
        <w:t>second sentence of para. A15</w:t>
      </w:r>
      <w:r w:rsidR="00335E48">
        <w:rPr>
          <w:rFonts w:cs="Arial"/>
          <w:szCs w:val="20"/>
        </w:rPr>
        <w:t>]</w:t>
      </w:r>
      <w:del w:id="34" w:author="Author">
        <w:r w:rsidRPr="00C3460D" w:rsidDel="002C4D18">
          <w:rPr>
            <w:rFonts w:cs="Arial"/>
            <w:szCs w:val="20"/>
          </w:rPr>
          <w:delText>. In addition, t</w:delText>
        </w:r>
      </w:del>
      <w:ins w:id="35" w:author="Author">
        <w:r>
          <w:rPr>
            <w:rFonts w:cs="Arial"/>
            <w:szCs w:val="20"/>
          </w:rPr>
          <w:t>T</w:t>
        </w:r>
      </w:ins>
      <w:r w:rsidRPr="0022659A">
        <w:rPr>
          <w:rFonts w:cs="Arial"/>
          <w:szCs w:val="20"/>
          <w:u w:val="single"/>
        </w:rPr>
        <w:t>he auditor may obtain</w:t>
      </w:r>
      <w:r w:rsidRPr="00C3460D">
        <w:rPr>
          <w:rFonts w:cs="Arial"/>
          <w:szCs w:val="20"/>
        </w:rPr>
        <w:t xml:space="preserve"> </w:t>
      </w:r>
      <w:del w:id="36" w:author="Author">
        <w:r w:rsidRPr="00C3460D" w:rsidDel="002C4D18">
          <w:rPr>
            <w:rFonts w:cs="Arial"/>
            <w:szCs w:val="20"/>
          </w:rPr>
          <w:delText>some</w:delText>
        </w:r>
      </w:del>
      <w:r w:rsidR="0022659A">
        <w:rPr>
          <w:rFonts w:cs="Arial"/>
          <w:szCs w:val="20"/>
        </w:rPr>
        <w:t xml:space="preserve"> </w:t>
      </w:r>
      <w:r w:rsidRPr="0022659A">
        <w:rPr>
          <w:rFonts w:cs="Arial"/>
          <w:szCs w:val="20"/>
          <w:u w:val="single"/>
        </w:rPr>
        <w:t xml:space="preserve">audit evidence about classes of transactions, account balances, or disclosures, and related assertions, and about </w:t>
      </w:r>
      <w:r w:rsidRPr="0022659A">
        <w:rPr>
          <w:rFonts w:cs="Arial"/>
          <w:szCs w:val="20"/>
          <w:u w:val="single"/>
        </w:rPr>
        <w:lastRenderedPageBreak/>
        <w:t>the operating effectiveness of controls, even though</w:t>
      </w:r>
      <w:r w:rsidRPr="00C3460D">
        <w:rPr>
          <w:rFonts w:cs="Arial"/>
          <w:szCs w:val="20"/>
        </w:rPr>
        <w:t xml:space="preserve"> </w:t>
      </w:r>
      <w:del w:id="37" w:author="Author">
        <w:r w:rsidRPr="00C3460D" w:rsidDel="00155975">
          <w:rPr>
            <w:rFonts w:cs="Arial"/>
            <w:szCs w:val="20"/>
          </w:rPr>
          <w:delText>such</w:delText>
        </w:r>
      </w:del>
      <w:r w:rsidR="0022659A">
        <w:rPr>
          <w:rFonts w:cs="Arial"/>
          <w:szCs w:val="20"/>
        </w:rPr>
        <w:t xml:space="preserve"> </w:t>
      </w:r>
      <w:r w:rsidRPr="0022659A">
        <w:rPr>
          <w:rFonts w:cs="Arial"/>
          <w:szCs w:val="20"/>
          <w:u w:val="single"/>
        </w:rPr>
        <w:t>risk assessment procedures were not specifically planned as substantive procedures or as tests of controls.</w:t>
      </w:r>
      <w:r w:rsidRPr="00C3460D">
        <w:rPr>
          <w:rFonts w:cs="Arial"/>
          <w:szCs w:val="20"/>
        </w:rPr>
        <w:t xml:space="preserve"> </w:t>
      </w:r>
    </w:p>
    <w:p w:rsidR="003E1141" w:rsidRPr="00335E48" w:rsidRDefault="003E1141" w:rsidP="007E259D">
      <w:pPr>
        <w:keepNext/>
        <w:ind w:left="547" w:hanging="547"/>
        <w:rPr>
          <w:rFonts w:cs="Arial"/>
          <w:szCs w:val="20"/>
        </w:rPr>
      </w:pPr>
      <w:r w:rsidRPr="00961271">
        <w:rPr>
          <w:rFonts w:cs="Arial"/>
          <w:bCs/>
          <w:i/>
          <w:kern w:val="20"/>
          <w:szCs w:val="20"/>
        </w:rPr>
        <w:t xml:space="preserve">Risk Assessment Procedures </w:t>
      </w:r>
      <w:r w:rsidR="004D18C5" w:rsidRPr="008B7AA9">
        <w:rPr>
          <w:rFonts w:cs="Arial"/>
          <w:bCs/>
          <w:i/>
          <w:kern w:val="20"/>
          <w:szCs w:val="20"/>
          <w:u w:val="single"/>
        </w:rPr>
        <w:t>and Related Activities</w:t>
      </w:r>
      <w:r w:rsidR="008B7AA9">
        <w:rPr>
          <w:rFonts w:cs="Arial"/>
          <w:bCs/>
          <w:i/>
          <w:kern w:val="20"/>
          <w:szCs w:val="20"/>
        </w:rPr>
        <w:t xml:space="preserve"> </w:t>
      </w:r>
      <w:r>
        <w:rPr>
          <w:rFonts w:cs="Arial"/>
          <w:bCs/>
          <w:kern w:val="20"/>
          <w:szCs w:val="20"/>
        </w:rPr>
        <w:t>(Ref: Para. 17</w:t>
      </w:r>
      <w:r w:rsidRPr="00961271">
        <w:rPr>
          <w:rFonts w:cs="Arial"/>
          <w:bCs/>
          <w:kern w:val="20"/>
          <w:szCs w:val="20"/>
        </w:rPr>
        <w:t>)</w:t>
      </w:r>
    </w:p>
    <w:p w:rsidR="003E1141" w:rsidRPr="008B7AA9" w:rsidRDefault="003E1141" w:rsidP="00472C05">
      <w:pPr>
        <w:ind w:left="547" w:hanging="547"/>
        <w:rPr>
          <w:rFonts w:cs="Arial"/>
          <w:strike/>
          <w:szCs w:val="20"/>
        </w:rPr>
      </w:pPr>
      <w:r w:rsidRPr="00961271">
        <w:rPr>
          <w:rFonts w:cs="Arial"/>
          <w:szCs w:val="20"/>
        </w:rPr>
        <w:t xml:space="preserve">A12. </w:t>
      </w:r>
      <w:r w:rsidRPr="00961271">
        <w:rPr>
          <w:rFonts w:cs="Arial"/>
          <w:szCs w:val="20"/>
        </w:rPr>
        <w:tab/>
      </w:r>
      <w:r w:rsidR="004D18C5">
        <w:rPr>
          <w:rFonts w:cs="Arial"/>
          <w:szCs w:val="20"/>
        </w:rPr>
        <w:t>[</w:t>
      </w:r>
      <w:r w:rsidR="004D18C5" w:rsidRPr="00C823F1">
        <w:rPr>
          <w:rFonts w:cs="Arial"/>
          <w:i/>
          <w:szCs w:val="20"/>
          <w:highlight w:val="yellow"/>
        </w:rPr>
        <w:t xml:space="preserve">Moved to </w:t>
      </w:r>
      <w:r w:rsidR="00D75615" w:rsidRPr="00C823F1">
        <w:rPr>
          <w:rFonts w:cs="Arial"/>
          <w:i/>
          <w:szCs w:val="20"/>
          <w:highlight w:val="yellow"/>
        </w:rPr>
        <w:t>p</w:t>
      </w:r>
      <w:r w:rsidR="004D18C5" w:rsidRPr="00C823F1">
        <w:rPr>
          <w:rFonts w:cs="Arial"/>
          <w:i/>
          <w:szCs w:val="20"/>
          <w:highlight w:val="yellow"/>
        </w:rPr>
        <w:t>ara. A</w:t>
      </w:r>
      <w:r w:rsidR="00975EA1" w:rsidRPr="00C823F1">
        <w:rPr>
          <w:rFonts w:cs="Arial"/>
          <w:i/>
          <w:szCs w:val="20"/>
          <w:highlight w:val="yellow"/>
        </w:rPr>
        <w:t>47f</w:t>
      </w:r>
      <w:r w:rsidR="004D18C5" w:rsidRPr="008B7AA9">
        <w:rPr>
          <w:rFonts w:cs="Arial"/>
          <w:szCs w:val="20"/>
        </w:rPr>
        <w:t>]</w:t>
      </w:r>
      <w:r w:rsidR="004D18C5">
        <w:rPr>
          <w:rFonts w:cs="Arial"/>
          <w:szCs w:val="20"/>
        </w:rPr>
        <w:t xml:space="preserve"> </w:t>
      </w:r>
      <w:r w:rsidRPr="008B7AA9">
        <w:rPr>
          <w:rFonts w:cs="Arial"/>
          <w:strike/>
          <w:szCs w:val="20"/>
        </w:rPr>
        <w:t xml:space="preserve">Obtaining an understanding of the entity and its environment, the applicable financial reporting framework and the entity’s system of internal control is a dynamic and iterative process of gathering, updating and analyzing information and continues throughout the audit. </w:t>
      </w:r>
    </w:p>
    <w:p w:rsidR="008B7AA9" w:rsidRDefault="008B7AA9" w:rsidP="003927A3">
      <w:pPr>
        <w:ind w:left="547" w:hanging="547"/>
        <w:rPr>
          <w:rFonts w:cs="Arial"/>
          <w:szCs w:val="20"/>
        </w:rPr>
      </w:pPr>
      <w:r>
        <w:rPr>
          <w:rFonts w:cs="Arial"/>
          <w:szCs w:val="20"/>
        </w:rPr>
        <w:tab/>
        <w:t>[</w:t>
      </w:r>
      <w:r w:rsidRPr="00C823F1">
        <w:rPr>
          <w:rFonts w:cs="Arial"/>
          <w:i/>
          <w:szCs w:val="20"/>
          <w:highlight w:val="yellow"/>
        </w:rPr>
        <w:t>Remainder of A12 – deleted</w:t>
      </w:r>
      <w:r>
        <w:rPr>
          <w:rFonts w:cs="Arial"/>
          <w:szCs w:val="20"/>
        </w:rPr>
        <w:t xml:space="preserve">] </w:t>
      </w:r>
      <w:del w:id="38" w:author="Author">
        <w:r w:rsidDel="008B7AA9">
          <w:rPr>
            <w:rFonts w:cs="Arial"/>
            <w:szCs w:val="20"/>
          </w:rPr>
          <w:delText>As the auditor performs audit procedures, the audit evidence obtained may cause the auditor to update the understanding on which the risk assessment was based and the nature, timing or extent of other planned audit procedures in accordance with ISA 330. For example, information gathered in understanding the entity’s system of internal control assists the auditor in assessing control risk at the assertion level, such that control risk may be assessed at less than maximum based on an expectation about the operating effectiveness of the control(s) and the planned testing of such control(s). Information gathered when testing the operation of the control(s) as part of performing further audit procedures may indicate that the control(s) are not effective, and as a result the auditor’s original assessment is updated in accordance with paragraph 53.</w:delText>
        </w:r>
      </w:del>
      <w:r>
        <w:rPr>
          <w:rFonts w:cs="Arial"/>
          <w:szCs w:val="20"/>
        </w:rPr>
        <w:t xml:space="preserve"> </w:t>
      </w:r>
    </w:p>
    <w:p w:rsidR="003E1141" w:rsidRPr="00961271" w:rsidRDefault="003E1141" w:rsidP="008B7AA9">
      <w:pPr>
        <w:keepNext/>
        <w:ind w:left="547" w:hanging="547"/>
        <w:rPr>
          <w:rFonts w:cs="Arial"/>
          <w:szCs w:val="20"/>
        </w:rPr>
      </w:pPr>
      <w:r w:rsidRPr="00961271">
        <w:rPr>
          <w:rFonts w:cs="Arial"/>
          <w:szCs w:val="20"/>
        </w:rPr>
        <w:t xml:space="preserve">A13. </w:t>
      </w:r>
      <w:r w:rsidRPr="00961271">
        <w:rPr>
          <w:rFonts w:cs="Arial"/>
          <w:szCs w:val="20"/>
        </w:rPr>
        <w:tab/>
        <w:t>The risks of material misstatement to be identified and assessed include both those due to fraud and those due to error, and both are covered by this ISA. However, the significance of fraud is such that further requirements and guidance are included in ISA 240 in relation to risk assessment procedures and related activities to obtain information that is used to identify the risks of material misstatement due to fraud.</w:t>
      </w:r>
      <w:r w:rsidRPr="00961271">
        <w:rPr>
          <w:rStyle w:val="FootnoteReference"/>
          <w:rFonts w:eastAsiaTheme="majorEastAsia" w:cs="Arial"/>
          <w:szCs w:val="20"/>
        </w:rPr>
        <w:footnoteReference w:id="5"/>
      </w:r>
      <w:r w:rsidRPr="00961271">
        <w:rPr>
          <w:rFonts w:cs="Arial"/>
          <w:szCs w:val="20"/>
        </w:rPr>
        <w:t xml:space="preserve"> In addition, the following ISAs provide further requirements and guidance on identifying and assessing risks of material misstatement </w:t>
      </w:r>
      <w:r w:rsidR="004A2167" w:rsidRPr="00961271">
        <w:rPr>
          <w:rFonts w:cs="Arial"/>
          <w:szCs w:val="20"/>
        </w:rPr>
        <w:t>regarding</w:t>
      </w:r>
      <w:r w:rsidRPr="00961271">
        <w:rPr>
          <w:rFonts w:cs="Arial"/>
          <w:szCs w:val="20"/>
        </w:rPr>
        <w:t xml:space="preserve"> specific matters or circumstances:</w:t>
      </w:r>
    </w:p>
    <w:p w:rsidR="003E1141" w:rsidRPr="00961271" w:rsidRDefault="003E1141" w:rsidP="00D31753">
      <w:pPr>
        <w:pStyle w:val="ListParagraph"/>
        <w:numPr>
          <w:ilvl w:val="0"/>
          <w:numId w:val="34"/>
        </w:numPr>
        <w:ind w:left="1094" w:hanging="547"/>
        <w:contextualSpacing w:val="0"/>
        <w:jc w:val="left"/>
        <w:rPr>
          <w:rFonts w:cs="Arial"/>
          <w:szCs w:val="20"/>
        </w:rPr>
      </w:pPr>
      <w:r w:rsidRPr="00961271">
        <w:rPr>
          <w:rFonts w:cs="Arial"/>
          <w:szCs w:val="20"/>
        </w:rPr>
        <w:t>ISA 540 (Revised)</w:t>
      </w:r>
      <w:r w:rsidRPr="00961271">
        <w:rPr>
          <w:rStyle w:val="FootnoteReference"/>
          <w:rFonts w:cs="Arial"/>
          <w:szCs w:val="20"/>
        </w:rPr>
        <w:footnoteReference w:id="6"/>
      </w:r>
      <w:r w:rsidRPr="00961271">
        <w:rPr>
          <w:rFonts w:cs="Arial"/>
          <w:szCs w:val="20"/>
        </w:rPr>
        <w:t xml:space="preserve"> in regard to accounting estimates; </w:t>
      </w:r>
    </w:p>
    <w:p w:rsidR="003E1141" w:rsidRPr="00961271" w:rsidRDefault="003E1141" w:rsidP="00D31753">
      <w:pPr>
        <w:pStyle w:val="ListParagraph"/>
        <w:numPr>
          <w:ilvl w:val="0"/>
          <w:numId w:val="34"/>
        </w:numPr>
        <w:ind w:left="1094" w:hanging="547"/>
        <w:contextualSpacing w:val="0"/>
        <w:jc w:val="left"/>
        <w:rPr>
          <w:rFonts w:cs="Arial"/>
          <w:szCs w:val="20"/>
        </w:rPr>
      </w:pPr>
      <w:r w:rsidRPr="00961271">
        <w:rPr>
          <w:rFonts w:cs="Arial"/>
          <w:szCs w:val="20"/>
        </w:rPr>
        <w:t>ISA 550</w:t>
      </w:r>
      <w:r w:rsidRPr="00961271">
        <w:rPr>
          <w:rStyle w:val="FootnoteReference"/>
          <w:rFonts w:cs="Arial"/>
          <w:szCs w:val="20"/>
        </w:rPr>
        <w:footnoteReference w:id="7"/>
      </w:r>
      <w:r w:rsidRPr="00961271">
        <w:rPr>
          <w:rFonts w:cs="Arial"/>
          <w:szCs w:val="20"/>
        </w:rPr>
        <w:t xml:space="preserve"> in regard to related party relationships and transactions;</w:t>
      </w:r>
    </w:p>
    <w:p w:rsidR="003E1141" w:rsidRPr="00961271" w:rsidRDefault="003E1141" w:rsidP="00D31753">
      <w:pPr>
        <w:pStyle w:val="ListParagraph"/>
        <w:numPr>
          <w:ilvl w:val="0"/>
          <w:numId w:val="34"/>
        </w:numPr>
        <w:ind w:left="1094" w:hanging="547"/>
        <w:contextualSpacing w:val="0"/>
        <w:jc w:val="left"/>
        <w:rPr>
          <w:rFonts w:cs="Arial"/>
          <w:szCs w:val="20"/>
        </w:rPr>
      </w:pPr>
      <w:r w:rsidRPr="00961271">
        <w:rPr>
          <w:rFonts w:cs="Arial"/>
          <w:szCs w:val="20"/>
        </w:rPr>
        <w:t>ISA 570 (Revised)</w:t>
      </w:r>
      <w:r w:rsidRPr="00961271">
        <w:rPr>
          <w:rStyle w:val="FootnoteReference"/>
          <w:rFonts w:cs="Arial"/>
          <w:szCs w:val="20"/>
        </w:rPr>
        <w:footnoteReference w:id="8"/>
      </w:r>
      <w:r w:rsidRPr="00961271">
        <w:rPr>
          <w:rFonts w:cs="Arial"/>
          <w:szCs w:val="20"/>
        </w:rPr>
        <w:t xml:space="preserve"> in regard to going concern; and</w:t>
      </w:r>
    </w:p>
    <w:p w:rsidR="003E1141" w:rsidRPr="00961271" w:rsidRDefault="003E1141" w:rsidP="00D31753">
      <w:pPr>
        <w:pStyle w:val="ListParagraph"/>
        <w:numPr>
          <w:ilvl w:val="0"/>
          <w:numId w:val="34"/>
        </w:numPr>
        <w:ind w:left="1094" w:hanging="547"/>
        <w:contextualSpacing w:val="0"/>
        <w:jc w:val="left"/>
        <w:rPr>
          <w:rFonts w:cs="Arial"/>
          <w:szCs w:val="20"/>
        </w:rPr>
      </w:pPr>
      <w:r w:rsidRPr="00961271">
        <w:rPr>
          <w:rFonts w:cs="Arial"/>
          <w:szCs w:val="20"/>
        </w:rPr>
        <w:t>ISA 600</w:t>
      </w:r>
      <w:r w:rsidRPr="00961271">
        <w:rPr>
          <w:rStyle w:val="FootnoteReference"/>
          <w:rFonts w:cs="Arial"/>
          <w:szCs w:val="20"/>
        </w:rPr>
        <w:footnoteReference w:id="9"/>
      </w:r>
      <w:r w:rsidRPr="00961271">
        <w:rPr>
          <w:rFonts w:cs="Arial"/>
          <w:szCs w:val="20"/>
        </w:rPr>
        <w:t xml:space="preserve"> in regard to group financial statements.  </w:t>
      </w:r>
    </w:p>
    <w:p w:rsidR="003E1141" w:rsidRDefault="003E1141" w:rsidP="00FB6A57">
      <w:pPr>
        <w:keepNext/>
        <w:ind w:left="547" w:hanging="547"/>
        <w:rPr>
          <w:rFonts w:cs="Arial"/>
          <w:szCs w:val="20"/>
          <w:highlight w:val="green"/>
        </w:rPr>
      </w:pPr>
      <w:r w:rsidRPr="00961271">
        <w:rPr>
          <w:rFonts w:cs="Arial"/>
          <w:szCs w:val="20"/>
        </w:rPr>
        <w:t xml:space="preserve">A14. </w:t>
      </w:r>
      <w:r w:rsidRPr="00961271">
        <w:rPr>
          <w:rFonts w:cs="Arial"/>
          <w:szCs w:val="20"/>
        </w:rPr>
        <w:tab/>
      </w:r>
      <w:r w:rsidR="0024722D" w:rsidRPr="00B97A84">
        <w:rPr>
          <w:rFonts w:cs="Arial"/>
          <w:szCs w:val="20"/>
        </w:rPr>
        <w:t>[</w:t>
      </w:r>
      <w:r w:rsidR="0024722D" w:rsidRPr="00C823F1">
        <w:rPr>
          <w:rFonts w:cs="Arial"/>
          <w:i/>
          <w:szCs w:val="20"/>
          <w:highlight w:val="yellow"/>
        </w:rPr>
        <w:t xml:space="preserve">Moved to </w:t>
      </w:r>
      <w:r w:rsidR="00D75615" w:rsidRPr="00C823F1">
        <w:rPr>
          <w:rFonts w:cs="Arial"/>
          <w:i/>
          <w:szCs w:val="20"/>
          <w:highlight w:val="yellow"/>
        </w:rPr>
        <w:t xml:space="preserve">para’s </w:t>
      </w:r>
      <w:r w:rsidR="0024722D" w:rsidRPr="00C823F1">
        <w:rPr>
          <w:rFonts w:cs="Arial"/>
          <w:i/>
          <w:szCs w:val="20"/>
          <w:highlight w:val="yellow"/>
        </w:rPr>
        <w:t>A47</w:t>
      </w:r>
      <w:r w:rsidR="008B7AA9" w:rsidRPr="00C823F1">
        <w:rPr>
          <w:rFonts w:cs="Arial"/>
          <w:i/>
          <w:szCs w:val="20"/>
          <w:highlight w:val="yellow"/>
        </w:rPr>
        <w:t xml:space="preserve"> &amp; A47a</w:t>
      </w:r>
      <w:r w:rsidR="0024722D">
        <w:rPr>
          <w:rFonts w:cs="Arial"/>
          <w:szCs w:val="20"/>
        </w:rPr>
        <w:t>]</w:t>
      </w:r>
    </w:p>
    <w:p w:rsidR="00FB6A57" w:rsidRPr="00FB6A57" w:rsidRDefault="00FB6A57" w:rsidP="00FB6A57">
      <w:pPr>
        <w:ind w:left="547"/>
        <w:rPr>
          <w:rFonts w:cs="Arial"/>
          <w:strike/>
          <w:szCs w:val="20"/>
        </w:rPr>
      </w:pPr>
      <w:r w:rsidRPr="00FB6A57">
        <w:rPr>
          <w:rFonts w:cs="Arial"/>
          <w:strike/>
          <w:szCs w:val="20"/>
        </w:rPr>
        <w:t>The understanding of the entity and its environment, the applicable financial reporting framework and the entity’s system of internal control also establishes a frame of reference within which the auditor plans the audit and exercises professional judgment throughout the audit, for example, when:</w:t>
      </w:r>
    </w:p>
    <w:p w:rsidR="00FB6A57" w:rsidRPr="00FB6A57" w:rsidRDefault="00FB6A57" w:rsidP="00FB6A57">
      <w:pPr>
        <w:pStyle w:val="ListParagraph"/>
        <w:numPr>
          <w:ilvl w:val="0"/>
          <w:numId w:val="35"/>
        </w:numPr>
        <w:ind w:left="1094" w:hanging="547"/>
        <w:contextualSpacing w:val="0"/>
        <w:rPr>
          <w:rFonts w:cs="Arial"/>
          <w:strike/>
          <w:szCs w:val="20"/>
        </w:rPr>
      </w:pPr>
      <w:r w:rsidRPr="00FB6A57">
        <w:rPr>
          <w:rFonts w:cs="Arial"/>
          <w:strike/>
          <w:szCs w:val="20"/>
        </w:rPr>
        <w:t xml:space="preserve">Identifying and assessing risks of material misstatement of the financial statements (e.g., relating to risks of fraud in accordance with ISA 240 or when identifying or assessing risks related to accounting estimates in accordance with ISA 540 (Revised)); </w:t>
      </w:r>
    </w:p>
    <w:p w:rsidR="00FB6A57" w:rsidRPr="00FB6A57" w:rsidRDefault="00FB6A57" w:rsidP="00FB6A57">
      <w:pPr>
        <w:pStyle w:val="ListParagraph"/>
        <w:numPr>
          <w:ilvl w:val="0"/>
          <w:numId w:val="35"/>
        </w:numPr>
        <w:ind w:left="1094" w:hanging="547"/>
        <w:contextualSpacing w:val="0"/>
        <w:rPr>
          <w:rFonts w:cs="Arial"/>
          <w:strike/>
          <w:szCs w:val="20"/>
        </w:rPr>
      </w:pPr>
      <w:r w:rsidRPr="00FB6A57">
        <w:rPr>
          <w:rFonts w:cs="Arial"/>
          <w:strike/>
          <w:szCs w:val="20"/>
        </w:rPr>
        <w:lastRenderedPageBreak/>
        <w:t>Determining materiality or performance materiality in accordance with ISA 320;</w:t>
      </w:r>
      <w:r w:rsidRPr="00FB6A57">
        <w:rPr>
          <w:rStyle w:val="FootnoteReference"/>
          <w:rFonts w:cs="Arial"/>
          <w:strike/>
          <w:szCs w:val="20"/>
        </w:rPr>
        <w:footnoteReference w:id="10"/>
      </w:r>
    </w:p>
    <w:p w:rsidR="00FB6A57" w:rsidRPr="00FB6A57" w:rsidRDefault="00FB6A57" w:rsidP="00FB6A57">
      <w:pPr>
        <w:pStyle w:val="ListParagraph"/>
        <w:numPr>
          <w:ilvl w:val="0"/>
          <w:numId w:val="35"/>
        </w:numPr>
        <w:ind w:left="1094" w:hanging="547"/>
        <w:contextualSpacing w:val="0"/>
        <w:rPr>
          <w:rFonts w:cs="Arial"/>
          <w:strike/>
          <w:szCs w:val="20"/>
        </w:rPr>
      </w:pPr>
      <w:r w:rsidRPr="00FB6A57">
        <w:rPr>
          <w:rFonts w:cs="Arial"/>
          <w:strike/>
          <w:szCs w:val="20"/>
        </w:rPr>
        <w:t>Considering the appropriateness of the selection and application of accounting policies, and the adequacy of financial statement disclosures;</w:t>
      </w:r>
    </w:p>
    <w:p w:rsidR="00FB6A57" w:rsidRPr="00FB6A57" w:rsidRDefault="00FB6A57" w:rsidP="00FB6A57">
      <w:pPr>
        <w:pStyle w:val="ListParagraph"/>
        <w:numPr>
          <w:ilvl w:val="0"/>
          <w:numId w:val="35"/>
        </w:numPr>
        <w:ind w:left="1094" w:hanging="547"/>
        <w:contextualSpacing w:val="0"/>
        <w:rPr>
          <w:rFonts w:cs="Arial"/>
          <w:strike/>
          <w:szCs w:val="20"/>
        </w:rPr>
      </w:pPr>
      <w:r w:rsidRPr="00FB6A57">
        <w:rPr>
          <w:rFonts w:cs="Arial"/>
          <w:strike/>
          <w:szCs w:val="20"/>
        </w:rPr>
        <w:t>Developing expectations for use when performing analytical procedures in accordance with ISA 520;</w:t>
      </w:r>
      <w:r w:rsidRPr="00FB6A57">
        <w:rPr>
          <w:rFonts w:cs="Arial"/>
          <w:strike/>
          <w:szCs w:val="20"/>
          <w:vertAlign w:val="superscript"/>
        </w:rPr>
        <w:footnoteReference w:id="11"/>
      </w:r>
    </w:p>
    <w:p w:rsidR="00FB6A57" w:rsidRPr="00FB6A57" w:rsidRDefault="00FB6A57" w:rsidP="00FB6A57">
      <w:pPr>
        <w:pStyle w:val="ListParagraph"/>
        <w:numPr>
          <w:ilvl w:val="0"/>
          <w:numId w:val="35"/>
        </w:numPr>
        <w:ind w:left="1094" w:hanging="547"/>
        <w:contextualSpacing w:val="0"/>
        <w:rPr>
          <w:rFonts w:cs="Arial"/>
          <w:strike/>
          <w:szCs w:val="20"/>
        </w:rPr>
      </w:pPr>
      <w:r w:rsidRPr="00FB6A57">
        <w:rPr>
          <w:rFonts w:cs="Arial"/>
          <w:strike/>
          <w:szCs w:val="20"/>
        </w:rPr>
        <w:t>Responding to the assessed risks of material misstatement, including designing and performing further audit procedures to obtain sufficient appropriate audit evidence in accordance with ISA 330;</w:t>
      </w:r>
      <w:r w:rsidRPr="00FB6A57">
        <w:rPr>
          <w:rFonts w:cs="Arial"/>
          <w:strike/>
          <w:szCs w:val="20"/>
          <w:vertAlign w:val="superscript"/>
        </w:rPr>
        <w:footnoteReference w:id="12"/>
      </w:r>
      <w:r w:rsidRPr="00FB6A57">
        <w:rPr>
          <w:rFonts w:cs="Arial"/>
          <w:strike/>
          <w:szCs w:val="20"/>
        </w:rPr>
        <w:t xml:space="preserve"> and </w:t>
      </w:r>
    </w:p>
    <w:p w:rsidR="00FB6A57" w:rsidRPr="00FB6A57" w:rsidRDefault="00FB6A57" w:rsidP="00FB6A57">
      <w:pPr>
        <w:pStyle w:val="ListParagraph"/>
        <w:numPr>
          <w:ilvl w:val="0"/>
          <w:numId w:val="35"/>
        </w:numPr>
        <w:ind w:left="1094" w:hanging="547"/>
        <w:contextualSpacing w:val="0"/>
        <w:rPr>
          <w:rFonts w:cs="Arial"/>
          <w:strike/>
          <w:szCs w:val="20"/>
        </w:rPr>
      </w:pPr>
      <w:r w:rsidRPr="00FB6A57">
        <w:rPr>
          <w:rFonts w:cs="Arial"/>
          <w:strike/>
          <w:szCs w:val="20"/>
        </w:rPr>
        <w:t>Evaluating the sufficiency and appropriateness of audit evidence obtained (e.g., relating to assumptions or management’s oral and written representations).</w:t>
      </w:r>
    </w:p>
    <w:p w:rsidR="00D62C38" w:rsidRDefault="003E1141" w:rsidP="00550A68">
      <w:pPr>
        <w:ind w:left="547" w:hanging="547"/>
        <w:rPr>
          <w:rFonts w:cs="Arial"/>
          <w:strike/>
          <w:szCs w:val="20"/>
        </w:rPr>
      </w:pPr>
      <w:r w:rsidRPr="00961271">
        <w:rPr>
          <w:rFonts w:cs="Arial"/>
          <w:szCs w:val="20"/>
        </w:rPr>
        <w:t xml:space="preserve">A15. </w:t>
      </w:r>
      <w:r w:rsidRPr="00961271">
        <w:rPr>
          <w:rFonts w:cs="Arial"/>
          <w:szCs w:val="20"/>
        </w:rPr>
        <w:tab/>
      </w:r>
      <w:r w:rsidR="00335E48" w:rsidRPr="00335E48">
        <w:rPr>
          <w:rFonts w:cs="Arial"/>
          <w:szCs w:val="20"/>
        </w:rPr>
        <w:t>[</w:t>
      </w:r>
      <w:r w:rsidR="00335E48" w:rsidRPr="00C823F1">
        <w:rPr>
          <w:rFonts w:cs="Arial"/>
          <w:i/>
          <w:szCs w:val="20"/>
          <w:highlight w:val="yellow"/>
        </w:rPr>
        <w:t xml:space="preserve">First sentence of </w:t>
      </w:r>
      <w:r w:rsidR="00D75615" w:rsidRPr="00C823F1">
        <w:rPr>
          <w:rFonts w:cs="Arial"/>
          <w:i/>
          <w:szCs w:val="20"/>
          <w:highlight w:val="yellow"/>
        </w:rPr>
        <w:t xml:space="preserve">para. </w:t>
      </w:r>
      <w:r w:rsidR="00335E48" w:rsidRPr="00C823F1">
        <w:rPr>
          <w:rFonts w:cs="Arial"/>
          <w:i/>
          <w:szCs w:val="20"/>
          <w:highlight w:val="yellow"/>
        </w:rPr>
        <w:t>A15 – moved to A11a</w:t>
      </w:r>
      <w:r w:rsidR="00335E48">
        <w:rPr>
          <w:rFonts w:cs="Arial"/>
          <w:szCs w:val="20"/>
        </w:rPr>
        <w:t xml:space="preserve">] </w:t>
      </w:r>
      <w:r w:rsidRPr="00D62C38" w:rsidDel="00E817C5">
        <w:rPr>
          <w:rFonts w:cs="Arial"/>
          <w:strike/>
          <w:szCs w:val="20"/>
        </w:rPr>
        <w:t xml:space="preserve">Information obtained by performing risk assessment procedures and related activities in accordance with paragraphs 17 to 22 of this ISA is audit evidence that supports the identification and assessment of the risks of material misstatement. </w:t>
      </w:r>
      <w:r w:rsidR="00335E48" w:rsidRPr="00335E48">
        <w:rPr>
          <w:rFonts w:cs="Arial"/>
          <w:szCs w:val="20"/>
        </w:rPr>
        <w:t>[</w:t>
      </w:r>
      <w:r w:rsidR="00335E48" w:rsidRPr="00C823F1">
        <w:rPr>
          <w:rFonts w:cs="Arial"/>
          <w:i/>
          <w:szCs w:val="20"/>
          <w:highlight w:val="yellow"/>
        </w:rPr>
        <w:t xml:space="preserve">Second sentence of </w:t>
      </w:r>
      <w:r w:rsidR="00D75615" w:rsidRPr="00C823F1">
        <w:rPr>
          <w:rFonts w:cs="Arial"/>
          <w:i/>
          <w:szCs w:val="20"/>
          <w:highlight w:val="yellow"/>
        </w:rPr>
        <w:t xml:space="preserve">para. </w:t>
      </w:r>
      <w:r w:rsidR="00335E48" w:rsidRPr="00C823F1">
        <w:rPr>
          <w:rFonts w:cs="Arial"/>
          <w:i/>
          <w:szCs w:val="20"/>
          <w:highlight w:val="yellow"/>
        </w:rPr>
        <w:t>A15 – moved to A11b</w:t>
      </w:r>
      <w:r w:rsidR="00335E48">
        <w:rPr>
          <w:rFonts w:cs="Arial"/>
          <w:szCs w:val="20"/>
        </w:rPr>
        <w:t>]</w:t>
      </w:r>
      <w:r w:rsidR="00335E48">
        <w:rPr>
          <w:rFonts w:cs="Arial"/>
          <w:strike/>
          <w:szCs w:val="20"/>
        </w:rPr>
        <w:t xml:space="preserve"> </w:t>
      </w:r>
      <w:r w:rsidRPr="00D62C38" w:rsidDel="00E817C5">
        <w:rPr>
          <w:rFonts w:cs="Arial"/>
          <w:strike/>
          <w:szCs w:val="20"/>
        </w:rPr>
        <w:t xml:space="preserve">In addition, the auditor may obtain some audit evidence about classes of transactions, account balances, or disclosures, and related assertions, and about the operating effectiveness of controls, even though such risk assessment procedures were not specifically planned as substantive procedures or as tests of controls. </w:t>
      </w:r>
      <w:r w:rsidR="00335E48" w:rsidRPr="00335E48">
        <w:rPr>
          <w:rFonts w:cs="Arial"/>
          <w:szCs w:val="20"/>
        </w:rPr>
        <w:t>[</w:t>
      </w:r>
      <w:r w:rsidR="00335E48" w:rsidRPr="00C823F1">
        <w:rPr>
          <w:rFonts w:cs="Arial"/>
          <w:i/>
          <w:szCs w:val="20"/>
          <w:highlight w:val="yellow"/>
        </w:rPr>
        <w:t xml:space="preserve">Third sentence of </w:t>
      </w:r>
      <w:r w:rsidR="00D75615" w:rsidRPr="00C823F1">
        <w:rPr>
          <w:rFonts w:cs="Arial"/>
          <w:i/>
          <w:szCs w:val="20"/>
          <w:highlight w:val="yellow"/>
        </w:rPr>
        <w:t xml:space="preserve">para. </w:t>
      </w:r>
      <w:r w:rsidR="00335E48" w:rsidRPr="00C823F1">
        <w:rPr>
          <w:rFonts w:cs="Arial"/>
          <w:i/>
          <w:szCs w:val="20"/>
          <w:highlight w:val="yellow"/>
        </w:rPr>
        <w:t>A15 – moved to A20b</w:t>
      </w:r>
      <w:r w:rsidR="00335E48">
        <w:rPr>
          <w:rFonts w:cs="Arial"/>
          <w:szCs w:val="20"/>
        </w:rPr>
        <w:t xml:space="preserve">] </w:t>
      </w:r>
      <w:r w:rsidRPr="00D62C38" w:rsidDel="00E817C5">
        <w:rPr>
          <w:rFonts w:cs="Arial"/>
          <w:strike/>
          <w:szCs w:val="20"/>
        </w:rPr>
        <w:t xml:space="preserve">The auditor may also perform designed substantive procedures or tests of controls concurrently with risk assessment procedures because it is efficient to do so. </w:t>
      </w:r>
      <w:bookmarkStart w:id="39" w:name="_Hlk10039925"/>
      <w:r w:rsidR="00335E48">
        <w:rPr>
          <w:rFonts w:cs="Arial"/>
          <w:szCs w:val="20"/>
        </w:rPr>
        <w:t>[</w:t>
      </w:r>
      <w:r w:rsidR="00335E48" w:rsidRPr="00C823F1">
        <w:rPr>
          <w:rFonts w:cs="Arial"/>
          <w:i/>
          <w:szCs w:val="20"/>
          <w:highlight w:val="yellow"/>
        </w:rPr>
        <w:t xml:space="preserve">Last sentence of </w:t>
      </w:r>
      <w:r w:rsidR="00D75615" w:rsidRPr="00C823F1">
        <w:rPr>
          <w:rFonts w:cs="Arial"/>
          <w:i/>
          <w:szCs w:val="20"/>
          <w:highlight w:val="yellow"/>
        </w:rPr>
        <w:t xml:space="preserve">para. </w:t>
      </w:r>
      <w:r w:rsidR="00335E48" w:rsidRPr="00C823F1">
        <w:rPr>
          <w:rFonts w:cs="Arial"/>
          <w:i/>
          <w:szCs w:val="20"/>
          <w:highlight w:val="yellow"/>
        </w:rPr>
        <w:t>A15 – moved to A20a</w:t>
      </w:r>
      <w:r w:rsidR="00335E48">
        <w:rPr>
          <w:rFonts w:cs="Arial"/>
          <w:szCs w:val="20"/>
        </w:rPr>
        <w:t xml:space="preserve">] </w:t>
      </w:r>
      <w:r w:rsidRPr="00D62C38" w:rsidDel="00E817C5">
        <w:rPr>
          <w:rFonts w:cs="Arial"/>
          <w:strike/>
          <w:szCs w:val="20"/>
        </w:rPr>
        <w:t xml:space="preserve">For example, </w:t>
      </w:r>
      <w:proofErr w:type="gramStart"/>
      <w:r w:rsidRPr="00D62C38" w:rsidDel="00E817C5">
        <w:rPr>
          <w:rFonts w:cs="Arial"/>
          <w:strike/>
          <w:szCs w:val="20"/>
        </w:rPr>
        <w:t>through the use of</w:t>
      </w:r>
      <w:proofErr w:type="gramEnd"/>
      <w:r w:rsidRPr="00D62C38" w:rsidDel="00E817C5">
        <w:rPr>
          <w:rFonts w:cs="Arial"/>
          <w:strike/>
          <w:szCs w:val="20"/>
        </w:rPr>
        <w:t xml:space="preserve"> technology the auditor may perform procedures on large volumes of data, and audit evidence may be obtained that provides information that is useful for the identification and assessment of risks of material misstatement, as well as providing sufficient appropriate audit evidence to support the conclusion that  the possibility of a material misstatement is remote.</w:t>
      </w:r>
      <w:r w:rsidRPr="00D62C38">
        <w:rPr>
          <w:rFonts w:cs="Arial"/>
          <w:strike/>
          <w:szCs w:val="20"/>
        </w:rPr>
        <w:t xml:space="preserve"> </w:t>
      </w:r>
    </w:p>
    <w:bookmarkEnd w:id="39"/>
    <w:p w:rsidR="00616FDC" w:rsidRPr="009B619E" w:rsidRDefault="00616FDC" w:rsidP="00616FDC">
      <w:pPr>
        <w:ind w:left="547" w:hanging="547"/>
        <w:rPr>
          <w:ins w:id="40" w:author="Author"/>
        </w:rPr>
      </w:pPr>
      <w:ins w:id="41" w:author="Author">
        <w:r>
          <w:rPr>
            <w:rFonts w:cs="Arial"/>
            <w:szCs w:val="20"/>
          </w:rPr>
          <w:t xml:space="preserve">A15a. </w:t>
        </w:r>
        <w:r w:rsidRPr="009B619E">
          <w:t xml:space="preserve">Professional skepticism is necessary </w:t>
        </w:r>
        <w:r>
          <w:t>for</w:t>
        </w:r>
        <w:r w:rsidRPr="009B619E">
          <w:t xml:space="preserve"> the critical assessment of audit evidence</w:t>
        </w:r>
        <w:r>
          <w:t xml:space="preserve"> gathered when performing risk assessment </w:t>
        </w:r>
        <w:proofErr w:type="gramStart"/>
        <w:r>
          <w:t>procedures</w:t>
        </w:r>
        <w:r w:rsidRPr="009B619E">
          <w:t>,</w:t>
        </w:r>
        <w:r>
          <w:t xml:space="preserve"> and</w:t>
        </w:r>
        <w:proofErr w:type="gramEnd"/>
        <w:r w:rsidRPr="009B619E">
          <w:t xml:space="preserve"> assists the auditor in remaining alert for possible indications of management bias</w:t>
        </w:r>
        <w:r>
          <w:t xml:space="preserve">. </w:t>
        </w:r>
        <w:r w:rsidRPr="009B619E">
          <w:t xml:space="preserve"> </w:t>
        </w:r>
        <w:r>
          <w:t>Professional skepticism</w:t>
        </w:r>
        <w:r w:rsidRPr="009B619E">
          <w:t xml:space="preserve"> is an attitude which is applied</w:t>
        </w:r>
        <w:r>
          <w:t xml:space="preserve"> by the auditor when</w:t>
        </w:r>
        <w:r w:rsidRPr="009B619E">
          <w:t xml:space="preserve"> making professional judgments that then provides the basis for the auditor</w:t>
        </w:r>
        <w:r w:rsidR="00155975">
          <w:t>’</w:t>
        </w:r>
        <w:r w:rsidRPr="009B619E">
          <w:t>s</w:t>
        </w:r>
        <w:del w:id="42" w:author="Author">
          <w:r w:rsidRPr="009B619E" w:rsidDel="00155975">
            <w:delText>’</w:delText>
          </w:r>
        </w:del>
        <w:r w:rsidRPr="009B619E">
          <w:t xml:space="preserve"> actions. The auditor applies their professional judgment in determining when they have audit evidence </w:t>
        </w:r>
        <w:r w:rsidR="00155975">
          <w:t>that provides an appropriate basis for</w:t>
        </w:r>
        <w:r w:rsidRPr="009B619E">
          <w:t xml:space="preserve"> risk </w:t>
        </w:r>
        <w:proofErr w:type="gramStart"/>
        <w:r w:rsidRPr="009B619E">
          <w:t>assessment</w:t>
        </w:r>
        <w:r>
          <w:t>,</w:t>
        </w:r>
        <w:r w:rsidRPr="009B619E">
          <w:t xml:space="preserve"> and</w:t>
        </w:r>
        <w:proofErr w:type="gramEnd"/>
        <w:r w:rsidRPr="009B619E">
          <w:t xml:space="preserve"> is </w:t>
        </w:r>
        <w:r>
          <w:t>also</w:t>
        </w:r>
        <w:r w:rsidR="00155975">
          <w:t xml:space="preserve"> </w:t>
        </w:r>
        <w:r w:rsidRPr="009B619E">
          <w:t xml:space="preserve">applied in </w:t>
        </w:r>
        <w:r w:rsidR="003B36BE">
          <w:t>designing</w:t>
        </w:r>
        <w:r w:rsidRPr="009B619E">
          <w:t xml:space="preserve"> the</w:t>
        </w:r>
        <w:r>
          <w:t xml:space="preserve"> auditor’s</w:t>
        </w:r>
        <w:r w:rsidRPr="009B619E">
          <w:t xml:space="preserve"> responses to</w:t>
        </w:r>
        <w:r w:rsidR="00155975">
          <w:t xml:space="preserve"> assessed</w:t>
        </w:r>
        <w:r w:rsidRPr="009B619E">
          <w:t xml:space="preserve"> risks of material misstatement. </w:t>
        </w:r>
      </w:ins>
    </w:p>
    <w:p w:rsidR="00AF5620" w:rsidRPr="00007F95" w:rsidRDefault="00AF5620" w:rsidP="00541095">
      <w:pPr>
        <w:keepNext/>
        <w:ind w:left="547" w:hanging="547"/>
        <w:rPr>
          <w:ins w:id="43" w:author="Author"/>
        </w:rPr>
      </w:pPr>
      <w:ins w:id="44" w:author="Author">
        <w:r>
          <w:t>A15b.</w:t>
        </w:r>
        <w:r>
          <w:tab/>
        </w:r>
        <w:r w:rsidR="00007F95" w:rsidRPr="00007F95">
          <w:t xml:space="preserve">Obtaining audit evidence from risk assessment procedures in an unbiased manner may involve obtaining evidence from multiple sources within and outside the entity. However, the auditor is not required to perform an exhaustive search to identify all possible sources of audit evidence. </w:t>
        </w:r>
      </w:ins>
    </w:p>
    <w:p w:rsidR="00616FDC" w:rsidRPr="009B619E" w:rsidRDefault="00616FDC" w:rsidP="00541095">
      <w:pPr>
        <w:keepNext/>
        <w:ind w:left="547" w:hanging="547"/>
        <w:rPr>
          <w:ins w:id="45" w:author="Author"/>
        </w:rPr>
      </w:pPr>
      <w:ins w:id="46" w:author="Author">
        <w:r w:rsidRPr="00007F95">
          <w:t>A15</w:t>
        </w:r>
        <w:r w:rsidR="00AF5620" w:rsidRPr="00007F95">
          <w:t>c</w:t>
        </w:r>
        <w:r w:rsidRPr="00007F95">
          <w:t xml:space="preserve">.The application of professional </w:t>
        </w:r>
        <w:proofErr w:type="spellStart"/>
        <w:r w:rsidRPr="00007F95">
          <w:t>skeptis</w:t>
        </w:r>
        <w:del w:id="47" w:author="Author">
          <w:r w:rsidRPr="00007F95" w:rsidDel="00155975">
            <w:delText>i</w:delText>
          </w:r>
        </w:del>
        <w:r w:rsidRPr="00007F95">
          <w:t>m</w:t>
        </w:r>
        <w:proofErr w:type="spellEnd"/>
        <w:r w:rsidRPr="00007F95">
          <w:t xml:space="preserve"> by the auditor may include:</w:t>
        </w:r>
        <w:r w:rsidRPr="009B619E">
          <w:t xml:space="preserve"> </w:t>
        </w:r>
      </w:ins>
    </w:p>
    <w:p w:rsidR="00616FDC" w:rsidRPr="009B619E" w:rsidRDefault="00616FDC" w:rsidP="007B1D35">
      <w:pPr>
        <w:pStyle w:val="ListParagraph"/>
        <w:numPr>
          <w:ilvl w:val="0"/>
          <w:numId w:val="86"/>
        </w:numPr>
        <w:ind w:left="1094" w:hanging="547"/>
        <w:contextualSpacing w:val="0"/>
        <w:rPr>
          <w:ins w:id="48" w:author="Author"/>
        </w:rPr>
      </w:pPr>
      <w:ins w:id="49" w:author="Author">
        <w:r>
          <w:t>Q</w:t>
        </w:r>
        <w:r w:rsidRPr="009B619E">
          <w:t xml:space="preserve">uestioning contradictory </w:t>
        </w:r>
        <w:r>
          <w:t xml:space="preserve">information </w:t>
        </w:r>
        <w:r w:rsidRPr="009B619E">
          <w:t>and the reliability of documents</w:t>
        </w:r>
        <w:r>
          <w:t>;</w:t>
        </w:r>
      </w:ins>
    </w:p>
    <w:p w:rsidR="00616FDC" w:rsidRPr="009B619E" w:rsidRDefault="00616FDC" w:rsidP="007B1D35">
      <w:pPr>
        <w:pStyle w:val="ListParagraph"/>
        <w:numPr>
          <w:ilvl w:val="0"/>
          <w:numId w:val="86"/>
        </w:numPr>
        <w:ind w:left="1094" w:hanging="547"/>
        <w:contextualSpacing w:val="0"/>
        <w:rPr>
          <w:ins w:id="50" w:author="Author"/>
        </w:rPr>
      </w:pPr>
      <w:ins w:id="51" w:author="Author">
        <w:r>
          <w:lastRenderedPageBreak/>
          <w:t>C</w:t>
        </w:r>
        <w:r w:rsidRPr="009B619E">
          <w:t>onsidering responses to inquiries and other information obtained from management and those charged with governance</w:t>
        </w:r>
        <w:r>
          <w:t>;</w:t>
        </w:r>
      </w:ins>
    </w:p>
    <w:p w:rsidR="00616FDC" w:rsidRPr="009B619E" w:rsidRDefault="00616FDC" w:rsidP="007B1D35">
      <w:pPr>
        <w:pStyle w:val="ListParagraph"/>
        <w:numPr>
          <w:ilvl w:val="0"/>
          <w:numId w:val="86"/>
        </w:numPr>
        <w:ind w:left="1094" w:hanging="547"/>
        <w:contextualSpacing w:val="0"/>
        <w:rPr>
          <w:ins w:id="52" w:author="Author"/>
        </w:rPr>
      </w:pPr>
      <w:ins w:id="53" w:author="Author">
        <w:r>
          <w:t>B</w:t>
        </w:r>
        <w:r w:rsidRPr="009B619E">
          <w:t>eing alert to conditions that may indicate possible misstatement due to error or fraud</w:t>
        </w:r>
        <w:r>
          <w:t>;</w:t>
        </w:r>
        <w:r w:rsidRPr="009B619E">
          <w:t xml:space="preserve"> and</w:t>
        </w:r>
      </w:ins>
    </w:p>
    <w:p w:rsidR="00616FDC" w:rsidRPr="009B619E" w:rsidRDefault="00616FDC" w:rsidP="007B1D35">
      <w:pPr>
        <w:pStyle w:val="ListParagraph"/>
        <w:numPr>
          <w:ilvl w:val="0"/>
          <w:numId w:val="86"/>
        </w:numPr>
        <w:ind w:left="1094" w:hanging="547"/>
        <w:contextualSpacing w:val="0"/>
        <w:rPr>
          <w:ins w:id="54" w:author="Author"/>
        </w:rPr>
      </w:pPr>
      <w:ins w:id="55" w:author="Author">
        <w:r>
          <w:t>C</w:t>
        </w:r>
        <w:r w:rsidRPr="009B619E">
          <w:t xml:space="preserve">onsidering </w:t>
        </w:r>
        <w:r w:rsidR="00155975">
          <w:t xml:space="preserve">whether </w:t>
        </w:r>
        <w:r w:rsidRPr="009B619E">
          <w:t xml:space="preserve">audit evidence obtained </w:t>
        </w:r>
        <w:del w:id="56" w:author="Author">
          <w:r w:rsidDel="00155975">
            <w:delText xml:space="preserve">to </w:delText>
          </w:r>
        </w:del>
        <w:r>
          <w:t>support</w:t>
        </w:r>
        <w:r w:rsidR="00155975">
          <w:t>s</w:t>
        </w:r>
        <w:r>
          <w:t xml:space="preserve"> the auditor’s identification and assessment of the risks of material misstatement </w:t>
        </w:r>
        <w:r w:rsidRPr="009B619E">
          <w:t xml:space="preserve">in light of the </w:t>
        </w:r>
        <w:r>
          <w:t xml:space="preserve">entity’s nature and </w:t>
        </w:r>
        <w:r w:rsidRPr="009B619E">
          <w:t xml:space="preserve">circumstances.  </w:t>
        </w:r>
      </w:ins>
    </w:p>
    <w:p w:rsidR="00472C05" w:rsidRPr="00472C05" w:rsidRDefault="00472C05" w:rsidP="00D62C38">
      <w:pPr>
        <w:keepNext/>
        <w:tabs>
          <w:tab w:val="left" w:pos="8955"/>
        </w:tabs>
        <w:ind w:left="547" w:hanging="547"/>
        <w:rPr>
          <w:rFonts w:cs="Arial"/>
          <w:b/>
          <w:szCs w:val="20"/>
        </w:rPr>
      </w:pPr>
      <w:ins w:id="57" w:author="Author">
        <w:r w:rsidRPr="00472C05">
          <w:rPr>
            <w:rFonts w:cs="Arial"/>
            <w:b/>
            <w:szCs w:val="20"/>
          </w:rPr>
          <w:t>Scalability</w:t>
        </w:r>
      </w:ins>
    </w:p>
    <w:p w:rsidR="003E1141" w:rsidRPr="00041E6C" w:rsidRDefault="003E1141" w:rsidP="00971C2C">
      <w:pPr>
        <w:ind w:left="547" w:hanging="547"/>
        <w:rPr>
          <w:rFonts w:cs="Arial"/>
          <w:strike/>
          <w:szCs w:val="20"/>
        </w:rPr>
      </w:pPr>
      <w:r w:rsidRPr="00961271">
        <w:rPr>
          <w:rFonts w:cs="Arial"/>
          <w:szCs w:val="20"/>
        </w:rPr>
        <w:t xml:space="preserve">A16. </w:t>
      </w:r>
      <w:r w:rsidRPr="00961271">
        <w:rPr>
          <w:rFonts w:cs="Arial"/>
          <w:szCs w:val="20"/>
        </w:rPr>
        <w:tab/>
      </w:r>
      <w:ins w:id="58" w:author="Author">
        <w:r w:rsidR="00922E71" w:rsidRPr="00961271">
          <w:rPr>
            <w:rFonts w:cs="Arial"/>
            <w:szCs w:val="20"/>
          </w:rPr>
          <w:t xml:space="preserve">The nature and extent of </w:t>
        </w:r>
        <w:r w:rsidR="00922E71">
          <w:rPr>
            <w:rFonts w:cs="Arial"/>
            <w:szCs w:val="20"/>
          </w:rPr>
          <w:t>risk assessment procedures</w:t>
        </w:r>
        <w:r w:rsidR="00922E71" w:rsidRPr="00961271">
          <w:rPr>
            <w:rFonts w:cs="Arial"/>
            <w:szCs w:val="20"/>
          </w:rPr>
          <w:t xml:space="preserve"> </w:t>
        </w:r>
        <w:r w:rsidR="004340E6">
          <w:rPr>
            <w:rFonts w:cs="Arial"/>
            <w:szCs w:val="20"/>
          </w:rPr>
          <w:t xml:space="preserve">necessary to provide an appropriate basis for the risk identification and assessment and the design of further audit procedures </w:t>
        </w:r>
        <w:r w:rsidR="00922E71" w:rsidRPr="00961271">
          <w:rPr>
            <w:rFonts w:cs="Arial"/>
            <w:szCs w:val="20"/>
          </w:rPr>
          <w:t xml:space="preserve">will </w:t>
        </w:r>
        <w:r w:rsidR="004340E6">
          <w:rPr>
            <w:rFonts w:cs="Arial"/>
            <w:szCs w:val="20"/>
          </w:rPr>
          <w:t>vary based on</w:t>
        </w:r>
        <w:r w:rsidR="00922E71" w:rsidRPr="00961271">
          <w:rPr>
            <w:rFonts w:cs="Arial"/>
            <w:szCs w:val="20"/>
          </w:rPr>
          <w:t xml:space="preserve"> the nature</w:t>
        </w:r>
        <w:r w:rsidR="008E2894">
          <w:rPr>
            <w:rFonts w:cs="Arial"/>
            <w:szCs w:val="20"/>
          </w:rPr>
          <w:t xml:space="preserve"> (e,</w:t>
        </w:r>
        <w:proofErr w:type="gramStart"/>
        <w:r w:rsidR="008E2894">
          <w:rPr>
            <w:rFonts w:cs="Arial"/>
            <w:szCs w:val="20"/>
          </w:rPr>
          <w:t>g,,</w:t>
        </w:r>
        <w:proofErr w:type="gramEnd"/>
        <w:del w:id="59" w:author="Author">
          <w:r w:rsidR="00922E71" w:rsidRPr="00961271" w:rsidDel="008E2894">
            <w:rPr>
              <w:rFonts w:cs="Arial"/>
              <w:szCs w:val="20"/>
            </w:rPr>
            <w:delText xml:space="preserve">, </w:delText>
          </w:r>
        </w:del>
        <w:r w:rsidR="00922E71" w:rsidRPr="00961271">
          <w:rPr>
            <w:rFonts w:cs="Arial"/>
            <w:szCs w:val="20"/>
          </w:rPr>
          <w:t>size and complexity</w:t>
        </w:r>
        <w:r w:rsidR="008E2894">
          <w:rPr>
            <w:rFonts w:cs="Arial"/>
            <w:szCs w:val="20"/>
          </w:rPr>
          <w:t xml:space="preserve">) and circumstances </w:t>
        </w:r>
        <w:del w:id="60" w:author="Author">
          <w:r w:rsidR="00922E71" w:rsidRPr="00961271" w:rsidDel="004340E6">
            <w:rPr>
              <w:rFonts w:cs="Arial"/>
              <w:szCs w:val="20"/>
            </w:rPr>
            <w:delText xml:space="preserve"> </w:delText>
          </w:r>
        </w:del>
        <w:r w:rsidR="00922E71" w:rsidRPr="00961271">
          <w:rPr>
            <w:rFonts w:cs="Arial"/>
            <w:szCs w:val="20"/>
          </w:rPr>
          <w:t>of the entity</w:t>
        </w:r>
        <w:r w:rsidR="003F4FFC">
          <w:rPr>
            <w:rFonts w:cs="Arial"/>
            <w:szCs w:val="20"/>
          </w:rPr>
          <w:t xml:space="preserve"> (e.g., the formality of the entity’s policies and procedures, and processes and systems)</w:t>
        </w:r>
        <w:r w:rsidR="008E2894">
          <w:rPr>
            <w:rFonts w:cs="Arial"/>
            <w:szCs w:val="20"/>
          </w:rPr>
          <w:t xml:space="preserve">. </w:t>
        </w:r>
        <w:del w:id="61" w:author="Author">
          <w:r w:rsidR="00922E71" w:rsidDel="008E2894">
            <w:rPr>
              <w:rFonts w:cs="Arial"/>
              <w:szCs w:val="20"/>
            </w:rPr>
            <w:delText xml:space="preserve">. </w:delText>
          </w:r>
        </w:del>
      </w:ins>
      <w:r w:rsidRPr="00961271">
        <w:rPr>
          <w:rFonts w:cs="Arial"/>
          <w:szCs w:val="20"/>
        </w:rPr>
        <w:t xml:space="preserve">The auditor uses professional judgment to determine the nature and extent of the </w:t>
      </w:r>
      <w:del w:id="62" w:author="Author">
        <w:r w:rsidRPr="00961271" w:rsidDel="00922E71">
          <w:rPr>
            <w:rFonts w:cs="Arial"/>
            <w:szCs w:val="20"/>
          </w:rPr>
          <w:delText>required understanding</w:delText>
        </w:r>
      </w:del>
      <w:r w:rsidR="00041E6C">
        <w:rPr>
          <w:rFonts w:cs="Arial"/>
          <w:szCs w:val="20"/>
        </w:rPr>
        <w:t xml:space="preserve"> </w:t>
      </w:r>
      <w:ins w:id="63" w:author="Author">
        <w:r w:rsidR="00922E71">
          <w:rPr>
            <w:rFonts w:cs="Arial"/>
            <w:szCs w:val="20"/>
          </w:rPr>
          <w:t>risk assessment procedures to be performed</w:t>
        </w:r>
      </w:ins>
      <w:r w:rsidRPr="00961271">
        <w:rPr>
          <w:rFonts w:cs="Arial"/>
          <w:szCs w:val="20"/>
        </w:rPr>
        <w:t xml:space="preserve">. The auditor’s primary consideration is whether the understanding that has been obtained meets the objective stated in this ISA. </w:t>
      </w:r>
      <w:r w:rsidR="00596F9E">
        <w:rPr>
          <w:rFonts w:cs="Arial"/>
          <w:szCs w:val="20"/>
        </w:rPr>
        <w:t>[</w:t>
      </w:r>
      <w:r w:rsidR="00041E6C" w:rsidRPr="00C823F1">
        <w:rPr>
          <w:rFonts w:cs="Arial"/>
          <w:i/>
          <w:szCs w:val="20"/>
          <w:highlight w:val="yellow"/>
        </w:rPr>
        <w:t xml:space="preserve">Remainder of A16 </w:t>
      </w:r>
      <w:r w:rsidR="00596F9E" w:rsidRPr="00C823F1">
        <w:rPr>
          <w:rFonts w:cs="Arial"/>
          <w:i/>
          <w:szCs w:val="20"/>
          <w:highlight w:val="yellow"/>
        </w:rPr>
        <w:t xml:space="preserve"> moved to </w:t>
      </w:r>
      <w:r w:rsidR="00041E6C" w:rsidRPr="00C823F1">
        <w:rPr>
          <w:rFonts w:cs="Arial"/>
          <w:i/>
          <w:szCs w:val="20"/>
          <w:highlight w:val="yellow"/>
        </w:rPr>
        <w:t>p</w:t>
      </w:r>
      <w:r w:rsidR="00596F9E" w:rsidRPr="00C823F1">
        <w:rPr>
          <w:rFonts w:cs="Arial"/>
          <w:i/>
          <w:szCs w:val="20"/>
          <w:highlight w:val="yellow"/>
        </w:rPr>
        <w:t>ara. A47e</w:t>
      </w:r>
      <w:r w:rsidR="00596F9E">
        <w:rPr>
          <w:rFonts w:cs="Arial"/>
          <w:szCs w:val="20"/>
        </w:rPr>
        <w:t xml:space="preserve">] </w:t>
      </w:r>
      <w:r w:rsidRPr="00041E6C" w:rsidDel="00922E71">
        <w:rPr>
          <w:rFonts w:cs="Arial"/>
          <w:strike/>
          <w:szCs w:val="20"/>
        </w:rPr>
        <w:t xml:space="preserve">The auditor’s risk assessment procedures to obtain the overall understanding may be less extensive in audits of smaller and less complex entities. The depth of the overall understanding that is required by the auditor is less than that possessed by management in managing the entity. </w:t>
      </w:r>
    </w:p>
    <w:p w:rsidR="003F4FFC" w:rsidRDefault="00472C05" w:rsidP="003F4FFC">
      <w:pPr>
        <w:spacing w:after="120"/>
        <w:ind w:left="547" w:hanging="547"/>
        <w:rPr>
          <w:ins w:id="64" w:author="Author"/>
          <w:rFonts w:cs="Arial"/>
          <w:szCs w:val="20"/>
        </w:rPr>
      </w:pPr>
      <w:ins w:id="65" w:author="Author">
        <w:r>
          <w:rPr>
            <w:rFonts w:cs="Arial"/>
            <w:szCs w:val="20"/>
          </w:rPr>
          <w:t>A1</w:t>
        </w:r>
        <w:r w:rsidR="00BC0347">
          <w:rPr>
            <w:rFonts w:cs="Arial"/>
            <w:szCs w:val="20"/>
          </w:rPr>
          <w:t>6</w:t>
        </w:r>
        <w:r w:rsidR="00AB2E03">
          <w:rPr>
            <w:rFonts w:cs="Arial"/>
            <w:szCs w:val="20"/>
          </w:rPr>
          <w:t>a</w:t>
        </w:r>
        <w:r>
          <w:rPr>
            <w:rFonts w:cs="Arial"/>
            <w:szCs w:val="20"/>
          </w:rPr>
          <w:t xml:space="preserve">. </w:t>
        </w:r>
        <w:r w:rsidR="00155975">
          <w:rPr>
            <w:rFonts w:cs="Arial"/>
            <w:szCs w:val="20"/>
          </w:rPr>
          <w:t>Although t</w:t>
        </w:r>
        <w:r w:rsidRPr="00961271">
          <w:rPr>
            <w:rFonts w:cs="Arial"/>
            <w:szCs w:val="20"/>
          </w:rPr>
          <w:t>he extent to which an entity’s</w:t>
        </w:r>
        <w:r w:rsidR="003927A3">
          <w:rPr>
            <w:rFonts w:cs="Arial"/>
            <w:szCs w:val="20"/>
          </w:rPr>
          <w:t xml:space="preserve"> policies and procedures, and</w:t>
        </w:r>
        <w:r w:rsidRPr="00961271">
          <w:rPr>
            <w:rFonts w:cs="Arial"/>
            <w:szCs w:val="20"/>
          </w:rPr>
          <w:t xml:space="preserve"> </w:t>
        </w:r>
        <w:r w:rsidR="00922E71">
          <w:rPr>
            <w:rFonts w:cs="Arial"/>
            <w:szCs w:val="20"/>
          </w:rPr>
          <w:t>processes and systems are</w:t>
        </w:r>
        <w:r w:rsidRPr="00961271">
          <w:rPr>
            <w:rFonts w:cs="Arial"/>
            <w:szCs w:val="20"/>
          </w:rPr>
          <w:t xml:space="preserve"> formalized may vary</w:t>
        </w:r>
        <w:r w:rsidR="004724B3">
          <w:rPr>
            <w:rFonts w:cs="Arial"/>
            <w:szCs w:val="20"/>
          </w:rPr>
          <w:t>, the auditor is still required to obtain an understanding of that</w:t>
        </w:r>
        <w:r w:rsidR="008F5D49">
          <w:rPr>
            <w:rFonts w:cs="Arial"/>
            <w:szCs w:val="20"/>
          </w:rPr>
          <w:t xml:space="preserve"> aspect.</w:t>
        </w:r>
        <w:r w:rsidRPr="00961271">
          <w:rPr>
            <w:rFonts w:cs="Arial"/>
            <w:szCs w:val="20"/>
          </w:rPr>
          <w:t xml:space="preserve"> </w:t>
        </w:r>
      </w:ins>
    </w:p>
    <w:tbl>
      <w:tblPr>
        <w:tblStyle w:val="TableGrid"/>
        <w:tblW w:w="0" w:type="auto"/>
        <w:tblInd w:w="547" w:type="dxa"/>
        <w:tblLook w:val="04A0" w:firstRow="1" w:lastRow="0" w:firstColumn="1" w:lastColumn="0" w:noHBand="0" w:noVBand="1"/>
      </w:tblPr>
      <w:tblGrid>
        <w:gridCol w:w="8793"/>
      </w:tblGrid>
      <w:tr w:rsidR="003F4FFC" w:rsidTr="003F4FFC">
        <w:trPr>
          <w:ins w:id="66" w:author="Author"/>
        </w:trPr>
        <w:tc>
          <w:tcPr>
            <w:tcW w:w="9340" w:type="dxa"/>
          </w:tcPr>
          <w:p w:rsidR="003F4FFC" w:rsidRDefault="003F4FFC" w:rsidP="00971C2C">
            <w:pPr>
              <w:rPr>
                <w:ins w:id="67" w:author="Author"/>
                <w:rFonts w:cs="Arial"/>
                <w:szCs w:val="20"/>
              </w:rPr>
            </w:pPr>
            <w:ins w:id="68" w:author="Author">
              <w:r>
                <w:rPr>
                  <w:rFonts w:cs="Arial"/>
                  <w:szCs w:val="20"/>
                </w:rPr>
                <w:t>Examples:</w:t>
              </w:r>
            </w:ins>
          </w:p>
          <w:p w:rsidR="003F4FFC" w:rsidRDefault="003F4FFC" w:rsidP="00971C2C">
            <w:pPr>
              <w:rPr>
                <w:ins w:id="69" w:author="Author"/>
                <w:rFonts w:cs="Arial"/>
                <w:szCs w:val="20"/>
              </w:rPr>
            </w:pPr>
            <w:ins w:id="70" w:author="Author">
              <w:r w:rsidRPr="00961271">
                <w:rPr>
                  <w:rFonts w:cs="Arial"/>
                  <w:szCs w:val="20"/>
                </w:rPr>
                <w:t xml:space="preserve">Some entities, including less complex entities, and particularly owner-managed entities, may not have established structured </w:t>
              </w:r>
              <w:r>
                <w:rPr>
                  <w:rFonts w:cs="Arial"/>
                  <w:szCs w:val="20"/>
                </w:rPr>
                <w:t>processes and systems</w:t>
              </w:r>
              <w:r w:rsidRPr="00961271">
                <w:rPr>
                  <w:rFonts w:cs="Arial"/>
                  <w:szCs w:val="20"/>
                </w:rPr>
                <w:t xml:space="preserve">, </w:t>
              </w:r>
              <w:r>
                <w:rPr>
                  <w:rFonts w:cs="Arial"/>
                  <w:szCs w:val="20"/>
                </w:rPr>
                <w:t xml:space="preserve">with limited documentation or </w:t>
              </w:r>
              <w:del w:id="71" w:author="Author">
                <w:r w:rsidDel="00155975">
                  <w:rPr>
                    <w:rFonts w:cs="Arial"/>
                    <w:szCs w:val="20"/>
                  </w:rPr>
                  <w:delText xml:space="preserve">the </w:delText>
                </w:r>
              </w:del>
              <w:r>
                <w:rPr>
                  <w:rFonts w:cs="Arial"/>
                  <w:szCs w:val="20"/>
                </w:rPr>
                <w:t xml:space="preserve">irregularity </w:t>
              </w:r>
              <w:del w:id="72" w:author="Author">
                <w:r w:rsidDel="00155975">
                  <w:rPr>
                    <w:rFonts w:cs="Arial"/>
                    <w:szCs w:val="20"/>
                  </w:rPr>
                  <w:delText>with which</w:delText>
                </w:r>
              </w:del>
              <w:r w:rsidR="00155975">
                <w:rPr>
                  <w:rFonts w:cs="Arial"/>
                  <w:szCs w:val="20"/>
                </w:rPr>
                <w:t>in how</w:t>
              </w:r>
              <w:r>
                <w:rPr>
                  <w:rFonts w:cs="Arial"/>
                  <w:szCs w:val="20"/>
                </w:rPr>
                <w:t xml:space="preserve"> the process is undertaken</w:t>
              </w:r>
              <w:r w:rsidR="004724B3">
                <w:rPr>
                  <w:rFonts w:cs="Arial"/>
                  <w:szCs w:val="20"/>
                </w:rPr>
                <w:t xml:space="preserve">, such as the </w:t>
              </w:r>
              <w:r w:rsidR="00155975">
                <w:rPr>
                  <w:rFonts w:cs="Arial"/>
                  <w:szCs w:val="20"/>
                </w:rPr>
                <w:t xml:space="preserve">entity’s </w:t>
              </w:r>
              <w:r w:rsidR="004724B3">
                <w:rPr>
                  <w:rFonts w:cs="Arial"/>
                  <w:szCs w:val="20"/>
                </w:rPr>
                <w:t xml:space="preserve">risk assessment process or the </w:t>
              </w:r>
              <w:r w:rsidR="00155975">
                <w:rPr>
                  <w:rFonts w:cs="Arial"/>
                  <w:szCs w:val="20"/>
                </w:rPr>
                <w:t xml:space="preserve">entity’s </w:t>
              </w:r>
              <w:r w:rsidR="004724B3">
                <w:rPr>
                  <w:rFonts w:cs="Arial"/>
                  <w:szCs w:val="20"/>
                </w:rPr>
                <w:t>process to monitor the system of internal control</w:t>
              </w:r>
              <w:r w:rsidRPr="00961271">
                <w:rPr>
                  <w:rFonts w:cs="Arial"/>
                  <w:szCs w:val="20"/>
                </w:rPr>
                <w:t xml:space="preserve">. </w:t>
              </w:r>
              <w:r w:rsidR="00155975">
                <w:rPr>
                  <w:rFonts w:cs="Arial"/>
                  <w:szCs w:val="20"/>
                </w:rPr>
                <w:t>When such systems and processes lack formality</w:t>
              </w:r>
              <w:r>
                <w:rPr>
                  <w:rFonts w:cs="Arial"/>
                  <w:szCs w:val="20"/>
                </w:rPr>
                <w:t xml:space="preserve">, </w:t>
              </w:r>
              <w:r w:rsidRPr="00961271">
                <w:rPr>
                  <w:rFonts w:cs="Arial"/>
                  <w:szCs w:val="20"/>
                </w:rPr>
                <w:t xml:space="preserve">the auditor may still </w:t>
              </w:r>
              <w:r>
                <w:rPr>
                  <w:rFonts w:cs="Arial"/>
                  <w:szCs w:val="20"/>
                </w:rPr>
                <w:t>perform risk assessment procedures</w:t>
              </w:r>
              <w:r w:rsidRPr="00961271">
                <w:rPr>
                  <w:rFonts w:cs="Arial"/>
                  <w:szCs w:val="20"/>
                </w:rPr>
                <w:t xml:space="preserve"> through observation and inquiry.</w:t>
              </w:r>
              <w:r w:rsidR="004724B3">
                <w:rPr>
                  <w:rFonts w:cs="Arial"/>
                  <w:szCs w:val="20"/>
                </w:rPr>
                <w:t xml:space="preserve"> </w:t>
              </w:r>
            </w:ins>
          </w:p>
          <w:p w:rsidR="003F4FFC" w:rsidRDefault="003F4FFC" w:rsidP="00971C2C">
            <w:pPr>
              <w:rPr>
                <w:ins w:id="73" w:author="Author"/>
                <w:rFonts w:cs="Arial"/>
                <w:szCs w:val="20"/>
              </w:rPr>
            </w:pPr>
            <w:ins w:id="74" w:author="Author">
              <w:r>
                <w:rPr>
                  <w:rFonts w:cs="Arial"/>
                  <w:szCs w:val="20"/>
                </w:rPr>
                <w:t xml:space="preserve">Other entities, </w:t>
              </w:r>
              <w:r w:rsidR="00FC5C56">
                <w:rPr>
                  <w:rFonts w:cs="Arial"/>
                  <w:szCs w:val="20"/>
                </w:rPr>
                <w:t>t</w:t>
              </w:r>
              <w:r>
                <w:rPr>
                  <w:rFonts w:cs="Arial"/>
                  <w:szCs w:val="20"/>
                </w:rPr>
                <w:t>ypically larger, complex entities, are ex</w:t>
              </w:r>
              <w:r w:rsidR="00FC5C56">
                <w:rPr>
                  <w:rFonts w:cs="Arial"/>
                  <w:szCs w:val="20"/>
                </w:rPr>
                <w:t>pe</w:t>
              </w:r>
              <w:r>
                <w:rPr>
                  <w:rFonts w:cs="Arial"/>
                  <w:szCs w:val="20"/>
                </w:rPr>
                <w:t>c</w:t>
              </w:r>
              <w:r w:rsidR="00FC5C56">
                <w:rPr>
                  <w:rFonts w:cs="Arial"/>
                  <w:szCs w:val="20"/>
                </w:rPr>
                <w:t>t</w:t>
              </w:r>
              <w:r>
                <w:rPr>
                  <w:rFonts w:cs="Arial"/>
                  <w:szCs w:val="20"/>
                </w:rPr>
                <w:t>ed to have more formalized and documented policies and procedures</w:t>
              </w:r>
              <w:r w:rsidR="00FC5C56">
                <w:rPr>
                  <w:rFonts w:cs="Arial"/>
                  <w:szCs w:val="20"/>
                </w:rPr>
                <w:t>. Accordingly, the auditor may use such documentation in performing risk assessment procedures.</w:t>
              </w:r>
            </w:ins>
          </w:p>
        </w:tc>
      </w:tr>
    </w:tbl>
    <w:p w:rsidR="00472C05" w:rsidRDefault="003F4FFC" w:rsidP="00971C2C">
      <w:pPr>
        <w:ind w:left="547" w:hanging="547"/>
        <w:rPr>
          <w:ins w:id="75" w:author="Author"/>
          <w:rFonts w:cs="Arial"/>
          <w:szCs w:val="20"/>
        </w:rPr>
      </w:pPr>
      <w:ins w:id="76" w:author="Author">
        <w:r>
          <w:rPr>
            <w:rFonts w:cs="Arial"/>
            <w:szCs w:val="20"/>
          </w:rPr>
          <w:t>A16</w:t>
        </w:r>
        <w:r w:rsidR="00AB2E03">
          <w:rPr>
            <w:rFonts w:cs="Arial"/>
            <w:szCs w:val="20"/>
          </w:rPr>
          <w:t>b</w:t>
        </w:r>
        <w:r>
          <w:rPr>
            <w:rFonts w:cs="Arial"/>
            <w:szCs w:val="20"/>
          </w:rPr>
          <w:t xml:space="preserve">. The nature and extent of procedures to be performed the first time an engagement is undertaken may differ to subsequent periods </w:t>
        </w:r>
        <w:del w:id="77" w:author="Author">
          <w:r w:rsidDel="00813EB7">
            <w:rPr>
              <w:rFonts w:cs="Arial"/>
              <w:szCs w:val="20"/>
            </w:rPr>
            <w:delText>where</w:delText>
          </w:r>
        </w:del>
        <w:r w:rsidR="00813EB7">
          <w:rPr>
            <w:rFonts w:cs="Arial"/>
            <w:szCs w:val="20"/>
          </w:rPr>
          <w:t>for which</w:t>
        </w:r>
        <w:r>
          <w:rPr>
            <w:rFonts w:cs="Arial"/>
            <w:szCs w:val="20"/>
          </w:rPr>
          <w:t xml:space="preserve"> the auditor already has a base knowledge and may therefore focus on changes that have occurred during the period.</w:t>
        </w:r>
      </w:ins>
    </w:p>
    <w:p w:rsidR="003E1141" w:rsidRPr="00961271" w:rsidRDefault="00800564" w:rsidP="00800564">
      <w:pPr>
        <w:pStyle w:val="Heading4Sub-headingsNormalStylePlus"/>
        <w:keepNext/>
      </w:pPr>
      <w:del w:id="78" w:author="Author">
        <w:r w:rsidDel="00800564">
          <w:delText xml:space="preserve">Types of Risk Assessment Procedures and </w:delText>
        </w:r>
      </w:del>
      <w:r w:rsidR="003E1141" w:rsidRPr="00961271">
        <w:t xml:space="preserve">Sources of Information </w:t>
      </w:r>
      <w:r w:rsidR="003E1141">
        <w:t xml:space="preserve">(Ref: Para. </w:t>
      </w:r>
      <w:del w:id="79" w:author="Author">
        <w:r w:rsidR="003E1141" w:rsidDel="00800564">
          <w:delText>18</w:delText>
        </w:r>
      </w:del>
      <w:ins w:id="80" w:author="Author">
        <w:r>
          <w:t>17</w:t>
        </w:r>
      </w:ins>
      <w:r w:rsidR="003E1141" w:rsidRPr="00961271">
        <w:t>)</w:t>
      </w:r>
    </w:p>
    <w:p w:rsidR="00AB2E03" w:rsidRPr="00AB2E03" w:rsidRDefault="005D4798" w:rsidP="00800564">
      <w:pPr>
        <w:keepNext/>
        <w:ind w:left="547" w:hanging="547"/>
        <w:rPr>
          <w:ins w:id="81" w:author="Author"/>
          <w:rFonts w:cs="Arial"/>
          <w:szCs w:val="20"/>
        </w:rPr>
      </w:pPr>
      <w:ins w:id="82" w:author="Author">
        <w:r>
          <w:rPr>
            <w:rFonts w:cs="Arial"/>
            <w:szCs w:val="20"/>
          </w:rPr>
          <w:t>Why Obtaining Inform</w:t>
        </w:r>
        <w:r w:rsidR="00007F95">
          <w:rPr>
            <w:rFonts w:cs="Arial"/>
            <w:szCs w:val="20"/>
          </w:rPr>
          <w:t>a</w:t>
        </w:r>
        <w:r>
          <w:rPr>
            <w:rFonts w:cs="Arial"/>
            <w:szCs w:val="20"/>
          </w:rPr>
          <w:t xml:space="preserve">tion from Varying Sources is Important to Risk Assessment </w:t>
        </w:r>
        <w:r w:rsidR="00007F95">
          <w:rPr>
            <w:rFonts w:cs="Arial"/>
            <w:szCs w:val="20"/>
          </w:rPr>
          <w:t>P</w:t>
        </w:r>
        <w:r>
          <w:rPr>
            <w:rFonts w:cs="Arial"/>
            <w:szCs w:val="20"/>
          </w:rPr>
          <w:t>rocedures</w:t>
        </w:r>
      </w:ins>
    </w:p>
    <w:p w:rsidR="00F57658" w:rsidRPr="00F57658" w:rsidRDefault="00AB2E03" w:rsidP="00F57658">
      <w:pPr>
        <w:keepNext/>
        <w:ind w:left="547" w:hanging="547"/>
        <w:rPr>
          <w:ins w:id="83" w:author="Author"/>
          <w:rFonts w:cs="Arial"/>
          <w:szCs w:val="20"/>
        </w:rPr>
      </w:pPr>
      <w:ins w:id="84" w:author="Author">
        <w:r w:rsidRPr="00961271">
          <w:rPr>
            <w:rFonts w:cs="Arial"/>
            <w:szCs w:val="20"/>
          </w:rPr>
          <w:t>A</w:t>
        </w:r>
        <w:r>
          <w:rPr>
            <w:rFonts w:cs="Arial"/>
            <w:szCs w:val="20"/>
          </w:rPr>
          <w:t>16c</w:t>
        </w:r>
        <w:r w:rsidRPr="00961271">
          <w:rPr>
            <w:rFonts w:cs="Arial"/>
            <w:szCs w:val="20"/>
          </w:rPr>
          <w:t xml:space="preserve">. </w:t>
        </w:r>
        <w:r w:rsidR="003927A3">
          <w:rPr>
            <w:rFonts w:cs="Arial"/>
            <w:szCs w:val="20"/>
          </w:rPr>
          <w:t>Obtaining</w:t>
        </w:r>
        <w:r w:rsidRPr="00961271">
          <w:rPr>
            <w:rFonts w:cs="Arial"/>
            <w:szCs w:val="20"/>
          </w:rPr>
          <w:t xml:space="preserve"> information </w:t>
        </w:r>
        <w:r w:rsidR="00F57658">
          <w:rPr>
            <w:rFonts w:cs="Arial"/>
            <w:szCs w:val="20"/>
          </w:rPr>
          <w:t xml:space="preserve">from varying sources </w:t>
        </w:r>
        <w:r w:rsidR="00F57658" w:rsidRPr="00F57658">
          <w:rPr>
            <w:rFonts w:cs="Arial"/>
            <w:szCs w:val="20"/>
          </w:rPr>
          <w:t xml:space="preserve">may provide potentially contradictory information, which may assist the auditor in exercising professional skepticism in identifying and assessing the risks of material misstatement. </w:t>
        </w:r>
      </w:ins>
      <w:r w:rsidR="00F57658">
        <w:rPr>
          <w:rFonts w:cs="Arial"/>
          <w:szCs w:val="20"/>
        </w:rPr>
        <w:t>[</w:t>
      </w:r>
      <w:r w:rsidR="00F57658" w:rsidRPr="00C823F1">
        <w:rPr>
          <w:rFonts w:cs="Arial"/>
          <w:i/>
          <w:szCs w:val="20"/>
          <w:highlight w:val="yellow"/>
        </w:rPr>
        <w:t>Previously included in para. A19</w:t>
      </w:r>
      <w:r w:rsidR="00F57658" w:rsidRPr="00C823F1">
        <w:rPr>
          <w:rFonts w:cs="Arial"/>
          <w:i/>
          <w:szCs w:val="20"/>
        </w:rPr>
        <w:t>]</w:t>
      </w:r>
      <w:r w:rsidR="00F57658" w:rsidRPr="00F57658">
        <w:rPr>
          <w:rFonts w:cs="Arial"/>
          <w:i/>
          <w:szCs w:val="20"/>
        </w:rPr>
        <w:t xml:space="preserve"> </w:t>
      </w:r>
      <w:del w:id="85" w:author="Author">
        <w:r w:rsidR="00F57658" w:rsidDel="00F57658">
          <w:rPr>
            <w:rFonts w:cs="Arial"/>
            <w:szCs w:val="20"/>
          </w:rPr>
          <w:delText xml:space="preserve">These sources may provide potentially </w:delText>
        </w:r>
        <w:r w:rsidR="00F57658" w:rsidDel="00F57658">
          <w:rPr>
            <w:rFonts w:cs="Arial"/>
            <w:szCs w:val="20"/>
          </w:rPr>
          <w:lastRenderedPageBreak/>
          <w:delText>contradictory information, which may assist the auditor in exercising professional skepticism in identifying and assessing the risks of material misstatement.</w:delText>
        </w:r>
      </w:del>
    </w:p>
    <w:p w:rsidR="00AB2E03" w:rsidRPr="00961271" w:rsidRDefault="00800564" w:rsidP="00AB2E03">
      <w:pPr>
        <w:keepNext/>
        <w:ind w:left="547" w:hanging="547"/>
        <w:rPr>
          <w:ins w:id="86" w:author="Author"/>
          <w:rFonts w:cs="Arial"/>
          <w:szCs w:val="20"/>
        </w:rPr>
      </w:pPr>
      <w:ins w:id="87" w:author="Author">
        <w:r>
          <w:rPr>
            <w:rFonts w:cs="Arial"/>
            <w:szCs w:val="20"/>
          </w:rPr>
          <w:t xml:space="preserve">A16d. </w:t>
        </w:r>
      </w:ins>
      <w:r w:rsidR="00271254">
        <w:rPr>
          <w:rFonts w:cs="Arial"/>
          <w:szCs w:val="20"/>
        </w:rPr>
        <w:t>[</w:t>
      </w:r>
      <w:r w:rsidR="00271254" w:rsidRPr="00C823F1">
        <w:rPr>
          <w:rFonts w:cs="Arial"/>
          <w:i/>
          <w:szCs w:val="20"/>
          <w:highlight w:val="yellow"/>
        </w:rPr>
        <w:t>Previously included in para. A19</w:t>
      </w:r>
      <w:r w:rsidR="00271254" w:rsidRPr="00C823F1">
        <w:rPr>
          <w:rFonts w:cs="Arial"/>
          <w:i/>
          <w:szCs w:val="20"/>
        </w:rPr>
        <w:t>]</w:t>
      </w:r>
      <w:r w:rsidR="00271254" w:rsidRPr="00271254">
        <w:rPr>
          <w:rFonts w:cs="Arial"/>
          <w:i/>
          <w:szCs w:val="20"/>
        </w:rPr>
        <w:t xml:space="preserve"> </w:t>
      </w:r>
      <w:ins w:id="88" w:author="Author">
        <w:r>
          <w:rPr>
            <w:rFonts w:cs="Arial"/>
            <w:szCs w:val="20"/>
          </w:rPr>
          <w:t>S</w:t>
        </w:r>
        <w:r w:rsidR="00AB2E03">
          <w:rPr>
            <w:rFonts w:cs="Arial"/>
            <w:szCs w:val="20"/>
          </w:rPr>
          <w:t xml:space="preserve">ources </w:t>
        </w:r>
        <w:r>
          <w:rPr>
            <w:rFonts w:cs="Arial"/>
            <w:szCs w:val="20"/>
          </w:rPr>
          <w:t>of inf</w:t>
        </w:r>
        <w:r w:rsidR="00CE4CC4">
          <w:rPr>
            <w:rFonts w:cs="Arial"/>
            <w:szCs w:val="20"/>
          </w:rPr>
          <w:t>o</w:t>
        </w:r>
        <w:r>
          <w:rPr>
            <w:rFonts w:cs="Arial"/>
            <w:szCs w:val="20"/>
          </w:rPr>
          <w:t>rm</w:t>
        </w:r>
        <w:r w:rsidR="00CE4CC4">
          <w:rPr>
            <w:rFonts w:cs="Arial"/>
            <w:szCs w:val="20"/>
          </w:rPr>
          <w:t>a</w:t>
        </w:r>
        <w:r>
          <w:rPr>
            <w:rFonts w:cs="Arial"/>
            <w:szCs w:val="20"/>
          </w:rPr>
          <w:t xml:space="preserve">tion </w:t>
        </w:r>
      </w:ins>
      <w:del w:id="89" w:author="Author">
        <w:r w:rsidR="004D6543" w:rsidRPr="004D6543" w:rsidDel="004D6543">
          <w:rPr>
            <w:rFonts w:cs="Arial"/>
            <w:szCs w:val="20"/>
          </w:rPr>
          <w:delText xml:space="preserve">available to the auditor </w:delText>
        </w:r>
      </w:del>
      <w:ins w:id="90" w:author="Author">
        <w:r>
          <w:rPr>
            <w:rFonts w:cs="Arial"/>
            <w:szCs w:val="20"/>
          </w:rPr>
          <w:t xml:space="preserve">for risk assessment procedures </w:t>
        </w:r>
      </w:ins>
      <w:r w:rsidR="00AB2E03" w:rsidRPr="004D6543">
        <w:rPr>
          <w:rFonts w:cs="Arial"/>
          <w:szCs w:val="20"/>
          <w:u w:val="single"/>
        </w:rPr>
        <w:t>may include:</w:t>
      </w:r>
    </w:p>
    <w:p w:rsidR="00AB2E03" w:rsidRPr="004D6543" w:rsidRDefault="00AB2E03" w:rsidP="00D31753">
      <w:pPr>
        <w:pStyle w:val="ListParagraph"/>
        <w:numPr>
          <w:ilvl w:val="0"/>
          <w:numId w:val="36"/>
        </w:numPr>
        <w:ind w:left="1094" w:hanging="547"/>
        <w:contextualSpacing w:val="0"/>
        <w:rPr>
          <w:rFonts w:cs="Arial"/>
          <w:bCs/>
          <w:kern w:val="20"/>
          <w:szCs w:val="20"/>
          <w:u w:val="single"/>
        </w:rPr>
      </w:pPr>
      <w:r w:rsidRPr="004D6543">
        <w:rPr>
          <w:rFonts w:cs="Arial"/>
          <w:szCs w:val="20"/>
          <w:u w:val="single"/>
        </w:rPr>
        <w:t>Information</w:t>
      </w:r>
      <w:r w:rsidRPr="004D6543">
        <w:rPr>
          <w:rFonts w:cs="Arial"/>
          <w:kern w:val="20"/>
          <w:szCs w:val="20"/>
          <w:u w:val="single"/>
        </w:rPr>
        <w:t xml:space="preserve"> obtained through interactions with management, those charged with governance, and other key entity personnel, such as internal auditors. </w:t>
      </w:r>
    </w:p>
    <w:p w:rsidR="00AB2E03" w:rsidRPr="004D6543" w:rsidRDefault="00AB2E03" w:rsidP="00D31753">
      <w:pPr>
        <w:pStyle w:val="ListParagraph"/>
        <w:numPr>
          <w:ilvl w:val="0"/>
          <w:numId w:val="36"/>
        </w:numPr>
        <w:ind w:left="1094" w:hanging="547"/>
        <w:contextualSpacing w:val="0"/>
        <w:rPr>
          <w:rFonts w:cs="Arial"/>
          <w:bCs/>
          <w:kern w:val="20"/>
          <w:szCs w:val="20"/>
          <w:u w:val="single"/>
        </w:rPr>
      </w:pPr>
      <w:r w:rsidRPr="004D6543">
        <w:rPr>
          <w:rFonts w:cs="Arial"/>
          <w:szCs w:val="20"/>
          <w:u w:val="single"/>
        </w:rPr>
        <w:t xml:space="preserve">Information obtained </w:t>
      </w:r>
      <w:r w:rsidRPr="004D6543">
        <w:rPr>
          <w:rFonts w:cs="Arial"/>
          <w:kern w:val="20"/>
          <w:szCs w:val="20"/>
          <w:u w:val="single"/>
        </w:rPr>
        <w:t>directly or indirectly from certain external parties such as regulators.</w:t>
      </w:r>
    </w:p>
    <w:p w:rsidR="00AB2E03" w:rsidRPr="00961271" w:rsidRDefault="00AB2E03" w:rsidP="00D31753">
      <w:pPr>
        <w:pStyle w:val="ListParagraph"/>
        <w:numPr>
          <w:ilvl w:val="0"/>
          <w:numId w:val="36"/>
        </w:numPr>
        <w:ind w:left="1094" w:hanging="547"/>
        <w:contextualSpacing w:val="0"/>
        <w:rPr>
          <w:ins w:id="91" w:author="Author"/>
          <w:rFonts w:cs="Arial"/>
          <w:bCs/>
          <w:kern w:val="20"/>
          <w:szCs w:val="20"/>
        </w:rPr>
      </w:pPr>
      <w:ins w:id="92" w:author="Author">
        <w:r>
          <w:rPr>
            <w:rFonts w:cs="Arial"/>
            <w:bCs/>
            <w:kern w:val="20"/>
            <w:szCs w:val="20"/>
          </w:rPr>
          <w:t>Other relevant sources of audit evidence, including the auditor’s acceptance and continuance procedures and other engagements</w:t>
        </w:r>
        <w:r w:rsidR="004D6543">
          <w:rPr>
            <w:rFonts w:cs="Arial"/>
            <w:bCs/>
            <w:kern w:val="20"/>
            <w:szCs w:val="20"/>
          </w:rPr>
          <w:t xml:space="preserve"> performed</w:t>
        </w:r>
        <w:r>
          <w:rPr>
            <w:rFonts w:cs="Arial"/>
            <w:bCs/>
            <w:kern w:val="20"/>
            <w:szCs w:val="20"/>
          </w:rPr>
          <w:t xml:space="preserve"> by the engagement partner for the entity</w:t>
        </w:r>
        <w:r w:rsidR="00800564">
          <w:rPr>
            <w:rFonts w:cs="Arial"/>
            <w:bCs/>
            <w:kern w:val="20"/>
            <w:szCs w:val="20"/>
          </w:rPr>
          <w:t xml:space="preserve">. </w:t>
        </w:r>
      </w:ins>
    </w:p>
    <w:p w:rsidR="00AB2E03" w:rsidRPr="004D6543" w:rsidRDefault="00AB2E03" w:rsidP="00D31753">
      <w:pPr>
        <w:pStyle w:val="ListParagraph"/>
        <w:numPr>
          <w:ilvl w:val="0"/>
          <w:numId w:val="36"/>
        </w:numPr>
        <w:ind w:left="1094" w:hanging="547"/>
        <w:contextualSpacing w:val="0"/>
        <w:rPr>
          <w:rFonts w:cs="Arial"/>
          <w:szCs w:val="20"/>
          <w:u w:val="single"/>
        </w:rPr>
      </w:pPr>
      <w:r w:rsidRPr="004D6543">
        <w:rPr>
          <w:rFonts w:cs="Arial"/>
          <w:szCs w:val="20"/>
          <w:u w:val="single"/>
        </w:rPr>
        <w:t xml:space="preserve">Information obtained from the auditor’s previous experience with the entity and from audit procedures performed in previous audits, updated as appropriate. </w:t>
      </w:r>
    </w:p>
    <w:p w:rsidR="00AB2E03" w:rsidRPr="004D6543" w:rsidRDefault="00AB2E03" w:rsidP="00D31753">
      <w:pPr>
        <w:pStyle w:val="ListParagraph"/>
        <w:numPr>
          <w:ilvl w:val="0"/>
          <w:numId w:val="36"/>
        </w:numPr>
        <w:ind w:left="1094" w:hanging="547"/>
        <w:contextualSpacing w:val="0"/>
        <w:rPr>
          <w:rFonts w:cs="Arial"/>
          <w:szCs w:val="20"/>
          <w:u w:val="single"/>
        </w:rPr>
      </w:pPr>
      <w:r w:rsidRPr="004D6543">
        <w:rPr>
          <w:rFonts w:cs="Arial"/>
          <w:szCs w:val="20"/>
          <w:u w:val="single"/>
        </w:rPr>
        <w:t xml:space="preserve">Publicly available information about the entity, for example entity-issued press releases, and materials for analysts or investor group meetings, analysts’ reports or information about trading activity. </w:t>
      </w:r>
    </w:p>
    <w:p w:rsidR="00AB2E03" w:rsidRPr="004D6543" w:rsidRDefault="004D6543" w:rsidP="00AB2E03">
      <w:pPr>
        <w:ind w:left="547"/>
        <w:rPr>
          <w:rFonts w:cs="Arial"/>
          <w:szCs w:val="20"/>
          <w:u w:val="single"/>
        </w:rPr>
      </w:pPr>
      <w:r w:rsidRPr="004D6543">
        <w:rPr>
          <w:rFonts w:cs="Arial"/>
          <w:szCs w:val="20"/>
        </w:rPr>
        <w:t>[</w:t>
      </w:r>
      <w:r w:rsidRPr="00C823F1">
        <w:rPr>
          <w:rFonts w:cs="Arial"/>
          <w:i/>
          <w:szCs w:val="20"/>
          <w:highlight w:val="yellow"/>
        </w:rPr>
        <w:t>Last sentence of para. A19</w:t>
      </w:r>
      <w:r w:rsidRPr="004D6543">
        <w:rPr>
          <w:rFonts w:cs="Arial"/>
          <w:szCs w:val="20"/>
        </w:rPr>
        <w:t>]</w:t>
      </w:r>
      <w:r>
        <w:rPr>
          <w:rFonts w:cs="Arial"/>
          <w:szCs w:val="20"/>
          <w:u w:val="single"/>
        </w:rPr>
        <w:t xml:space="preserve"> </w:t>
      </w:r>
      <w:r w:rsidR="00AB2E03" w:rsidRPr="004D6543">
        <w:rPr>
          <w:rFonts w:cs="Arial"/>
          <w:szCs w:val="20"/>
          <w:u w:val="single"/>
        </w:rPr>
        <w:t>Regardless of the source of information, the auditor considers the relevance and reliability of the information to be used as audit evidence in accordance with ISA 500.</w:t>
      </w:r>
      <w:r w:rsidR="00AB2E03" w:rsidRPr="004D6543">
        <w:rPr>
          <w:rStyle w:val="FootnoteReference"/>
          <w:rFonts w:cs="Arial"/>
          <w:szCs w:val="20"/>
          <w:u w:val="single"/>
        </w:rPr>
        <w:footnoteReference w:id="13"/>
      </w:r>
    </w:p>
    <w:p w:rsidR="00800564" w:rsidRPr="00800564" w:rsidRDefault="00800564" w:rsidP="006B3F8A">
      <w:pPr>
        <w:keepNext/>
        <w:spacing w:before="240"/>
        <w:ind w:left="547" w:hanging="547"/>
        <w:jc w:val="left"/>
        <w:rPr>
          <w:ins w:id="95" w:author="Author"/>
          <w:rFonts w:cs="Arial"/>
          <w:i/>
          <w:szCs w:val="20"/>
        </w:rPr>
      </w:pPr>
      <w:ins w:id="96" w:author="Author">
        <w:r>
          <w:rPr>
            <w:rFonts w:cs="Arial"/>
            <w:i/>
            <w:szCs w:val="20"/>
          </w:rPr>
          <w:t>Types of Risk Assessment Procedures (Ref: Para. 18)</w:t>
        </w:r>
      </w:ins>
    </w:p>
    <w:p w:rsidR="003E1141" w:rsidRPr="00961271" w:rsidRDefault="003E1141" w:rsidP="00971C2C">
      <w:pPr>
        <w:ind w:left="547" w:hanging="547"/>
        <w:rPr>
          <w:rFonts w:cs="Arial"/>
          <w:szCs w:val="20"/>
        </w:rPr>
      </w:pPr>
      <w:r w:rsidRPr="00961271">
        <w:rPr>
          <w:rFonts w:cs="Arial"/>
          <w:szCs w:val="20"/>
        </w:rPr>
        <w:t>A17.</w:t>
      </w:r>
      <w:r w:rsidRPr="00961271">
        <w:rPr>
          <w:rFonts w:cs="Arial"/>
          <w:szCs w:val="20"/>
        </w:rPr>
        <w:tab/>
        <w:t>ISA 500</w:t>
      </w:r>
      <w:r w:rsidRPr="00961271">
        <w:rPr>
          <w:rStyle w:val="FootnoteReference"/>
          <w:rFonts w:cs="Arial"/>
          <w:bCs/>
          <w:szCs w:val="20"/>
        </w:rPr>
        <w:footnoteReference w:id="14"/>
      </w:r>
      <w:r w:rsidRPr="00961271">
        <w:rPr>
          <w:rFonts w:cs="Arial"/>
          <w:szCs w:val="20"/>
        </w:rPr>
        <w:t xml:space="preserve"> explains the types of audit procedures that may be performed in obtaining audit evidence from risk assessment procedures and further audit procedures. The nature</w:t>
      </w:r>
      <w:ins w:id="97" w:author="Author">
        <w:r w:rsidR="0068027B">
          <w:rPr>
            <w:rFonts w:cs="Arial"/>
            <w:szCs w:val="20"/>
          </w:rPr>
          <w:t>,</w:t>
        </w:r>
      </w:ins>
      <w:del w:id="98" w:author="Author">
        <w:r w:rsidRPr="00961271" w:rsidDel="0068027B">
          <w:rPr>
            <w:rFonts w:cs="Arial"/>
            <w:szCs w:val="20"/>
          </w:rPr>
          <w:delText xml:space="preserve"> and</w:delText>
        </w:r>
      </w:del>
      <w:r w:rsidRPr="00961271">
        <w:rPr>
          <w:rFonts w:cs="Arial"/>
          <w:szCs w:val="20"/>
        </w:rPr>
        <w:t xml:space="preserve"> timing</w:t>
      </w:r>
      <w:ins w:id="99" w:author="Author">
        <w:r w:rsidR="0068027B">
          <w:rPr>
            <w:rFonts w:cs="Arial"/>
            <w:szCs w:val="20"/>
          </w:rPr>
          <w:t xml:space="preserve"> and extent</w:t>
        </w:r>
      </w:ins>
      <w:r w:rsidRPr="00961271">
        <w:rPr>
          <w:rFonts w:cs="Arial"/>
          <w:szCs w:val="20"/>
        </w:rPr>
        <w:t xml:space="preserve"> of the audit procedures may be affected by the fact that some of the accounting data and other information may only be available in electronic form or only at certain points in time.</w:t>
      </w:r>
      <w:r w:rsidRPr="00961271">
        <w:rPr>
          <w:rStyle w:val="FootnoteReference"/>
          <w:rFonts w:cs="Arial"/>
          <w:bCs/>
          <w:szCs w:val="20"/>
        </w:rPr>
        <w:footnoteReference w:id="15"/>
      </w:r>
    </w:p>
    <w:p w:rsidR="008F5D49" w:rsidRDefault="003E1141" w:rsidP="00971C2C">
      <w:pPr>
        <w:ind w:left="547" w:hanging="547"/>
        <w:rPr>
          <w:rFonts w:cs="Arial"/>
          <w:szCs w:val="20"/>
        </w:rPr>
      </w:pPr>
      <w:r w:rsidRPr="00961271">
        <w:rPr>
          <w:rFonts w:cs="Arial"/>
          <w:szCs w:val="20"/>
        </w:rPr>
        <w:t xml:space="preserve">A18.  </w:t>
      </w:r>
      <w:r w:rsidR="003204F6">
        <w:rPr>
          <w:rFonts w:cs="Arial"/>
          <w:szCs w:val="20"/>
        </w:rPr>
        <w:t>[</w:t>
      </w:r>
      <w:proofErr w:type="spellStart"/>
      <w:r w:rsidR="00271254" w:rsidRPr="00C823F1">
        <w:rPr>
          <w:rFonts w:cs="Arial"/>
          <w:i/>
          <w:szCs w:val="20"/>
          <w:highlight w:val="yellow"/>
        </w:rPr>
        <w:t>Incorporatred</w:t>
      </w:r>
      <w:proofErr w:type="spellEnd"/>
      <w:r w:rsidR="00271254" w:rsidRPr="00C823F1">
        <w:rPr>
          <w:rFonts w:cs="Arial"/>
          <w:i/>
          <w:szCs w:val="20"/>
          <w:highlight w:val="yellow"/>
        </w:rPr>
        <w:t xml:space="preserve"> in para. A20a</w:t>
      </w:r>
      <w:r w:rsidR="003204F6">
        <w:rPr>
          <w:rFonts w:cs="Arial"/>
          <w:szCs w:val="20"/>
        </w:rPr>
        <w:t xml:space="preserve">] </w:t>
      </w:r>
      <w:r w:rsidRPr="00271254" w:rsidDel="00AD6D05">
        <w:rPr>
          <w:rFonts w:cs="Arial"/>
          <w:strike/>
          <w:szCs w:val="20"/>
        </w:rPr>
        <w:t>Some of the information used by the auditor when performing risk assessment procedures may be electronic data available from the entity’s information system, for example the general ledger, sub-ledgers or other operational data. In performing risk assessment procedures, the auditor may use automated tools and techniques in performing the risk assessment procedures, including for analysis, recalculations, reperformance or reconciliations.</w:t>
      </w:r>
      <w:r w:rsidRPr="00961271" w:rsidDel="00AD6D05">
        <w:rPr>
          <w:rFonts w:cs="Arial"/>
          <w:szCs w:val="20"/>
        </w:rPr>
        <w:t xml:space="preserve"> </w:t>
      </w:r>
    </w:p>
    <w:p w:rsidR="003E1141" w:rsidRPr="00271254" w:rsidRDefault="00AB2E03" w:rsidP="008F5D49">
      <w:pPr>
        <w:ind w:left="547"/>
        <w:rPr>
          <w:rFonts w:cs="Arial"/>
          <w:szCs w:val="20"/>
          <w:u w:val="single"/>
        </w:rPr>
      </w:pPr>
      <w:r>
        <w:rPr>
          <w:rFonts w:cs="Arial"/>
          <w:szCs w:val="20"/>
        </w:rPr>
        <w:t>[</w:t>
      </w:r>
      <w:r w:rsidR="003204F6" w:rsidRPr="00C823F1">
        <w:rPr>
          <w:rFonts w:cs="Arial"/>
          <w:i/>
          <w:szCs w:val="20"/>
          <w:highlight w:val="yellow"/>
        </w:rPr>
        <w:t>P</w:t>
      </w:r>
      <w:r w:rsidR="008C5AFD" w:rsidRPr="00C823F1">
        <w:rPr>
          <w:rFonts w:cs="Arial"/>
          <w:i/>
          <w:szCs w:val="20"/>
          <w:highlight w:val="yellow"/>
        </w:rPr>
        <w:t xml:space="preserve">reviously </w:t>
      </w:r>
      <w:r w:rsidR="00D75615" w:rsidRPr="00C823F1">
        <w:rPr>
          <w:rFonts w:cs="Arial"/>
          <w:i/>
          <w:szCs w:val="20"/>
          <w:highlight w:val="yellow"/>
        </w:rPr>
        <w:t>p</w:t>
      </w:r>
      <w:r w:rsidR="008C5AFD" w:rsidRPr="00C823F1">
        <w:rPr>
          <w:rFonts w:cs="Arial"/>
          <w:i/>
          <w:szCs w:val="20"/>
          <w:highlight w:val="yellow"/>
        </w:rPr>
        <w:t>ara</w:t>
      </w:r>
      <w:r w:rsidRPr="00C823F1">
        <w:rPr>
          <w:rFonts w:cs="Arial"/>
          <w:i/>
          <w:szCs w:val="20"/>
          <w:highlight w:val="yellow"/>
        </w:rPr>
        <w:t>.</w:t>
      </w:r>
      <w:r w:rsidR="008C5AFD" w:rsidRPr="00C823F1">
        <w:rPr>
          <w:rFonts w:cs="Arial"/>
          <w:i/>
          <w:szCs w:val="20"/>
          <w:highlight w:val="yellow"/>
        </w:rPr>
        <w:t xml:space="preserve"> A20</w:t>
      </w:r>
      <w:r w:rsidRPr="00271254">
        <w:rPr>
          <w:rFonts w:cs="Arial"/>
          <w:szCs w:val="20"/>
          <w:u w:val="single"/>
        </w:rPr>
        <w:t>]</w:t>
      </w:r>
      <w:r w:rsidR="008C5AFD" w:rsidRPr="00271254">
        <w:rPr>
          <w:rFonts w:cs="Arial"/>
          <w:szCs w:val="20"/>
          <w:u w:val="single"/>
        </w:rPr>
        <w:t xml:space="preserve"> Although the auditor is required to perform all the risk assessment procedures described in paragraph 18 in the course of obtaining the required understanding of the entity and its environment, the applicable financial reporting framework, and the entity’s system of internal control (see paragraphs </w:t>
      </w:r>
      <w:r w:rsidR="008C5AFD" w:rsidRPr="00271254">
        <w:rPr>
          <w:rFonts w:cs="Arial"/>
          <w:szCs w:val="20"/>
          <w:highlight w:val="yellow"/>
          <w:u w:val="single"/>
        </w:rPr>
        <w:t>23–44</w:t>
      </w:r>
      <w:r w:rsidR="008C5AFD" w:rsidRPr="00271254">
        <w:rPr>
          <w:rFonts w:cs="Arial"/>
          <w:szCs w:val="20"/>
          <w:u w:val="single"/>
        </w:rPr>
        <w:t>), the auditor is not required to perform all of them for each aspect of that understanding. Other procedures may be performed where the information to be obtained therefrom may be helpful in identifying risks of material misstatement. Examples of such procedures may include making inquiries of the entity’s external legal counsel or external supervisors, or of valuation experts that the entity has used.</w:t>
      </w:r>
    </w:p>
    <w:p w:rsidR="003E1141" w:rsidRPr="00271254" w:rsidRDefault="003E1141" w:rsidP="00971C2C">
      <w:pPr>
        <w:keepNext/>
        <w:ind w:left="547" w:hanging="547"/>
        <w:rPr>
          <w:rFonts w:cs="Arial"/>
          <w:strike/>
          <w:szCs w:val="20"/>
        </w:rPr>
      </w:pPr>
      <w:r w:rsidRPr="006B3F8A">
        <w:rPr>
          <w:rFonts w:cs="Arial"/>
          <w:szCs w:val="20"/>
        </w:rPr>
        <w:lastRenderedPageBreak/>
        <w:t xml:space="preserve">A19. </w:t>
      </w:r>
      <w:r w:rsidRPr="006B3F8A">
        <w:rPr>
          <w:rFonts w:cs="Arial"/>
          <w:szCs w:val="20"/>
        </w:rPr>
        <w:tab/>
      </w:r>
      <w:r w:rsidR="00AB2E03">
        <w:rPr>
          <w:rFonts w:cs="Arial"/>
          <w:szCs w:val="20"/>
        </w:rPr>
        <w:t>[</w:t>
      </w:r>
      <w:r w:rsidR="00AB2E03" w:rsidRPr="00C823F1">
        <w:rPr>
          <w:rFonts w:cs="Arial"/>
          <w:i/>
          <w:szCs w:val="20"/>
          <w:highlight w:val="yellow"/>
        </w:rPr>
        <w:t xml:space="preserve">Moved to </w:t>
      </w:r>
      <w:r w:rsidR="00271254" w:rsidRPr="00C823F1">
        <w:rPr>
          <w:rFonts w:cs="Arial"/>
          <w:i/>
          <w:szCs w:val="20"/>
          <w:highlight w:val="yellow"/>
        </w:rPr>
        <w:t>p</w:t>
      </w:r>
      <w:r w:rsidR="00AB2E03" w:rsidRPr="00C823F1">
        <w:rPr>
          <w:rFonts w:cs="Arial"/>
          <w:i/>
          <w:szCs w:val="20"/>
          <w:highlight w:val="yellow"/>
        </w:rPr>
        <w:t>ara</w:t>
      </w:r>
      <w:r w:rsidR="00271254" w:rsidRPr="00C823F1">
        <w:rPr>
          <w:rFonts w:cs="Arial"/>
          <w:i/>
          <w:szCs w:val="20"/>
          <w:highlight w:val="yellow"/>
        </w:rPr>
        <w:t>’s</w:t>
      </w:r>
      <w:r w:rsidR="00AB2E03" w:rsidRPr="00C823F1">
        <w:rPr>
          <w:rFonts w:cs="Arial"/>
          <w:i/>
          <w:szCs w:val="20"/>
          <w:highlight w:val="yellow"/>
        </w:rPr>
        <w:t xml:space="preserve"> A16c</w:t>
      </w:r>
      <w:r w:rsidR="00271254" w:rsidRPr="00C823F1">
        <w:rPr>
          <w:rFonts w:cs="Arial"/>
          <w:i/>
          <w:szCs w:val="20"/>
          <w:highlight w:val="yellow"/>
        </w:rPr>
        <w:t xml:space="preserve"> and A16d</w:t>
      </w:r>
      <w:r w:rsidR="00AB2E03">
        <w:rPr>
          <w:rFonts w:cs="Arial"/>
          <w:szCs w:val="20"/>
        </w:rPr>
        <w:t xml:space="preserve">] </w:t>
      </w:r>
      <w:r w:rsidRPr="00271254">
        <w:rPr>
          <w:rFonts w:cs="Arial"/>
          <w:strike/>
          <w:szCs w:val="20"/>
        </w:rPr>
        <w:t>Sources of information available to the auditor may include:</w:t>
      </w:r>
    </w:p>
    <w:p w:rsidR="003E1141" w:rsidRPr="00271254" w:rsidRDefault="003E1141" w:rsidP="00D31753">
      <w:pPr>
        <w:pStyle w:val="ListParagraph"/>
        <w:numPr>
          <w:ilvl w:val="0"/>
          <w:numId w:val="36"/>
        </w:numPr>
        <w:ind w:left="1094" w:hanging="547"/>
        <w:contextualSpacing w:val="0"/>
        <w:rPr>
          <w:rFonts w:cs="Arial"/>
          <w:bCs/>
          <w:strike/>
          <w:kern w:val="20"/>
          <w:szCs w:val="20"/>
        </w:rPr>
      </w:pPr>
      <w:r w:rsidRPr="00271254">
        <w:rPr>
          <w:rFonts w:cs="Arial"/>
          <w:strike/>
          <w:szCs w:val="20"/>
        </w:rPr>
        <w:t>Information</w:t>
      </w:r>
      <w:r w:rsidRPr="00271254">
        <w:rPr>
          <w:rFonts w:cs="Arial"/>
          <w:strike/>
          <w:kern w:val="20"/>
          <w:szCs w:val="20"/>
        </w:rPr>
        <w:t xml:space="preserve"> obtained through interactions with management, those charged with governance, and other key entity personnel, such as internal auditors. </w:t>
      </w:r>
    </w:p>
    <w:p w:rsidR="003E1141" w:rsidRPr="00271254" w:rsidRDefault="003E1141" w:rsidP="00D31753">
      <w:pPr>
        <w:pStyle w:val="ListParagraph"/>
        <w:numPr>
          <w:ilvl w:val="0"/>
          <w:numId w:val="36"/>
        </w:numPr>
        <w:ind w:left="1094" w:hanging="547"/>
        <w:contextualSpacing w:val="0"/>
        <w:rPr>
          <w:rFonts w:cs="Arial"/>
          <w:bCs/>
          <w:strike/>
          <w:kern w:val="20"/>
          <w:szCs w:val="20"/>
        </w:rPr>
      </w:pPr>
      <w:r w:rsidRPr="00271254">
        <w:rPr>
          <w:rFonts w:cs="Arial"/>
          <w:strike/>
          <w:szCs w:val="20"/>
        </w:rPr>
        <w:t xml:space="preserve">Information obtained </w:t>
      </w:r>
      <w:r w:rsidRPr="00271254">
        <w:rPr>
          <w:rFonts w:cs="Arial"/>
          <w:strike/>
          <w:kern w:val="20"/>
          <w:szCs w:val="20"/>
        </w:rPr>
        <w:t>directly or indirectly from certain external parties such as regulators.</w:t>
      </w:r>
    </w:p>
    <w:p w:rsidR="003E1141" w:rsidRPr="00271254" w:rsidRDefault="003E1141" w:rsidP="00D31753">
      <w:pPr>
        <w:pStyle w:val="ListParagraph"/>
        <w:numPr>
          <w:ilvl w:val="0"/>
          <w:numId w:val="36"/>
        </w:numPr>
        <w:ind w:left="1094" w:hanging="547"/>
        <w:contextualSpacing w:val="0"/>
        <w:rPr>
          <w:rFonts w:cs="Arial"/>
          <w:strike/>
          <w:szCs w:val="20"/>
        </w:rPr>
      </w:pPr>
      <w:r w:rsidRPr="00271254">
        <w:rPr>
          <w:rFonts w:cs="Arial"/>
          <w:strike/>
          <w:szCs w:val="20"/>
        </w:rPr>
        <w:t xml:space="preserve">Information obtained from the auditor’s previous experience with the entity and from audit procedures performed in previous audits, updated as appropriate. </w:t>
      </w:r>
    </w:p>
    <w:p w:rsidR="003E1141" w:rsidRPr="00271254" w:rsidRDefault="003E1141" w:rsidP="00D31753">
      <w:pPr>
        <w:pStyle w:val="ListParagraph"/>
        <w:numPr>
          <w:ilvl w:val="0"/>
          <w:numId w:val="36"/>
        </w:numPr>
        <w:ind w:left="1094" w:hanging="547"/>
        <w:contextualSpacing w:val="0"/>
        <w:rPr>
          <w:rFonts w:cs="Arial"/>
          <w:strike/>
          <w:szCs w:val="20"/>
        </w:rPr>
      </w:pPr>
      <w:r w:rsidRPr="00271254">
        <w:rPr>
          <w:rFonts w:cs="Arial"/>
          <w:strike/>
          <w:szCs w:val="20"/>
        </w:rPr>
        <w:t xml:space="preserve">Publicly available information about the entity, for example entity-issued press releases, and materials for analysts or investor group meetings, analysts’ reports or information about trading activity. </w:t>
      </w:r>
    </w:p>
    <w:p w:rsidR="003E1141" w:rsidRPr="00271254" w:rsidRDefault="003E1141" w:rsidP="00971C2C">
      <w:pPr>
        <w:ind w:left="547"/>
        <w:rPr>
          <w:rFonts w:cs="Arial"/>
          <w:strike/>
          <w:szCs w:val="20"/>
        </w:rPr>
      </w:pPr>
      <w:r w:rsidRPr="00271254">
        <w:rPr>
          <w:rFonts w:cs="Arial"/>
          <w:strike/>
          <w:szCs w:val="20"/>
        </w:rPr>
        <w:t>These sources may provide potentially contradictory information, which may assist the auditor in exercising professional skepticism in identifying and assessing the risks of material misstatement. Regardless of the source of information, the auditor considers the relevance and reliability of the information to be used as audit evidence in accordance with ISA 500.</w:t>
      </w:r>
      <w:r w:rsidRPr="00271254">
        <w:rPr>
          <w:rStyle w:val="FootnoteReference"/>
          <w:rFonts w:cs="Arial"/>
          <w:strike/>
          <w:szCs w:val="20"/>
        </w:rPr>
        <w:footnoteReference w:id="16"/>
      </w:r>
    </w:p>
    <w:p w:rsidR="00271254" w:rsidRPr="00271254" w:rsidRDefault="003E1141" w:rsidP="00271254">
      <w:pPr>
        <w:ind w:left="547" w:hanging="547"/>
        <w:rPr>
          <w:rFonts w:cs="Arial"/>
          <w:strike/>
          <w:szCs w:val="20"/>
          <w:highlight w:val="green"/>
        </w:rPr>
      </w:pPr>
      <w:r w:rsidRPr="00961271">
        <w:rPr>
          <w:rFonts w:cs="Arial"/>
          <w:szCs w:val="20"/>
        </w:rPr>
        <w:t xml:space="preserve">A20. </w:t>
      </w:r>
      <w:r w:rsidRPr="00961271">
        <w:rPr>
          <w:rFonts w:cs="Arial"/>
          <w:szCs w:val="20"/>
        </w:rPr>
        <w:tab/>
      </w:r>
      <w:r w:rsidR="0024722D">
        <w:rPr>
          <w:rFonts w:cs="Arial"/>
          <w:szCs w:val="20"/>
        </w:rPr>
        <w:t>[</w:t>
      </w:r>
      <w:r w:rsidR="0024722D" w:rsidRPr="00C823F1">
        <w:rPr>
          <w:rFonts w:cs="Arial"/>
          <w:i/>
          <w:szCs w:val="20"/>
          <w:highlight w:val="yellow"/>
        </w:rPr>
        <w:t xml:space="preserve">Moved to </w:t>
      </w:r>
      <w:r w:rsidR="00D75615" w:rsidRPr="00C823F1">
        <w:rPr>
          <w:rFonts w:cs="Arial"/>
          <w:i/>
          <w:szCs w:val="20"/>
          <w:highlight w:val="yellow"/>
        </w:rPr>
        <w:t xml:space="preserve">para. </w:t>
      </w:r>
      <w:r w:rsidR="0024722D" w:rsidRPr="00C823F1">
        <w:rPr>
          <w:rFonts w:cs="Arial"/>
          <w:i/>
          <w:szCs w:val="20"/>
          <w:highlight w:val="yellow"/>
        </w:rPr>
        <w:t>A18</w:t>
      </w:r>
      <w:r w:rsidR="0024722D">
        <w:rPr>
          <w:rFonts w:cs="Arial"/>
          <w:szCs w:val="20"/>
        </w:rPr>
        <w:t xml:space="preserve">] </w:t>
      </w:r>
      <w:r w:rsidR="00271254" w:rsidRPr="00271254">
        <w:rPr>
          <w:rFonts w:cs="Arial"/>
          <w:strike/>
          <w:szCs w:val="20"/>
        </w:rPr>
        <w:t xml:space="preserve">Although the auditor is required to perform all the risk assessment procedures described in paragraph 18 in the course of obtaining the required understanding of the entity and its environment, the applicable financial reporting framework, and the entity’s system of internal control (see paragraphs 23–44), the auditor is not required to perform all of them for each aspect of that understanding. Other procedures may be performed where the information to be obtained therefrom may be helpful in identifying risks of material misstatement. Examples of such procedures may include making inquiries of the entity’s external legal counsel or external supervisors, or of valuation experts that the entity has used. </w:t>
      </w:r>
    </w:p>
    <w:p w:rsidR="00AD6D05" w:rsidRPr="00C97D1D" w:rsidRDefault="00AD6D05" w:rsidP="00971C2C">
      <w:pPr>
        <w:ind w:left="547" w:hanging="547"/>
        <w:rPr>
          <w:ins w:id="102" w:author="Author"/>
          <w:rFonts w:cs="Arial"/>
          <w:szCs w:val="20"/>
        </w:rPr>
      </w:pPr>
      <w:ins w:id="103" w:author="Author">
        <w:r w:rsidRPr="00C97D1D">
          <w:rPr>
            <w:rFonts w:cs="Arial"/>
            <w:szCs w:val="20"/>
          </w:rPr>
          <w:t>Automated Tools and Techniques</w:t>
        </w:r>
      </w:ins>
    </w:p>
    <w:p w:rsidR="003204F6" w:rsidRDefault="00FC5C56" w:rsidP="00FC5C56">
      <w:pPr>
        <w:ind w:left="547" w:hanging="547"/>
        <w:rPr>
          <w:ins w:id="104" w:author="Author"/>
          <w:rFonts w:cs="Arial"/>
          <w:szCs w:val="20"/>
        </w:rPr>
      </w:pPr>
      <w:ins w:id="105" w:author="Author">
        <w:r>
          <w:rPr>
            <w:rFonts w:cs="Arial"/>
            <w:szCs w:val="20"/>
          </w:rPr>
          <w:t>A20</w:t>
        </w:r>
        <w:r w:rsidR="003204F6">
          <w:rPr>
            <w:rFonts w:cs="Arial"/>
            <w:szCs w:val="20"/>
          </w:rPr>
          <w:t>a</w:t>
        </w:r>
        <w:r>
          <w:rPr>
            <w:rFonts w:cs="Arial"/>
            <w:szCs w:val="20"/>
          </w:rPr>
          <w:t xml:space="preserve">. </w:t>
        </w:r>
      </w:ins>
      <w:r>
        <w:rPr>
          <w:rFonts w:cs="Arial"/>
          <w:szCs w:val="20"/>
        </w:rPr>
        <w:t>[</w:t>
      </w:r>
      <w:r w:rsidRPr="00C823F1">
        <w:rPr>
          <w:rFonts w:cs="Arial"/>
          <w:i/>
          <w:szCs w:val="20"/>
          <w:highlight w:val="yellow"/>
        </w:rPr>
        <w:t xml:space="preserve">Previously </w:t>
      </w:r>
      <w:r w:rsidR="00545713" w:rsidRPr="00C823F1">
        <w:rPr>
          <w:rFonts w:cs="Arial"/>
          <w:i/>
          <w:szCs w:val="20"/>
          <w:highlight w:val="yellow"/>
        </w:rPr>
        <w:t xml:space="preserve">last sentence of </w:t>
      </w:r>
      <w:r w:rsidR="00041E6C" w:rsidRPr="00C823F1">
        <w:rPr>
          <w:rFonts w:cs="Arial"/>
          <w:i/>
          <w:szCs w:val="20"/>
          <w:highlight w:val="yellow"/>
        </w:rPr>
        <w:t>p</w:t>
      </w:r>
      <w:r w:rsidRPr="00C823F1">
        <w:rPr>
          <w:rFonts w:cs="Arial"/>
          <w:i/>
          <w:szCs w:val="20"/>
          <w:highlight w:val="yellow"/>
        </w:rPr>
        <w:t>ara</w:t>
      </w:r>
      <w:r w:rsidR="00041E6C" w:rsidRPr="00C823F1">
        <w:rPr>
          <w:rFonts w:cs="Arial"/>
          <w:i/>
          <w:szCs w:val="20"/>
          <w:highlight w:val="yellow"/>
        </w:rPr>
        <w:t>.</w:t>
      </w:r>
      <w:r w:rsidRPr="00C823F1">
        <w:rPr>
          <w:rFonts w:cs="Arial"/>
          <w:i/>
          <w:szCs w:val="20"/>
          <w:highlight w:val="yellow"/>
        </w:rPr>
        <w:t xml:space="preserve"> A15</w:t>
      </w:r>
      <w:r w:rsidR="003204F6" w:rsidRPr="00C823F1">
        <w:rPr>
          <w:rFonts w:cs="Arial"/>
          <w:i/>
          <w:szCs w:val="20"/>
          <w:highlight w:val="yellow"/>
        </w:rPr>
        <w:t xml:space="preserve"> and par</w:t>
      </w:r>
      <w:r w:rsidR="008F5D49" w:rsidRPr="00C823F1">
        <w:rPr>
          <w:rFonts w:cs="Arial"/>
          <w:i/>
          <w:szCs w:val="20"/>
          <w:highlight w:val="yellow"/>
        </w:rPr>
        <w:t>ts of para</w:t>
      </w:r>
      <w:r w:rsidR="00041E6C" w:rsidRPr="00C823F1">
        <w:rPr>
          <w:rFonts w:cs="Arial"/>
          <w:i/>
          <w:szCs w:val="20"/>
          <w:highlight w:val="yellow"/>
        </w:rPr>
        <w:t>.</w:t>
      </w:r>
      <w:r w:rsidR="003204F6" w:rsidRPr="00C823F1">
        <w:rPr>
          <w:rFonts w:cs="Arial"/>
          <w:i/>
          <w:szCs w:val="20"/>
          <w:highlight w:val="yellow"/>
        </w:rPr>
        <w:t xml:space="preserve"> A18</w:t>
      </w:r>
      <w:r>
        <w:rPr>
          <w:rFonts w:cs="Arial"/>
          <w:szCs w:val="20"/>
        </w:rPr>
        <w:t>]</w:t>
      </w:r>
      <w:r w:rsidR="00335E48">
        <w:rPr>
          <w:rFonts w:cs="Arial"/>
          <w:szCs w:val="20"/>
        </w:rPr>
        <w:t xml:space="preserve"> </w:t>
      </w:r>
      <w:r w:rsidR="00335E48" w:rsidRPr="00335E48">
        <w:rPr>
          <w:rFonts w:cs="Arial"/>
          <w:strike/>
          <w:szCs w:val="20"/>
        </w:rPr>
        <w:t xml:space="preserve">For example, </w:t>
      </w:r>
      <w:proofErr w:type="spellStart"/>
      <w:r w:rsidR="00335E48" w:rsidRPr="00335E48">
        <w:rPr>
          <w:rFonts w:cs="Arial"/>
          <w:strike/>
          <w:szCs w:val="20"/>
        </w:rPr>
        <w:t>t</w:t>
      </w:r>
      <w:ins w:id="106" w:author="Author">
        <w:r w:rsidR="00335E48" w:rsidRPr="00335E48">
          <w:rPr>
            <w:rFonts w:cs="Arial"/>
            <w:szCs w:val="20"/>
          </w:rPr>
          <w:t>T</w:t>
        </w:r>
      </w:ins>
      <w:r w:rsidRPr="00335E48">
        <w:rPr>
          <w:rFonts w:cs="Arial"/>
          <w:szCs w:val="20"/>
          <w:u w:val="single"/>
        </w:rPr>
        <w:t>hrough</w:t>
      </w:r>
      <w:proofErr w:type="spellEnd"/>
      <w:r w:rsidRPr="00335E48">
        <w:rPr>
          <w:rFonts w:cs="Arial"/>
          <w:szCs w:val="20"/>
          <w:u w:val="single"/>
        </w:rPr>
        <w:t xml:space="preserve"> the use of technology, the auditor may perform risk assessment procedures on large volumes of data</w:t>
      </w:r>
      <w:r w:rsidR="00335E48" w:rsidRPr="00545713">
        <w:rPr>
          <w:rFonts w:cs="Arial"/>
          <w:strike/>
          <w:szCs w:val="20"/>
        </w:rPr>
        <w:t>, and audit evidence may be obtained that provides information that is useful for the</w:t>
      </w:r>
      <w:ins w:id="107" w:author="Author">
        <w:r w:rsidR="003204F6" w:rsidRPr="003204F6">
          <w:rPr>
            <w:rFonts w:cs="Arial"/>
            <w:szCs w:val="20"/>
          </w:rPr>
          <w:t xml:space="preserve"> </w:t>
        </w:r>
        <w:r w:rsidR="003204F6">
          <w:rPr>
            <w:rFonts w:cs="Arial"/>
            <w:szCs w:val="20"/>
          </w:rPr>
          <w:t xml:space="preserve">(from the </w:t>
        </w:r>
      </w:ins>
      <w:r w:rsidR="003204F6" w:rsidRPr="00271254">
        <w:rPr>
          <w:rFonts w:cs="Arial"/>
          <w:szCs w:val="20"/>
          <w:u w:val="single"/>
        </w:rPr>
        <w:t xml:space="preserve">general ledger, sub-ledgers or other operational data) including for analysis, recalculations, reperformance or </w:t>
      </w:r>
      <w:r w:rsidR="00545713" w:rsidRPr="00271254">
        <w:rPr>
          <w:rFonts w:cs="Arial"/>
          <w:szCs w:val="20"/>
          <w:u w:val="single"/>
        </w:rPr>
        <w:t>reconciliations.</w:t>
      </w:r>
      <w:ins w:id="108" w:author="Author">
        <w:r>
          <w:rPr>
            <w:rFonts w:cs="Arial"/>
            <w:szCs w:val="20"/>
          </w:rPr>
          <w:t xml:space="preserve"> A</w:t>
        </w:r>
        <w:r w:rsidRPr="00961271">
          <w:rPr>
            <w:rFonts w:cs="Arial"/>
            <w:szCs w:val="20"/>
          </w:rPr>
          <w:t xml:space="preserve">udit evidence obtained that </w:t>
        </w:r>
        <w:r>
          <w:rPr>
            <w:rFonts w:cs="Arial"/>
            <w:szCs w:val="20"/>
          </w:rPr>
          <w:t>supports</w:t>
        </w:r>
        <w:r w:rsidRPr="00961271">
          <w:rPr>
            <w:rFonts w:cs="Arial"/>
            <w:szCs w:val="20"/>
          </w:rPr>
          <w:t xml:space="preserve"> the </w:t>
        </w:r>
      </w:ins>
      <w:r w:rsidRPr="00545713">
        <w:rPr>
          <w:rFonts w:cs="Arial"/>
          <w:szCs w:val="20"/>
          <w:u w:val="single"/>
        </w:rPr>
        <w:t>identification and assessment of risks of material misstatement</w:t>
      </w:r>
      <w:r w:rsidR="00545713">
        <w:rPr>
          <w:rFonts w:cs="Arial"/>
          <w:szCs w:val="20"/>
          <w:u w:val="single"/>
        </w:rPr>
        <w:t xml:space="preserve">, </w:t>
      </w:r>
      <w:r w:rsidR="00545713" w:rsidRPr="00545713">
        <w:rPr>
          <w:rFonts w:cs="Arial"/>
          <w:strike/>
          <w:szCs w:val="20"/>
        </w:rPr>
        <w:t>as well as providing sufficient appropriate</w:t>
      </w:r>
      <w:ins w:id="109" w:author="Author">
        <w:r w:rsidRPr="00961271">
          <w:rPr>
            <w:rFonts w:cs="Arial"/>
            <w:szCs w:val="20"/>
          </w:rPr>
          <w:t xml:space="preserve"> </w:t>
        </w:r>
        <w:r>
          <w:rPr>
            <w:rFonts w:cs="Arial"/>
            <w:szCs w:val="20"/>
          </w:rPr>
          <w:t xml:space="preserve">may also provide some </w:t>
        </w:r>
      </w:ins>
      <w:r w:rsidRPr="00545713">
        <w:rPr>
          <w:rFonts w:cs="Arial"/>
          <w:szCs w:val="20"/>
          <w:u w:val="single"/>
        </w:rPr>
        <w:t>audit evidence to support</w:t>
      </w:r>
      <w:r w:rsidR="00271254">
        <w:rPr>
          <w:rFonts w:cs="Arial"/>
          <w:szCs w:val="20"/>
        </w:rPr>
        <w:t xml:space="preserve"> </w:t>
      </w:r>
      <w:r w:rsidR="00545713">
        <w:rPr>
          <w:rFonts w:cs="Arial"/>
          <w:strike/>
          <w:szCs w:val="20"/>
        </w:rPr>
        <w:t xml:space="preserve">the conclusion that the possibility of a material misstatement is remote </w:t>
      </w:r>
      <w:ins w:id="110" w:author="Author">
        <w:r w:rsidR="0005750E" w:rsidRPr="0005750E">
          <w:rPr>
            <w:rFonts w:cs="Arial"/>
            <w:szCs w:val="20"/>
          </w:rPr>
          <w:t xml:space="preserve">further audit </w:t>
        </w:r>
        <w:r>
          <w:rPr>
            <w:rFonts w:cs="Arial"/>
            <w:szCs w:val="20"/>
          </w:rPr>
          <w:t>procedures in accordance with ISA 330</w:t>
        </w:r>
        <w:r w:rsidRPr="00961271">
          <w:rPr>
            <w:rFonts w:cs="Arial"/>
            <w:szCs w:val="20"/>
          </w:rPr>
          <w:t>.</w:t>
        </w:r>
      </w:ins>
    </w:p>
    <w:p w:rsidR="00FC5C56" w:rsidRPr="00961271" w:rsidRDefault="003204F6" w:rsidP="00FC5C56">
      <w:pPr>
        <w:ind w:left="547" w:hanging="547"/>
        <w:rPr>
          <w:ins w:id="111" w:author="Author"/>
          <w:rFonts w:cs="Arial"/>
          <w:szCs w:val="20"/>
        </w:rPr>
      </w:pPr>
      <w:ins w:id="112" w:author="Author">
        <w:r>
          <w:rPr>
            <w:rFonts w:cs="Arial"/>
            <w:szCs w:val="20"/>
          </w:rPr>
          <w:t>A20</w:t>
        </w:r>
        <w:r w:rsidR="00FB6A57">
          <w:rPr>
            <w:rFonts w:cs="Arial"/>
            <w:szCs w:val="20"/>
          </w:rPr>
          <w:t>b</w:t>
        </w:r>
        <w:r>
          <w:rPr>
            <w:rFonts w:cs="Arial"/>
            <w:szCs w:val="20"/>
          </w:rPr>
          <w:t>.</w:t>
        </w:r>
        <w:r w:rsidR="00FC5C56" w:rsidRPr="00961271">
          <w:rPr>
            <w:rFonts w:cs="Arial"/>
            <w:szCs w:val="20"/>
          </w:rPr>
          <w:t>The auditor may perform substantive procedures or tests of controls concurrently with risk assessment procedures because it is efficient to do so</w:t>
        </w:r>
        <w:r w:rsidR="00FC5C56">
          <w:rPr>
            <w:rFonts w:cs="Arial"/>
            <w:szCs w:val="20"/>
          </w:rPr>
          <w:t>.</w:t>
        </w:r>
      </w:ins>
    </w:p>
    <w:p w:rsidR="003E1141" w:rsidRPr="00961271" w:rsidRDefault="003204F6" w:rsidP="00971C2C">
      <w:pPr>
        <w:keepNext/>
        <w:spacing w:before="240"/>
        <w:ind w:left="547" w:hanging="547"/>
        <w:rPr>
          <w:rFonts w:cs="Arial"/>
          <w:i/>
          <w:szCs w:val="20"/>
        </w:rPr>
      </w:pPr>
      <w:r>
        <w:rPr>
          <w:rFonts w:cs="Arial"/>
          <w:i/>
          <w:szCs w:val="20"/>
        </w:rPr>
        <w:t>In</w:t>
      </w:r>
      <w:r w:rsidR="003E1141" w:rsidRPr="00961271">
        <w:rPr>
          <w:rFonts w:cs="Arial"/>
          <w:i/>
          <w:szCs w:val="20"/>
        </w:rPr>
        <w:t>quiries of Management</w:t>
      </w:r>
      <w:del w:id="113" w:author="Author">
        <w:r w:rsidR="003E1141" w:rsidRPr="00961271" w:rsidDel="00813EB7">
          <w:rPr>
            <w:rFonts w:cs="Arial"/>
            <w:i/>
            <w:szCs w:val="20"/>
          </w:rPr>
          <w:delText>, the Internal Audit Function</w:delText>
        </w:r>
      </w:del>
      <w:r w:rsidR="003E1141" w:rsidRPr="00961271">
        <w:rPr>
          <w:rFonts w:cs="Arial"/>
          <w:i/>
          <w:szCs w:val="20"/>
        </w:rPr>
        <w:t xml:space="preserve"> and Others within the Entity</w:t>
      </w:r>
      <w:r w:rsidR="003E1141">
        <w:rPr>
          <w:rFonts w:cs="Arial"/>
          <w:szCs w:val="20"/>
        </w:rPr>
        <w:t xml:space="preserve"> (Ref: Para. 18</w:t>
      </w:r>
      <w:r w:rsidR="003E1141" w:rsidRPr="00961271">
        <w:rPr>
          <w:rFonts w:cs="Arial"/>
          <w:szCs w:val="20"/>
        </w:rPr>
        <w:t>(a))</w:t>
      </w:r>
    </w:p>
    <w:p w:rsidR="003204F6" w:rsidRDefault="00561E46" w:rsidP="00561E46">
      <w:pPr>
        <w:ind w:left="547" w:hanging="547"/>
        <w:jc w:val="left"/>
        <w:rPr>
          <w:ins w:id="114" w:author="Author"/>
          <w:rFonts w:cs="Arial"/>
          <w:szCs w:val="20"/>
        </w:rPr>
      </w:pPr>
      <w:ins w:id="115" w:author="Author">
        <w:r>
          <w:rPr>
            <w:rFonts w:cs="Arial"/>
            <w:szCs w:val="20"/>
          </w:rPr>
          <w:t>Why Inquiries are Made of Management</w:t>
        </w:r>
        <w:r w:rsidR="001D2EDC">
          <w:rPr>
            <w:rFonts w:cs="Arial"/>
            <w:szCs w:val="20"/>
          </w:rPr>
          <w:t xml:space="preserve"> </w:t>
        </w:r>
        <w:r>
          <w:rPr>
            <w:rFonts w:cs="Arial"/>
            <w:szCs w:val="20"/>
          </w:rPr>
          <w:t>and Others Within the Entity</w:t>
        </w:r>
      </w:ins>
    </w:p>
    <w:p w:rsidR="003E1141" w:rsidRPr="00961271" w:rsidRDefault="003E1141" w:rsidP="00971C2C">
      <w:pPr>
        <w:ind w:left="547" w:hanging="547"/>
        <w:rPr>
          <w:rFonts w:cs="Arial"/>
          <w:szCs w:val="20"/>
        </w:rPr>
      </w:pPr>
      <w:r w:rsidRPr="00961271">
        <w:rPr>
          <w:rFonts w:cs="Arial"/>
          <w:szCs w:val="20"/>
        </w:rPr>
        <w:t xml:space="preserve">A21. </w:t>
      </w:r>
      <w:r w:rsidRPr="00961271">
        <w:rPr>
          <w:rFonts w:cs="Arial"/>
          <w:szCs w:val="20"/>
        </w:rPr>
        <w:tab/>
        <w:t xml:space="preserve">Much of the information obtained by the </w:t>
      </w:r>
      <w:proofErr w:type="spellStart"/>
      <w:r w:rsidRPr="00961271">
        <w:rPr>
          <w:rFonts w:cs="Arial"/>
          <w:szCs w:val="20"/>
        </w:rPr>
        <w:t>auditor</w:t>
      </w:r>
      <w:del w:id="116" w:author="Author">
        <w:r w:rsidRPr="00961271" w:rsidDel="0005750E">
          <w:rPr>
            <w:rFonts w:cs="Arial"/>
            <w:szCs w:val="20"/>
          </w:rPr>
          <w:delText xml:space="preserve">’s inquiries </w:delText>
        </w:r>
      </w:del>
      <w:ins w:id="117" w:author="Author">
        <w:r w:rsidR="00561E46">
          <w:rPr>
            <w:rFonts w:cs="Arial"/>
            <w:szCs w:val="20"/>
          </w:rPr>
          <w:t>to</w:t>
        </w:r>
        <w:proofErr w:type="spellEnd"/>
        <w:r w:rsidR="00561E46">
          <w:rPr>
            <w:rFonts w:cs="Arial"/>
            <w:szCs w:val="20"/>
          </w:rPr>
          <w:t xml:space="preserve"> support an appropriate basis for the identification and assessment of risks </w:t>
        </w:r>
      </w:ins>
      <w:r w:rsidR="004A2167">
        <w:rPr>
          <w:rFonts w:cs="Arial"/>
          <w:szCs w:val="20"/>
        </w:rPr>
        <w:t>and</w:t>
      </w:r>
      <w:ins w:id="118" w:author="Author">
        <w:r w:rsidR="00561E46">
          <w:rPr>
            <w:rFonts w:cs="Arial"/>
            <w:szCs w:val="20"/>
          </w:rPr>
          <w:t xml:space="preserve"> the design of further audit procedures </w:t>
        </w:r>
      </w:ins>
      <w:r w:rsidRPr="00961271">
        <w:rPr>
          <w:rFonts w:cs="Arial"/>
          <w:szCs w:val="20"/>
        </w:rPr>
        <w:t>is obtained</w:t>
      </w:r>
      <w:ins w:id="119" w:author="Author">
        <w:r w:rsidR="0005750E">
          <w:rPr>
            <w:rFonts w:cs="Arial"/>
            <w:szCs w:val="20"/>
          </w:rPr>
          <w:t xml:space="preserve"> through inquiries of</w:t>
        </w:r>
      </w:ins>
      <w:del w:id="120" w:author="Author">
        <w:r w:rsidRPr="00961271" w:rsidDel="0005750E">
          <w:rPr>
            <w:rFonts w:cs="Arial"/>
            <w:szCs w:val="20"/>
          </w:rPr>
          <w:delText xml:space="preserve"> from</w:delText>
        </w:r>
      </w:del>
      <w:r w:rsidRPr="00961271">
        <w:rPr>
          <w:rFonts w:cs="Arial"/>
          <w:szCs w:val="20"/>
        </w:rPr>
        <w:t xml:space="preserve"> management and those responsible for financial reporting. Information may also be </w:t>
      </w:r>
      <w:r w:rsidRPr="00961271">
        <w:rPr>
          <w:rFonts w:cs="Arial"/>
          <w:szCs w:val="20"/>
        </w:rPr>
        <w:lastRenderedPageBreak/>
        <w:t xml:space="preserve">obtained by the auditor through inquiries of </w:t>
      </w:r>
      <w:del w:id="121" w:author="Author">
        <w:r w:rsidRPr="00961271" w:rsidDel="001D2EDC">
          <w:rPr>
            <w:rFonts w:cs="Arial"/>
            <w:szCs w:val="20"/>
          </w:rPr>
          <w:delText xml:space="preserve">the internal audit function, if the entity has such a function, and </w:delText>
        </w:r>
      </w:del>
      <w:r w:rsidRPr="00961271">
        <w:rPr>
          <w:rFonts w:cs="Arial"/>
          <w:szCs w:val="20"/>
        </w:rPr>
        <w:t>other</w:t>
      </w:r>
      <w:del w:id="122" w:author="Author">
        <w:r w:rsidRPr="00961271" w:rsidDel="00813EB7">
          <w:rPr>
            <w:rFonts w:cs="Arial"/>
            <w:szCs w:val="20"/>
          </w:rPr>
          <w:delText>s</w:delText>
        </w:r>
      </w:del>
      <w:ins w:id="123" w:author="Author">
        <w:r w:rsidR="00813EB7">
          <w:rPr>
            <w:rFonts w:cs="Arial"/>
            <w:szCs w:val="20"/>
          </w:rPr>
          <w:t xml:space="preserve"> appropriate individuals</w:t>
        </w:r>
      </w:ins>
      <w:r w:rsidRPr="00961271">
        <w:rPr>
          <w:rFonts w:cs="Arial"/>
          <w:szCs w:val="20"/>
        </w:rPr>
        <w:t xml:space="preserve"> within the entity.</w:t>
      </w:r>
    </w:p>
    <w:p w:rsidR="00561E46" w:rsidRDefault="003E1141" w:rsidP="00561E46">
      <w:pPr>
        <w:spacing w:after="120"/>
        <w:ind w:left="547" w:hanging="547"/>
        <w:rPr>
          <w:ins w:id="124" w:author="Author"/>
          <w:rFonts w:cs="Arial"/>
          <w:szCs w:val="20"/>
        </w:rPr>
      </w:pPr>
      <w:r w:rsidRPr="00961271">
        <w:rPr>
          <w:rFonts w:cs="Arial"/>
          <w:szCs w:val="20"/>
        </w:rPr>
        <w:t xml:space="preserve">A22. </w:t>
      </w:r>
      <w:r w:rsidRPr="00961271">
        <w:rPr>
          <w:rFonts w:cs="Arial"/>
          <w:szCs w:val="20"/>
        </w:rPr>
        <w:tab/>
        <w:t xml:space="preserve">The auditor may also obtain information, or a different perspective </w:t>
      </w:r>
      <w:del w:id="125" w:author="Author">
        <w:r w:rsidRPr="00961271" w:rsidDel="00561E46">
          <w:rPr>
            <w:rFonts w:cs="Arial"/>
            <w:szCs w:val="20"/>
          </w:rPr>
          <w:delText xml:space="preserve">in </w:delText>
        </w:r>
      </w:del>
      <w:ins w:id="126" w:author="Author">
        <w:r w:rsidR="00561E46">
          <w:rPr>
            <w:rFonts w:cs="Arial"/>
            <w:szCs w:val="20"/>
          </w:rPr>
          <w:t>for</w:t>
        </w:r>
        <w:r w:rsidR="00561E46" w:rsidRPr="00961271">
          <w:rPr>
            <w:rFonts w:cs="Arial"/>
            <w:szCs w:val="20"/>
          </w:rPr>
          <w:t xml:space="preserve"> </w:t>
        </w:r>
      </w:ins>
      <w:r w:rsidRPr="00961271">
        <w:rPr>
          <w:rFonts w:cs="Arial"/>
          <w:szCs w:val="20"/>
        </w:rPr>
        <w:t xml:space="preserve">identifying </w:t>
      </w:r>
      <w:ins w:id="127" w:author="Author">
        <w:r w:rsidR="00561E46">
          <w:rPr>
            <w:rFonts w:cs="Arial"/>
            <w:szCs w:val="20"/>
          </w:rPr>
          <w:t xml:space="preserve">and assessing </w:t>
        </w:r>
      </w:ins>
      <w:r w:rsidRPr="00961271">
        <w:rPr>
          <w:rFonts w:cs="Arial"/>
          <w:szCs w:val="20"/>
        </w:rPr>
        <w:t>risks of material misstatement</w:t>
      </w:r>
      <w:del w:id="128" w:author="Author">
        <w:r w:rsidRPr="00961271" w:rsidDel="00561E46">
          <w:rPr>
            <w:rFonts w:cs="Arial"/>
            <w:szCs w:val="20"/>
          </w:rPr>
          <w:delText>,</w:delText>
        </w:r>
      </w:del>
      <w:r w:rsidRPr="00961271">
        <w:rPr>
          <w:rFonts w:cs="Arial"/>
          <w:szCs w:val="20"/>
        </w:rPr>
        <w:t xml:space="preserve"> through inquiries of others within the entity and other employees with different levels of authority. </w:t>
      </w:r>
    </w:p>
    <w:tbl>
      <w:tblPr>
        <w:tblStyle w:val="TableGrid"/>
        <w:tblW w:w="0" w:type="auto"/>
        <w:tblInd w:w="547" w:type="dxa"/>
        <w:tblLook w:val="04A0" w:firstRow="1" w:lastRow="0" w:firstColumn="1" w:lastColumn="0" w:noHBand="0" w:noVBand="1"/>
      </w:tblPr>
      <w:tblGrid>
        <w:gridCol w:w="8793"/>
      </w:tblGrid>
      <w:tr w:rsidR="00561E46" w:rsidTr="00561E46">
        <w:trPr>
          <w:ins w:id="129" w:author="Author"/>
        </w:trPr>
        <w:tc>
          <w:tcPr>
            <w:tcW w:w="9340" w:type="dxa"/>
          </w:tcPr>
          <w:p w:rsidR="00561E46" w:rsidRPr="00961271" w:rsidRDefault="00561E46" w:rsidP="00561E46">
            <w:pPr>
              <w:ind w:left="547" w:hanging="547"/>
              <w:rPr>
                <w:rFonts w:cs="Arial"/>
                <w:szCs w:val="20"/>
              </w:rPr>
            </w:pPr>
            <w:del w:id="130" w:author="Author">
              <w:r w:rsidRPr="00961271" w:rsidDel="00561E46">
                <w:rPr>
                  <w:rFonts w:cs="Arial"/>
                  <w:szCs w:val="20"/>
                </w:rPr>
                <w:delText>For e</w:delText>
              </w:r>
            </w:del>
            <w:ins w:id="131" w:author="Author">
              <w:r>
                <w:rPr>
                  <w:rFonts w:cs="Arial"/>
                  <w:szCs w:val="20"/>
                </w:rPr>
                <w:t>E</w:t>
              </w:r>
            </w:ins>
            <w:r w:rsidRPr="00961271">
              <w:rPr>
                <w:rFonts w:cs="Arial"/>
                <w:szCs w:val="20"/>
              </w:rPr>
              <w:t>xample</w:t>
            </w:r>
            <w:ins w:id="132" w:author="Author">
              <w:r>
                <w:rPr>
                  <w:rFonts w:cs="Arial"/>
                  <w:szCs w:val="20"/>
                </w:rPr>
                <w:t>s</w:t>
              </w:r>
            </w:ins>
            <w:r w:rsidRPr="00961271">
              <w:rPr>
                <w:rFonts w:cs="Arial"/>
                <w:szCs w:val="20"/>
              </w:rPr>
              <w:t>:</w:t>
            </w:r>
          </w:p>
          <w:p w:rsidR="00561E46" w:rsidRPr="00961271" w:rsidRDefault="00561E46" w:rsidP="00D31753">
            <w:pPr>
              <w:pStyle w:val="ListParagraph"/>
              <w:numPr>
                <w:ilvl w:val="0"/>
                <w:numId w:val="37"/>
              </w:numPr>
              <w:spacing w:before="120" w:after="120"/>
              <w:ind w:left="547" w:hanging="547"/>
              <w:contextualSpacing w:val="0"/>
              <w:rPr>
                <w:rFonts w:cs="Arial"/>
                <w:szCs w:val="20"/>
              </w:rPr>
            </w:pPr>
            <w:r w:rsidRPr="00961271">
              <w:rPr>
                <w:rFonts w:cs="Arial"/>
                <w:szCs w:val="20"/>
              </w:rPr>
              <w:t xml:space="preserve">Inquiries directed towards those charged with governance may help the auditor understand the </w:t>
            </w:r>
            <w:del w:id="133" w:author="Author">
              <w:r w:rsidRPr="00961271" w:rsidDel="0005750E">
                <w:rPr>
                  <w:rFonts w:cs="Arial"/>
                  <w:szCs w:val="20"/>
                </w:rPr>
                <w:delText xml:space="preserve">environment in which the </w:delText>
              </w:r>
            </w:del>
            <w:ins w:id="134" w:author="Author">
              <w:r w:rsidR="0005750E">
                <w:rPr>
                  <w:rFonts w:cs="Arial"/>
                  <w:szCs w:val="20"/>
                </w:rPr>
                <w:t xml:space="preserve">extent of oversight over the preparation of the </w:t>
              </w:r>
            </w:ins>
            <w:r w:rsidRPr="00961271">
              <w:rPr>
                <w:rFonts w:cs="Arial"/>
                <w:szCs w:val="20"/>
              </w:rPr>
              <w:t>financial statements</w:t>
            </w:r>
            <w:ins w:id="135" w:author="Author">
              <w:r w:rsidR="0005750E">
                <w:rPr>
                  <w:rFonts w:cs="Arial"/>
                  <w:szCs w:val="20"/>
                </w:rPr>
                <w:t xml:space="preserve"> by management</w:t>
              </w:r>
            </w:ins>
            <w:del w:id="136" w:author="Author">
              <w:r w:rsidRPr="00961271" w:rsidDel="0005750E">
                <w:rPr>
                  <w:rFonts w:cs="Arial"/>
                  <w:szCs w:val="20"/>
                </w:rPr>
                <w:delText xml:space="preserve"> are prepared</w:delText>
              </w:r>
            </w:del>
            <w:r w:rsidRPr="00961271">
              <w:rPr>
                <w:rFonts w:cs="Arial"/>
                <w:szCs w:val="20"/>
              </w:rPr>
              <w:t>. ISA 260 (Revised)</w:t>
            </w:r>
            <w:r w:rsidRPr="00961271">
              <w:rPr>
                <w:rStyle w:val="FootnoteReference"/>
                <w:rFonts w:cs="Arial"/>
                <w:szCs w:val="20"/>
              </w:rPr>
              <w:footnoteReference w:id="17"/>
            </w:r>
            <w:r w:rsidRPr="00961271">
              <w:rPr>
                <w:rFonts w:cs="Arial"/>
                <w:szCs w:val="20"/>
              </w:rPr>
              <w:t xml:space="preserve"> identifies the importance of effective two-way communication in assisting the auditor to obtain information from those charged with governance in this regard.</w:t>
            </w:r>
          </w:p>
          <w:p w:rsidR="00561E46" w:rsidRPr="00961271" w:rsidRDefault="00561E46" w:rsidP="00D31753">
            <w:pPr>
              <w:pStyle w:val="ListParagraph"/>
              <w:numPr>
                <w:ilvl w:val="0"/>
                <w:numId w:val="37"/>
              </w:numPr>
              <w:spacing w:before="120" w:after="120"/>
              <w:ind w:left="547" w:hanging="547"/>
              <w:contextualSpacing w:val="0"/>
              <w:rPr>
                <w:rFonts w:cs="Arial"/>
                <w:szCs w:val="20"/>
              </w:rPr>
            </w:pPr>
            <w:r w:rsidRPr="00961271">
              <w:rPr>
                <w:rFonts w:cs="Arial"/>
                <w:szCs w:val="20"/>
              </w:rPr>
              <w:t xml:space="preserve">Inquiries of employees </w:t>
            </w:r>
            <w:del w:id="139" w:author="Author">
              <w:r w:rsidRPr="00961271" w:rsidDel="0005750E">
                <w:rPr>
                  <w:rFonts w:cs="Arial"/>
                  <w:szCs w:val="20"/>
                </w:rPr>
                <w:delText>involved in</w:delText>
              </w:r>
            </w:del>
            <w:ins w:id="140" w:author="Author">
              <w:r w:rsidR="0005750E">
                <w:rPr>
                  <w:rFonts w:cs="Arial"/>
                  <w:szCs w:val="20"/>
                </w:rPr>
                <w:t xml:space="preserve"> responsible for</w:t>
              </w:r>
            </w:ins>
            <w:r w:rsidRPr="00961271">
              <w:rPr>
                <w:rFonts w:cs="Arial"/>
                <w:szCs w:val="20"/>
              </w:rPr>
              <w:t xml:space="preserve"> initiating, processing or recording complex or unusual transactions may help the auditor to evaluate the appropriateness of the selection and application of certain accounting policies.</w:t>
            </w:r>
          </w:p>
          <w:p w:rsidR="00561E46" w:rsidRPr="00961271" w:rsidRDefault="00561E46" w:rsidP="00D31753">
            <w:pPr>
              <w:pStyle w:val="ListParagraph"/>
              <w:numPr>
                <w:ilvl w:val="0"/>
                <w:numId w:val="37"/>
              </w:numPr>
              <w:spacing w:before="120" w:after="120"/>
              <w:ind w:left="547" w:hanging="547"/>
              <w:contextualSpacing w:val="0"/>
              <w:rPr>
                <w:rFonts w:cs="Arial"/>
                <w:szCs w:val="20"/>
              </w:rPr>
            </w:pPr>
            <w:r w:rsidRPr="00961271">
              <w:rPr>
                <w:rFonts w:cs="Arial"/>
                <w:szCs w:val="20"/>
              </w:rPr>
              <w:t>Inquiries directed towards in-house legal counsel may provide information about such matters as litigation, compliance with laws and regulations, knowledge of fraud or suspected fraud affecting the entity, warranties, post-sales obligations, arrangements (such as joint ventures) with business partners and the meaning of contractual terms.</w:t>
            </w:r>
          </w:p>
          <w:p w:rsidR="00561E46" w:rsidRPr="00961271" w:rsidRDefault="00561E46" w:rsidP="00D31753">
            <w:pPr>
              <w:pStyle w:val="ListParagraph"/>
              <w:numPr>
                <w:ilvl w:val="0"/>
                <w:numId w:val="37"/>
              </w:numPr>
              <w:spacing w:before="120" w:after="120"/>
              <w:ind w:left="547" w:hanging="547"/>
              <w:contextualSpacing w:val="0"/>
              <w:rPr>
                <w:rFonts w:cs="Arial"/>
                <w:szCs w:val="20"/>
              </w:rPr>
            </w:pPr>
            <w:r w:rsidRPr="00961271">
              <w:rPr>
                <w:rFonts w:cs="Arial"/>
                <w:szCs w:val="20"/>
              </w:rPr>
              <w:t>Inquiries directed towards marketing or sales personnel may provide information about changes in the entity’s marketing strategies, sales trends, or contractual arrangements with its customers.</w:t>
            </w:r>
          </w:p>
          <w:p w:rsidR="00561E46" w:rsidRPr="00961271" w:rsidRDefault="00561E46" w:rsidP="00D31753">
            <w:pPr>
              <w:pStyle w:val="ListParagraph"/>
              <w:numPr>
                <w:ilvl w:val="0"/>
                <w:numId w:val="37"/>
              </w:numPr>
              <w:spacing w:before="120" w:after="120"/>
              <w:ind w:left="547" w:hanging="547"/>
              <w:contextualSpacing w:val="0"/>
              <w:rPr>
                <w:rFonts w:cs="Arial"/>
                <w:szCs w:val="20"/>
              </w:rPr>
            </w:pPr>
            <w:r w:rsidRPr="00961271">
              <w:rPr>
                <w:rFonts w:cs="Arial"/>
                <w:szCs w:val="20"/>
              </w:rPr>
              <w:t xml:space="preserve">Inquiries directed </w:t>
            </w:r>
            <w:del w:id="141" w:author="Author">
              <w:r w:rsidRPr="00961271" w:rsidDel="0005750E">
                <w:rPr>
                  <w:rFonts w:cs="Arial"/>
                  <w:szCs w:val="20"/>
                </w:rPr>
                <w:delText>towards</w:delText>
              </w:r>
            </w:del>
            <w:ins w:id="142" w:author="Author">
              <w:r w:rsidR="0005750E">
                <w:rPr>
                  <w:rFonts w:cs="Arial"/>
                  <w:szCs w:val="20"/>
                </w:rPr>
                <w:t>about</w:t>
              </w:r>
            </w:ins>
            <w:r w:rsidRPr="00961271">
              <w:rPr>
                <w:rFonts w:cs="Arial"/>
                <w:szCs w:val="20"/>
              </w:rPr>
              <w:t xml:space="preserve"> the risk management function (or </w:t>
            </w:r>
            <w:ins w:id="143" w:author="Author">
              <w:r w:rsidR="0005750E">
                <w:rPr>
                  <w:rFonts w:cs="Arial"/>
                  <w:szCs w:val="20"/>
                </w:rPr>
                <w:t xml:space="preserve">inquiries </w:t>
              </w:r>
              <w:r w:rsidR="00572447">
                <w:rPr>
                  <w:rFonts w:cs="Arial"/>
                  <w:szCs w:val="20"/>
                </w:rPr>
                <w:t xml:space="preserve">of </w:t>
              </w:r>
            </w:ins>
            <w:r w:rsidRPr="00961271">
              <w:rPr>
                <w:rFonts w:cs="Arial"/>
                <w:szCs w:val="20"/>
              </w:rPr>
              <w:t xml:space="preserve">those performing such roles) may provide information about operational and regulatory risks that may affect financial reporting. </w:t>
            </w:r>
          </w:p>
          <w:p w:rsidR="00561E46" w:rsidRDefault="00561E46" w:rsidP="00D31753">
            <w:pPr>
              <w:pStyle w:val="ListParagraph"/>
              <w:numPr>
                <w:ilvl w:val="0"/>
                <w:numId w:val="37"/>
              </w:numPr>
              <w:spacing w:before="120" w:after="120"/>
              <w:ind w:left="547" w:hanging="547"/>
              <w:contextualSpacing w:val="0"/>
              <w:rPr>
                <w:ins w:id="144" w:author="Author"/>
                <w:rFonts w:cs="Arial"/>
                <w:szCs w:val="20"/>
              </w:rPr>
            </w:pPr>
            <w:r w:rsidRPr="00961271">
              <w:rPr>
                <w:rFonts w:cs="Arial"/>
                <w:szCs w:val="20"/>
              </w:rPr>
              <w:t xml:space="preserve">Inquiries directed towards </w:t>
            </w:r>
            <w:del w:id="145" w:author="Author">
              <w:r w:rsidRPr="00961271" w:rsidDel="00572447">
                <w:rPr>
                  <w:rFonts w:cs="Arial"/>
                  <w:szCs w:val="20"/>
                </w:rPr>
                <w:delText>information system</w:delText>
              </w:r>
            </w:del>
            <w:ins w:id="146" w:author="Author">
              <w:r w:rsidR="00572447">
                <w:rPr>
                  <w:rFonts w:cs="Arial"/>
                  <w:szCs w:val="20"/>
                </w:rPr>
                <w:t>IT</w:t>
              </w:r>
            </w:ins>
            <w:r w:rsidRPr="00961271">
              <w:rPr>
                <w:rFonts w:cs="Arial"/>
                <w:szCs w:val="20"/>
              </w:rPr>
              <w:t xml:space="preserve"> personnel may provide information about system changes, system or control failures, or other </w:t>
            </w:r>
            <w:ins w:id="147" w:author="Author">
              <w:r w:rsidR="00572447">
                <w:rPr>
                  <w:rFonts w:cs="Arial"/>
                  <w:szCs w:val="20"/>
                </w:rPr>
                <w:t>IT</w:t>
              </w:r>
            </w:ins>
            <w:del w:id="148" w:author="Author">
              <w:r w:rsidRPr="00961271" w:rsidDel="00572447">
                <w:rPr>
                  <w:rFonts w:cs="Arial"/>
                  <w:szCs w:val="20"/>
                </w:rPr>
                <w:delText>information system</w:delText>
              </w:r>
            </w:del>
            <w:r w:rsidRPr="00961271">
              <w:rPr>
                <w:rFonts w:cs="Arial"/>
                <w:szCs w:val="20"/>
              </w:rPr>
              <w:t>-related risks.</w:t>
            </w:r>
          </w:p>
        </w:tc>
      </w:tr>
    </w:tbl>
    <w:p w:rsidR="003E1141" w:rsidRPr="00961271" w:rsidRDefault="003E1141" w:rsidP="00971C2C">
      <w:pPr>
        <w:ind w:left="547" w:hanging="547"/>
        <w:rPr>
          <w:rFonts w:cs="Arial"/>
          <w:szCs w:val="20"/>
        </w:rPr>
      </w:pPr>
      <w:r w:rsidRPr="00961271">
        <w:rPr>
          <w:rFonts w:cs="Arial"/>
          <w:szCs w:val="20"/>
        </w:rPr>
        <w:t xml:space="preserve">A23. </w:t>
      </w:r>
      <w:r w:rsidRPr="00961271">
        <w:rPr>
          <w:rFonts w:cs="Arial"/>
          <w:szCs w:val="20"/>
        </w:rPr>
        <w:tab/>
      </w:r>
      <w:del w:id="149" w:author="Author">
        <w:r w:rsidRPr="00961271" w:rsidDel="001D2EDC">
          <w:rPr>
            <w:rFonts w:cs="Arial"/>
            <w:szCs w:val="20"/>
          </w:rPr>
          <w:delText>As obtaining an understanding of the entity and its environment is a continual, dynamic process, the auditor’s inquiries may occur throughout the audit engagement.</w:delText>
        </w:r>
      </w:del>
    </w:p>
    <w:p w:rsidR="003E1141" w:rsidRPr="00961271" w:rsidRDefault="003E1141" w:rsidP="00971C2C">
      <w:pPr>
        <w:keepNext/>
        <w:ind w:left="547" w:hanging="547"/>
        <w:rPr>
          <w:rFonts w:cs="Arial"/>
          <w:szCs w:val="20"/>
        </w:rPr>
      </w:pPr>
      <w:r w:rsidRPr="00961271">
        <w:rPr>
          <w:rFonts w:cs="Arial"/>
          <w:szCs w:val="20"/>
        </w:rPr>
        <w:t>Considerations Specific to Public Sector Entities</w:t>
      </w:r>
    </w:p>
    <w:p w:rsidR="003E1141" w:rsidRPr="00961271" w:rsidRDefault="003E1141" w:rsidP="00971C2C">
      <w:pPr>
        <w:spacing w:before="240"/>
        <w:ind w:left="547" w:hanging="547"/>
        <w:rPr>
          <w:rFonts w:cs="Arial"/>
          <w:szCs w:val="20"/>
        </w:rPr>
      </w:pPr>
      <w:r w:rsidRPr="00961271">
        <w:rPr>
          <w:rFonts w:cs="Arial"/>
          <w:szCs w:val="20"/>
        </w:rPr>
        <w:t>A24</w:t>
      </w:r>
      <w:r w:rsidRPr="00F661DE">
        <w:rPr>
          <w:rFonts w:cs="Arial"/>
          <w:szCs w:val="20"/>
          <w:highlight w:val="lightGray"/>
        </w:rPr>
        <w:t>.  When making inquiries of those who may have information that is likely to assist in identifying risks of material misstatement, auditors of public sector entities may obtain information from additional sources such as from the auditors that are involved in performance or other audits related to the entity.</w:t>
      </w:r>
    </w:p>
    <w:p w:rsidR="003E1141" w:rsidRDefault="003E1141" w:rsidP="00C823F1">
      <w:pPr>
        <w:keepNext/>
        <w:spacing w:before="240"/>
        <w:ind w:left="547" w:hanging="547"/>
        <w:rPr>
          <w:ins w:id="150" w:author="Author"/>
          <w:rFonts w:cs="Arial"/>
          <w:szCs w:val="20"/>
        </w:rPr>
      </w:pPr>
      <w:r w:rsidRPr="00961271">
        <w:rPr>
          <w:rFonts w:cs="Arial"/>
          <w:szCs w:val="20"/>
        </w:rPr>
        <w:lastRenderedPageBreak/>
        <w:t>Inquiries of the Internal Audit Function</w:t>
      </w:r>
    </w:p>
    <w:p w:rsidR="001D2EDC" w:rsidRDefault="001D2EDC" w:rsidP="00C823F1">
      <w:pPr>
        <w:keepNext/>
        <w:ind w:left="547" w:hanging="547"/>
        <w:jc w:val="left"/>
        <w:rPr>
          <w:rFonts w:cs="Arial"/>
          <w:szCs w:val="20"/>
        </w:rPr>
      </w:pPr>
      <w:ins w:id="151" w:author="Author">
        <w:r>
          <w:rPr>
            <w:rFonts w:cs="Arial"/>
            <w:szCs w:val="20"/>
          </w:rPr>
          <w:t>Why Inquiries are Made of the Internal Audit Function (if any)</w:t>
        </w:r>
      </w:ins>
    </w:p>
    <w:p w:rsidR="003E1141" w:rsidRPr="001D2EDC" w:rsidRDefault="003E1141" w:rsidP="00971C2C">
      <w:pPr>
        <w:ind w:left="547" w:hanging="547"/>
        <w:rPr>
          <w:rFonts w:cs="Arial"/>
          <w:b/>
          <w:strike/>
          <w:szCs w:val="20"/>
        </w:rPr>
      </w:pPr>
      <w:r w:rsidRPr="00961271">
        <w:rPr>
          <w:rFonts w:cs="Arial"/>
          <w:szCs w:val="20"/>
        </w:rPr>
        <w:t xml:space="preserve">A25. </w:t>
      </w:r>
      <w:r w:rsidRPr="00961271">
        <w:rPr>
          <w:rFonts w:cs="Arial"/>
          <w:szCs w:val="20"/>
        </w:rPr>
        <w:tab/>
        <w:t xml:space="preserve">If an entity has an internal audit function, inquiries of the appropriate individuals within the function may </w:t>
      </w:r>
      <w:ins w:id="152" w:author="Author">
        <w:r w:rsidR="004F2B8B">
          <w:rPr>
            <w:rFonts w:cs="Arial"/>
            <w:szCs w:val="20"/>
          </w:rPr>
          <w:t xml:space="preserve">assist the auditor in understanding </w:t>
        </w:r>
      </w:ins>
      <w:del w:id="153" w:author="Author">
        <w:r w:rsidRPr="00961271" w:rsidDel="004F2B8B">
          <w:rPr>
            <w:rFonts w:cs="Arial"/>
            <w:szCs w:val="20"/>
          </w:rPr>
          <w:delText xml:space="preserve">provide information that is useful to the auditor in obtaining an understanding of </w:delText>
        </w:r>
      </w:del>
      <w:r w:rsidRPr="00961271">
        <w:rPr>
          <w:rFonts w:cs="Arial"/>
          <w:szCs w:val="20"/>
        </w:rPr>
        <w:t>the entity and its environment</w:t>
      </w:r>
      <w:del w:id="154" w:author="Author">
        <w:r w:rsidRPr="00961271" w:rsidDel="004F2B8B">
          <w:rPr>
            <w:rFonts w:cs="Arial"/>
            <w:szCs w:val="20"/>
          </w:rPr>
          <w:delText>, the applicable financial reporting framework</w:delText>
        </w:r>
      </w:del>
      <w:r w:rsidRPr="00961271">
        <w:rPr>
          <w:rFonts w:cs="Arial"/>
          <w:szCs w:val="20"/>
        </w:rPr>
        <w:t xml:space="preserve"> and the entity’s system of internal control</w:t>
      </w:r>
      <w:del w:id="155" w:author="Author">
        <w:r w:rsidRPr="00961271" w:rsidDel="004F2B8B">
          <w:rPr>
            <w:rFonts w:cs="Arial"/>
            <w:szCs w:val="20"/>
          </w:rPr>
          <w:delText>, and</w:delText>
        </w:r>
      </w:del>
      <w:r w:rsidRPr="00961271">
        <w:rPr>
          <w:rFonts w:cs="Arial"/>
          <w:szCs w:val="20"/>
        </w:rPr>
        <w:t xml:space="preserve"> in</w:t>
      </w:r>
      <w:ins w:id="156" w:author="Author">
        <w:r w:rsidR="004F2B8B">
          <w:rPr>
            <w:rFonts w:cs="Arial"/>
            <w:szCs w:val="20"/>
          </w:rPr>
          <w:t xml:space="preserve"> the</w:t>
        </w:r>
      </w:ins>
      <w:r w:rsidRPr="00961271">
        <w:rPr>
          <w:rFonts w:cs="Arial"/>
          <w:szCs w:val="20"/>
        </w:rPr>
        <w:t xml:space="preserve"> identif</w:t>
      </w:r>
      <w:ins w:id="157" w:author="Author">
        <w:r w:rsidR="004F2B8B">
          <w:rPr>
            <w:rFonts w:cs="Arial"/>
            <w:szCs w:val="20"/>
          </w:rPr>
          <w:t>ication</w:t>
        </w:r>
      </w:ins>
      <w:del w:id="158" w:author="Author">
        <w:r w:rsidRPr="00961271" w:rsidDel="004F2B8B">
          <w:rPr>
            <w:rFonts w:cs="Arial"/>
            <w:szCs w:val="20"/>
          </w:rPr>
          <w:delText>ying</w:delText>
        </w:r>
      </w:del>
      <w:r w:rsidRPr="00961271">
        <w:rPr>
          <w:rFonts w:cs="Arial"/>
          <w:szCs w:val="20"/>
        </w:rPr>
        <w:t xml:space="preserve"> and assess</w:t>
      </w:r>
      <w:ins w:id="159" w:author="Author">
        <w:r w:rsidR="004F2B8B">
          <w:rPr>
            <w:rFonts w:cs="Arial"/>
            <w:szCs w:val="20"/>
          </w:rPr>
          <w:t>ment</w:t>
        </w:r>
      </w:ins>
      <w:del w:id="160" w:author="Author">
        <w:r w:rsidRPr="00961271" w:rsidDel="004F2B8B">
          <w:rPr>
            <w:rFonts w:cs="Arial"/>
            <w:szCs w:val="20"/>
          </w:rPr>
          <w:delText>ing</w:delText>
        </w:r>
      </w:del>
      <w:r w:rsidRPr="00961271">
        <w:rPr>
          <w:rFonts w:cs="Arial"/>
          <w:szCs w:val="20"/>
        </w:rPr>
        <w:t xml:space="preserve"> </w:t>
      </w:r>
      <w:del w:id="161" w:author="Author">
        <w:r w:rsidRPr="00961271" w:rsidDel="004F2B8B">
          <w:rPr>
            <w:rFonts w:cs="Arial"/>
            <w:szCs w:val="20"/>
          </w:rPr>
          <w:delText xml:space="preserve">risks </w:delText>
        </w:r>
      </w:del>
      <w:r w:rsidRPr="00961271">
        <w:rPr>
          <w:rFonts w:cs="Arial"/>
          <w:szCs w:val="20"/>
        </w:rPr>
        <w:t xml:space="preserve">of </w:t>
      </w:r>
      <w:ins w:id="162" w:author="Author">
        <w:r w:rsidR="004F2B8B">
          <w:rPr>
            <w:rFonts w:cs="Arial"/>
            <w:szCs w:val="20"/>
          </w:rPr>
          <w:t>risks</w:t>
        </w:r>
      </w:ins>
      <w:del w:id="163" w:author="Author">
        <w:r w:rsidRPr="00961271" w:rsidDel="004F2B8B">
          <w:rPr>
            <w:rFonts w:cs="Arial"/>
            <w:szCs w:val="20"/>
          </w:rPr>
          <w:delText>material misstatement at the financial statement and assertion levels</w:delText>
        </w:r>
      </w:del>
      <w:r w:rsidRPr="00961271">
        <w:rPr>
          <w:rFonts w:cs="Arial"/>
          <w:szCs w:val="20"/>
        </w:rPr>
        <w:t xml:space="preserve">. </w:t>
      </w:r>
      <w:r w:rsidR="001D2EDC">
        <w:rPr>
          <w:rFonts w:cs="Arial"/>
          <w:szCs w:val="20"/>
        </w:rPr>
        <w:t>[</w:t>
      </w:r>
      <w:r w:rsidR="001D2EDC" w:rsidRPr="00DB69A9">
        <w:rPr>
          <w:rFonts w:cs="Arial"/>
          <w:i/>
          <w:szCs w:val="20"/>
          <w:highlight w:val="yellow"/>
        </w:rPr>
        <w:t xml:space="preserve">Moved to </w:t>
      </w:r>
      <w:r w:rsidR="001D2EDC" w:rsidRPr="00DB69A9">
        <w:rPr>
          <w:rFonts w:cs="Arial"/>
          <w:b/>
          <w:i/>
          <w:szCs w:val="20"/>
          <w:highlight w:val="yellow"/>
        </w:rPr>
        <w:t>Appendix 4</w:t>
      </w:r>
      <w:r w:rsidR="001D2EDC">
        <w:rPr>
          <w:rFonts w:cs="Arial"/>
          <w:szCs w:val="20"/>
        </w:rPr>
        <w:t xml:space="preserve">] </w:t>
      </w:r>
      <w:r w:rsidRPr="001D2EDC">
        <w:rPr>
          <w:rFonts w:cs="Arial"/>
          <w:strike/>
          <w:szCs w:val="20"/>
        </w:rPr>
        <w:t>In performing its work, the internal audit function is likely to have obtained insight into the entity’s operations and business risks, and may have findings based on its work, such as identified control deficiencies or risks, that may provide valuable input into the auditor’s understanding of the entity and its environment, the applicable financial reporting framework and the system of internal control, the auditor’s risk assessments or other aspects of the audit. The auditor’s inquiries are therefore made whether or not the auditor expects to use the work of the internal audit function to modify the nature or timing, or reduce the extent, of audit procedures to be performed.</w:t>
      </w:r>
      <w:r w:rsidRPr="001D2EDC">
        <w:rPr>
          <w:rFonts w:cs="Arial"/>
          <w:strike/>
          <w:spacing w:val="-4"/>
          <w:szCs w:val="20"/>
          <w:vertAlign w:val="superscript"/>
        </w:rPr>
        <w:footnoteReference w:id="18"/>
      </w:r>
      <w:r w:rsidRPr="001D2EDC">
        <w:rPr>
          <w:rFonts w:cs="Arial"/>
          <w:strike/>
          <w:szCs w:val="20"/>
        </w:rPr>
        <w:t xml:space="preserve"> Inquiries of particular relevance may be about matters the internal audit function has raised with those charged with governance and the outcomes of the function’s own risk assessment process.</w:t>
      </w:r>
    </w:p>
    <w:p w:rsidR="003E1141" w:rsidRPr="00F118BD" w:rsidRDefault="003E1141" w:rsidP="00971C2C">
      <w:pPr>
        <w:ind w:left="547" w:hanging="547"/>
        <w:rPr>
          <w:rFonts w:cs="Arial"/>
          <w:strike/>
          <w:szCs w:val="20"/>
        </w:rPr>
      </w:pPr>
      <w:r w:rsidRPr="00961271">
        <w:rPr>
          <w:rFonts w:cs="Arial"/>
          <w:szCs w:val="20"/>
        </w:rPr>
        <w:t xml:space="preserve">A26. </w:t>
      </w:r>
      <w:r w:rsidRPr="00961271">
        <w:rPr>
          <w:rFonts w:cs="Arial"/>
          <w:szCs w:val="20"/>
        </w:rPr>
        <w:tab/>
      </w:r>
      <w:r w:rsidR="00F118BD">
        <w:rPr>
          <w:rFonts w:cs="Arial"/>
          <w:szCs w:val="20"/>
        </w:rPr>
        <w:t>[</w:t>
      </w:r>
      <w:r w:rsidR="00F118BD" w:rsidRPr="00DB69A9">
        <w:rPr>
          <w:rFonts w:cs="Arial"/>
          <w:i/>
          <w:szCs w:val="20"/>
          <w:highlight w:val="yellow"/>
        </w:rPr>
        <w:t xml:space="preserve">Moved to </w:t>
      </w:r>
      <w:r w:rsidR="00F118BD" w:rsidRPr="00DB69A9">
        <w:rPr>
          <w:rFonts w:cs="Arial"/>
          <w:b/>
          <w:i/>
          <w:szCs w:val="20"/>
          <w:highlight w:val="yellow"/>
        </w:rPr>
        <w:t>Appendix 4</w:t>
      </w:r>
      <w:r w:rsidR="00F118BD">
        <w:rPr>
          <w:rFonts w:cs="Arial"/>
          <w:szCs w:val="20"/>
        </w:rPr>
        <w:t xml:space="preserve">] </w:t>
      </w:r>
      <w:r w:rsidRPr="00F118BD">
        <w:rPr>
          <w:rFonts w:cs="Arial"/>
          <w:strike/>
          <w:szCs w:val="20"/>
        </w:rPr>
        <w:t>If, based on responses to the auditor’s inquiries, it appears that there are findings that may be relevant to the entity’s financial reporting and the audit, the auditor may consider it appropriate to read related reports of the internal audit function. Examples of reports of the internal audit function that may be relevant include the function’s strategy and planning documents and reports that have been prepared for management or those charged with governance describing the findings of the internal audit function’s examinations.</w:t>
      </w:r>
    </w:p>
    <w:p w:rsidR="003E1141" w:rsidRPr="00961271" w:rsidRDefault="003E1141" w:rsidP="00971C2C">
      <w:pPr>
        <w:ind w:left="547" w:hanging="547"/>
        <w:rPr>
          <w:rFonts w:cs="Arial"/>
          <w:szCs w:val="20"/>
        </w:rPr>
      </w:pPr>
      <w:r w:rsidRPr="00961271">
        <w:rPr>
          <w:rFonts w:cs="Arial"/>
          <w:szCs w:val="20"/>
        </w:rPr>
        <w:t xml:space="preserve">A27. </w:t>
      </w:r>
      <w:r w:rsidRPr="00961271">
        <w:rPr>
          <w:rFonts w:cs="Arial"/>
          <w:szCs w:val="20"/>
        </w:rPr>
        <w:tab/>
      </w:r>
      <w:r w:rsidR="00F118BD">
        <w:rPr>
          <w:rFonts w:cs="Arial"/>
          <w:szCs w:val="20"/>
        </w:rPr>
        <w:t>[</w:t>
      </w:r>
      <w:r w:rsidR="00F118BD" w:rsidRPr="00DB69A9">
        <w:rPr>
          <w:rFonts w:cs="Arial"/>
          <w:i/>
          <w:szCs w:val="20"/>
          <w:highlight w:val="yellow"/>
        </w:rPr>
        <w:t xml:space="preserve">Moved to </w:t>
      </w:r>
      <w:r w:rsidR="00F118BD" w:rsidRPr="00DB69A9">
        <w:rPr>
          <w:rFonts w:cs="Arial"/>
          <w:b/>
          <w:i/>
          <w:szCs w:val="20"/>
          <w:highlight w:val="yellow"/>
        </w:rPr>
        <w:t>Appendix 4</w:t>
      </w:r>
      <w:r w:rsidR="00F118BD">
        <w:rPr>
          <w:rFonts w:cs="Arial"/>
          <w:szCs w:val="20"/>
        </w:rPr>
        <w:t xml:space="preserve">] </w:t>
      </w:r>
      <w:r w:rsidRPr="00F118BD">
        <w:rPr>
          <w:rFonts w:cs="Arial"/>
          <w:strike/>
          <w:szCs w:val="20"/>
        </w:rPr>
        <w:t>In addition, in accordance with ISA 240,</w:t>
      </w:r>
      <w:r w:rsidRPr="00F118BD">
        <w:rPr>
          <w:rStyle w:val="FootnoteReference"/>
          <w:rFonts w:eastAsiaTheme="majorEastAsia" w:cs="Arial"/>
          <w:strike/>
          <w:szCs w:val="20"/>
        </w:rPr>
        <w:footnoteReference w:id="19"/>
      </w:r>
      <w:r w:rsidRPr="00F118BD">
        <w:rPr>
          <w:rFonts w:cs="Arial"/>
          <w:strike/>
          <w:szCs w:val="20"/>
        </w:rPr>
        <w:t xml:space="preserve"> if the internal audit function provides information to the auditor regarding any actual, suspected or alleged fraud, the auditor takes this into account in the auditor’s identification of risk of material misstatement due to fraud.</w:t>
      </w:r>
    </w:p>
    <w:p w:rsidR="003E1141" w:rsidRPr="00961271" w:rsidRDefault="003E1141" w:rsidP="00971C2C">
      <w:pPr>
        <w:ind w:left="547" w:hanging="547"/>
        <w:rPr>
          <w:rFonts w:cs="Arial"/>
          <w:bCs/>
          <w:szCs w:val="20"/>
        </w:rPr>
      </w:pPr>
      <w:r w:rsidRPr="00961271">
        <w:rPr>
          <w:rFonts w:cs="Arial"/>
          <w:bCs/>
          <w:szCs w:val="20"/>
        </w:rPr>
        <w:t xml:space="preserve">A28. </w:t>
      </w:r>
      <w:r w:rsidRPr="00961271">
        <w:rPr>
          <w:rFonts w:cs="Arial"/>
          <w:bCs/>
          <w:szCs w:val="20"/>
        </w:rPr>
        <w:tab/>
      </w:r>
      <w:r w:rsidR="00F118BD">
        <w:rPr>
          <w:rFonts w:cs="Arial"/>
          <w:szCs w:val="20"/>
        </w:rPr>
        <w:t>[</w:t>
      </w:r>
      <w:r w:rsidR="00F118BD" w:rsidRPr="00DB69A9">
        <w:rPr>
          <w:rFonts w:cs="Arial"/>
          <w:i/>
          <w:szCs w:val="20"/>
          <w:highlight w:val="yellow"/>
        </w:rPr>
        <w:t xml:space="preserve">Moved to </w:t>
      </w:r>
      <w:r w:rsidR="00F118BD" w:rsidRPr="00DB69A9">
        <w:rPr>
          <w:rFonts w:cs="Arial"/>
          <w:b/>
          <w:i/>
          <w:szCs w:val="20"/>
          <w:highlight w:val="yellow"/>
        </w:rPr>
        <w:t>Appendix 4</w:t>
      </w:r>
      <w:r w:rsidR="00F118BD">
        <w:rPr>
          <w:rFonts w:cs="Arial"/>
          <w:szCs w:val="20"/>
        </w:rPr>
        <w:t xml:space="preserve">] </w:t>
      </w:r>
      <w:r w:rsidRPr="00F118BD">
        <w:rPr>
          <w:rFonts w:cs="Arial"/>
          <w:bCs/>
          <w:strike/>
          <w:szCs w:val="20"/>
        </w:rPr>
        <w:t>A</w:t>
      </w:r>
      <w:r w:rsidRPr="00F118BD">
        <w:rPr>
          <w:rFonts w:cs="Arial"/>
          <w:strike/>
          <w:szCs w:val="20"/>
        </w:rPr>
        <w:t>ppropriate individuals within the internal audit function with whom i</w:t>
      </w:r>
      <w:r w:rsidRPr="00F118BD">
        <w:rPr>
          <w:rFonts w:cs="Arial"/>
          <w:bCs/>
          <w:strike/>
          <w:szCs w:val="20"/>
        </w:rPr>
        <w:t xml:space="preserve">nquiries are made are those </w:t>
      </w:r>
      <w:r w:rsidRPr="00F118BD">
        <w:rPr>
          <w:rFonts w:cs="Arial"/>
          <w:strike/>
          <w:szCs w:val="20"/>
        </w:rPr>
        <w:t xml:space="preserve">who, in the auditor’s judgment, have the appropriate knowledge, experience and authority, such as </w:t>
      </w:r>
      <w:r w:rsidRPr="00F118BD">
        <w:rPr>
          <w:rFonts w:cs="Arial"/>
          <w:bCs/>
          <w:strike/>
          <w:szCs w:val="20"/>
        </w:rPr>
        <w:t>the chief internal audit executive or, depending on the circumstances, other personnel within the function. The auditor may also consider it appropriate to have periodic meetings with these individuals.</w:t>
      </w:r>
    </w:p>
    <w:p w:rsidR="003E1141" w:rsidRPr="00961271" w:rsidRDefault="003E1141" w:rsidP="00971C2C">
      <w:pPr>
        <w:keepNext/>
        <w:spacing w:before="240"/>
        <w:ind w:left="547" w:hanging="547"/>
        <w:rPr>
          <w:rFonts w:cs="Arial"/>
          <w:szCs w:val="20"/>
        </w:rPr>
      </w:pPr>
      <w:r w:rsidRPr="00961271">
        <w:rPr>
          <w:rFonts w:cs="Arial"/>
          <w:szCs w:val="20"/>
        </w:rPr>
        <w:t>Considerations specific to public sector entities</w:t>
      </w:r>
    </w:p>
    <w:p w:rsidR="003E1141" w:rsidRPr="00961271" w:rsidRDefault="003E1141" w:rsidP="00971C2C">
      <w:pPr>
        <w:ind w:left="547" w:hanging="547"/>
        <w:rPr>
          <w:rFonts w:cs="Arial"/>
          <w:b/>
          <w:szCs w:val="20"/>
        </w:rPr>
      </w:pPr>
      <w:bookmarkStart w:id="164" w:name="_Toc315445052"/>
      <w:r w:rsidRPr="00961271">
        <w:rPr>
          <w:rFonts w:cs="Arial"/>
          <w:szCs w:val="20"/>
        </w:rPr>
        <w:t xml:space="preserve">A29. </w:t>
      </w:r>
      <w:r w:rsidRPr="00961271">
        <w:rPr>
          <w:rFonts w:cs="Arial"/>
          <w:szCs w:val="20"/>
        </w:rPr>
        <w:tab/>
      </w:r>
      <w:r w:rsidRPr="00F661DE">
        <w:rPr>
          <w:rFonts w:cs="Arial"/>
          <w:szCs w:val="20"/>
          <w:highlight w:val="lightGray"/>
        </w:rPr>
        <w:t>Auditors of public sector entities often have additional responsibilities with regard to internal control and compliance with applicable laws and regulations. Inquiries of appropriate individuals in the internal audit function can assist the auditors in identifying the risk of material noncompliance with applicable laws and regulations and the risk of control deficiencies related to financial reporting.</w:t>
      </w:r>
      <w:bookmarkEnd w:id="164"/>
    </w:p>
    <w:p w:rsidR="003E1141" w:rsidRPr="00961271" w:rsidRDefault="003E1141" w:rsidP="00C823F1">
      <w:pPr>
        <w:keepNext/>
        <w:spacing w:before="240"/>
        <w:ind w:left="547" w:hanging="547"/>
        <w:rPr>
          <w:rFonts w:cs="Arial"/>
          <w:szCs w:val="20"/>
        </w:rPr>
      </w:pPr>
      <w:r w:rsidRPr="00961271">
        <w:rPr>
          <w:rFonts w:cs="Arial"/>
          <w:i/>
          <w:szCs w:val="20"/>
        </w:rPr>
        <w:lastRenderedPageBreak/>
        <w:t>Analytical Procedures</w:t>
      </w:r>
      <w:r>
        <w:rPr>
          <w:rFonts w:cs="Arial"/>
          <w:szCs w:val="20"/>
        </w:rPr>
        <w:t xml:space="preserve"> (Ref: Para. 18</w:t>
      </w:r>
      <w:r w:rsidRPr="00961271">
        <w:rPr>
          <w:rFonts w:cs="Arial"/>
          <w:szCs w:val="20"/>
        </w:rPr>
        <w:t>(b))</w:t>
      </w:r>
    </w:p>
    <w:p w:rsidR="00F118BD" w:rsidRDefault="00F118BD" w:rsidP="00C823F1">
      <w:pPr>
        <w:keepNext/>
        <w:ind w:left="547" w:hanging="547"/>
        <w:jc w:val="left"/>
        <w:rPr>
          <w:rFonts w:cs="Arial"/>
          <w:szCs w:val="20"/>
        </w:rPr>
      </w:pPr>
      <w:ins w:id="165" w:author="Author">
        <w:r>
          <w:rPr>
            <w:rFonts w:cs="Arial"/>
            <w:szCs w:val="20"/>
          </w:rPr>
          <w:t>Why Analytical Procedures are Performed as a Risk Assessment Procedure</w:t>
        </w:r>
      </w:ins>
    </w:p>
    <w:p w:rsidR="003E1141" w:rsidRPr="004D6543" w:rsidRDefault="003E1141" w:rsidP="00971C2C">
      <w:pPr>
        <w:ind w:left="547" w:hanging="547"/>
        <w:rPr>
          <w:rFonts w:cs="Arial"/>
          <w:strike/>
          <w:szCs w:val="20"/>
        </w:rPr>
      </w:pPr>
      <w:r w:rsidRPr="00961271">
        <w:rPr>
          <w:rFonts w:cs="Arial"/>
          <w:szCs w:val="20"/>
        </w:rPr>
        <w:t xml:space="preserve">A30. </w:t>
      </w:r>
      <w:r w:rsidRPr="00961271">
        <w:rPr>
          <w:rFonts w:cs="Arial"/>
          <w:szCs w:val="20"/>
        </w:rPr>
        <w:tab/>
        <w:t>Analytical procedures performed as risk assessment procedures may identify aspects of the entity of which the auditor was unaware and may assist in identifying and assessing the risks of material misstatement</w:t>
      </w:r>
      <w:ins w:id="166" w:author="Author">
        <w:r w:rsidR="00CB5342">
          <w:rPr>
            <w:rFonts w:cs="Arial"/>
            <w:szCs w:val="20"/>
          </w:rPr>
          <w:t xml:space="preserve"> by identifying characteristics </w:t>
        </w:r>
        <w:del w:id="167" w:author="Author">
          <w:r w:rsidR="00CB5342" w:rsidDel="00813EB7">
            <w:rPr>
              <w:rFonts w:cs="Arial"/>
              <w:szCs w:val="20"/>
            </w:rPr>
            <w:delText>of</w:delText>
          </w:r>
        </w:del>
        <w:r w:rsidR="00813EB7">
          <w:rPr>
            <w:rFonts w:cs="Arial"/>
            <w:szCs w:val="20"/>
          </w:rPr>
          <w:t>relevant to</w:t>
        </w:r>
        <w:r w:rsidR="00CB5342">
          <w:rPr>
            <w:rFonts w:cs="Arial"/>
            <w:szCs w:val="20"/>
          </w:rPr>
          <w:t xml:space="preserve"> </w:t>
        </w:r>
        <w:r w:rsidR="00946C19">
          <w:rPr>
            <w:rFonts w:cs="Arial"/>
            <w:szCs w:val="20"/>
          </w:rPr>
          <w:t xml:space="preserve">the auditor’s consideration of the </w:t>
        </w:r>
        <w:r w:rsidR="00CB5342">
          <w:rPr>
            <w:rFonts w:cs="Arial"/>
            <w:szCs w:val="20"/>
          </w:rPr>
          <w:t>inherent risk factors, such as change</w:t>
        </w:r>
      </w:ins>
      <w:r w:rsidRPr="00961271">
        <w:rPr>
          <w:rFonts w:cs="Arial"/>
          <w:szCs w:val="20"/>
        </w:rPr>
        <w:t xml:space="preserve">. </w:t>
      </w:r>
      <w:r w:rsidR="00F118BD">
        <w:rPr>
          <w:rFonts w:cs="Arial"/>
          <w:szCs w:val="20"/>
        </w:rPr>
        <w:t>[</w:t>
      </w:r>
      <w:r w:rsidR="00F118BD" w:rsidRPr="00C823F1">
        <w:rPr>
          <w:rFonts w:cs="Arial"/>
          <w:i/>
          <w:szCs w:val="20"/>
          <w:highlight w:val="yellow"/>
        </w:rPr>
        <w:t xml:space="preserve">Moved to </w:t>
      </w:r>
      <w:r w:rsidR="004D6543" w:rsidRPr="00C823F1">
        <w:rPr>
          <w:rFonts w:cs="Arial"/>
          <w:i/>
          <w:szCs w:val="20"/>
          <w:highlight w:val="yellow"/>
        </w:rPr>
        <w:t>p</w:t>
      </w:r>
      <w:r w:rsidR="00F118BD" w:rsidRPr="00C823F1">
        <w:rPr>
          <w:rFonts w:cs="Arial"/>
          <w:i/>
          <w:szCs w:val="20"/>
          <w:highlight w:val="yellow"/>
        </w:rPr>
        <w:t>ara. A32</w:t>
      </w:r>
      <w:r w:rsidR="00F118BD">
        <w:rPr>
          <w:rFonts w:cs="Arial"/>
          <w:szCs w:val="20"/>
        </w:rPr>
        <w:t xml:space="preserve">] </w:t>
      </w:r>
      <w:r w:rsidRPr="004D6543" w:rsidDel="00F118BD">
        <w:rPr>
          <w:rFonts w:cs="Arial"/>
          <w:strike/>
          <w:szCs w:val="20"/>
        </w:rPr>
        <w:t>Analytical procedures performed as risk assessment procedures may include both financial and non-financial information, for example, the relationship between sales and square footage of selling space or volume of goods sold.</w:t>
      </w:r>
    </w:p>
    <w:p w:rsidR="003E1141" w:rsidRDefault="003E1141" w:rsidP="00971C2C">
      <w:pPr>
        <w:ind w:left="547" w:hanging="547"/>
        <w:rPr>
          <w:ins w:id="168" w:author="Author"/>
          <w:rFonts w:cs="Arial"/>
          <w:szCs w:val="20"/>
        </w:rPr>
      </w:pPr>
      <w:r w:rsidRPr="00961271">
        <w:rPr>
          <w:rFonts w:cs="Arial"/>
          <w:szCs w:val="20"/>
        </w:rPr>
        <w:t xml:space="preserve">A31. </w:t>
      </w:r>
      <w:r w:rsidRPr="00961271">
        <w:rPr>
          <w:rFonts w:cs="Arial"/>
          <w:szCs w:val="20"/>
        </w:rPr>
        <w:tab/>
        <w:t xml:space="preserve">Analytical procedures may </w:t>
      </w:r>
      <w:ins w:id="169" w:author="Author">
        <w:r w:rsidR="00F118BD">
          <w:rPr>
            <w:rFonts w:cs="Arial"/>
            <w:szCs w:val="20"/>
          </w:rPr>
          <w:t xml:space="preserve">also </w:t>
        </w:r>
      </w:ins>
      <w:r w:rsidRPr="00961271">
        <w:rPr>
          <w:rFonts w:cs="Arial"/>
          <w:szCs w:val="20"/>
        </w:rPr>
        <w:t xml:space="preserve">help identify </w:t>
      </w:r>
      <w:del w:id="170" w:author="Author">
        <w:r w:rsidRPr="00961271" w:rsidDel="004F2B8B">
          <w:rPr>
            <w:rFonts w:cs="Arial"/>
            <w:szCs w:val="20"/>
          </w:rPr>
          <w:delText xml:space="preserve">the existence of </w:delText>
        </w:r>
      </w:del>
      <w:ins w:id="171" w:author="Author">
        <w:r w:rsidR="00CE4CC4">
          <w:rPr>
            <w:rFonts w:cs="Arial"/>
            <w:szCs w:val="20"/>
          </w:rPr>
          <w:t xml:space="preserve">inconsistencies, </w:t>
        </w:r>
      </w:ins>
      <w:r w:rsidRPr="00961271">
        <w:rPr>
          <w:rFonts w:cs="Arial"/>
          <w:szCs w:val="20"/>
        </w:rPr>
        <w:t xml:space="preserve">unusual transactions or events, and amounts, ratios, and trends that might indicate matters that have audit implications. Unusual or unexpected relationships that are identified may assist the auditor in identifying risks of material misstatement, especially risks of material misstatement due to fraud. </w:t>
      </w:r>
    </w:p>
    <w:p w:rsidR="00F118BD" w:rsidRPr="00961271" w:rsidRDefault="00F118BD" w:rsidP="00E940C5">
      <w:pPr>
        <w:keepNext/>
        <w:spacing w:before="240"/>
        <w:ind w:left="547" w:hanging="547"/>
        <w:jc w:val="left"/>
        <w:rPr>
          <w:rFonts w:cs="Arial"/>
          <w:szCs w:val="20"/>
        </w:rPr>
      </w:pPr>
      <w:ins w:id="172" w:author="Author">
        <w:r>
          <w:rPr>
            <w:rFonts w:cs="Arial"/>
            <w:szCs w:val="20"/>
          </w:rPr>
          <w:t>Types of Analytical Procedures</w:t>
        </w:r>
      </w:ins>
    </w:p>
    <w:p w:rsidR="00E940C5" w:rsidRDefault="003E1141" w:rsidP="00E940C5">
      <w:pPr>
        <w:keepNext/>
        <w:rPr>
          <w:rFonts w:cs="Arial"/>
          <w:szCs w:val="20"/>
        </w:rPr>
      </w:pPr>
      <w:r w:rsidRPr="004D6543">
        <w:rPr>
          <w:rFonts w:cs="Arial"/>
          <w:szCs w:val="20"/>
        </w:rPr>
        <w:t>A32.</w:t>
      </w:r>
      <w:r w:rsidRPr="004D6543">
        <w:rPr>
          <w:rFonts w:cs="Arial"/>
          <w:szCs w:val="20"/>
        </w:rPr>
        <w:tab/>
      </w:r>
      <w:r w:rsidR="00F118BD" w:rsidRPr="004D6543">
        <w:rPr>
          <w:rFonts w:cs="Arial"/>
          <w:szCs w:val="20"/>
        </w:rPr>
        <w:t>[</w:t>
      </w:r>
      <w:r w:rsidR="00F118BD" w:rsidRPr="00C823F1">
        <w:rPr>
          <w:rFonts w:cs="Arial"/>
          <w:i/>
          <w:szCs w:val="20"/>
          <w:highlight w:val="yellow"/>
        </w:rPr>
        <w:t xml:space="preserve">Moved from </w:t>
      </w:r>
      <w:r w:rsidR="004D6543" w:rsidRPr="00C823F1">
        <w:rPr>
          <w:rFonts w:cs="Arial"/>
          <w:i/>
          <w:szCs w:val="20"/>
          <w:highlight w:val="yellow"/>
        </w:rPr>
        <w:t>p</w:t>
      </w:r>
      <w:r w:rsidR="00F118BD" w:rsidRPr="00C823F1">
        <w:rPr>
          <w:rFonts w:cs="Arial"/>
          <w:i/>
          <w:szCs w:val="20"/>
          <w:highlight w:val="yellow"/>
        </w:rPr>
        <w:t>ara. A30</w:t>
      </w:r>
      <w:r w:rsidR="00F118BD" w:rsidRPr="004D6543">
        <w:rPr>
          <w:rFonts w:cs="Arial"/>
          <w:szCs w:val="20"/>
        </w:rPr>
        <w:t xml:space="preserve">] </w:t>
      </w:r>
      <w:r w:rsidR="00E940C5" w:rsidRPr="00E940C5">
        <w:rPr>
          <w:rFonts w:cs="Arial"/>
          <w:szCs w:val="20"/>
          <w:u w:val="single"/>
        </w:rPr>
        <w:t>Analytical procedures performed as risk assessment procedures may:</w:t>
      </w:r>
    </w:p>
    <w:p w:rsidR="00E940C5" w:rsidRPr="00E940C5" w:rsidRDefault="00E940C5" w:rsidP="007B1D35">
      <w:pPr>
        <w:pStyle w:val="ListParagraph"/>
        <w:keepNext/>
        <w:numPr>
          <w:ilvl w:val="0"/>
          <w:numId w:val="88"/>
        </w:numPr>
        <w:rPr>
          <w:rFonts w:cs="Arial"/>
          <w:strike/>
          <w:szCs w:val="20"/>
        </w:rPr>
      </w:pPr>
      <w:ins w:id="173" w:author="Author">
        <w:r>
          <w:rPr>
            <w:rFonts w:cs="Arial"/>
            <w:szCs w:val="20"/>
          </w:rPr>
          <w:t>I</w:t>
        </w:r>
      </w:ins>
      <w:del w:id="174" w:author="Author">
        <w:r w:rsidRPr="00E940C5" w:rsidDel="00E940C5">
          <w:rPr>
            <w:rFonts w:cs="Arial"/>
            <w:szCs w:val="20"/>
          </w:rPr>
          <w:delText>i</w:delText>
        </w:r>
      </w:del>
      <w:r w:rsidRPr="00E940C5">
        <w:rPr>
          <w:rFonts w:cs="Arial"/>
          <w:szCs w:val="20"/>
          <w:u w:val="single"/>
        </w:rPr>
        <w:t>nclude both financial and non-financial information, for example, the relationship between sales and square footage of selling space or volume of goods sold</w:t>
      </w:r>
      <w:ins w:id="175" w:author="Author">
        <w:r>
          <w:rPr>
            <w:rFonts w:cs="Arial"/>
            <w:szCs w:val="20"/>
          </w:rPr>
          <w:t xml:space="preserve"> (non</w:t>
        </w:r>
        <w:r w:rsidR="00DB69A9">
          <w:rPr>
            <w:rFonts w:cs="Arial"/>
            <w:szCs w:val="20"/>
          </w:rPr>
          <w:t>-</w:t>
        </w:r>
        <w:r>
          <w:rPr>
            <w:rFonts w:cs="Arial"/>
            <w:szCs w:val="20"/>
          </w:rPr>
          <w:t>financial)</w:t>
        </w:r>
      </w:ins>
      <w:r w:rsidRPr="00E940C5">
        <w:rPr>
          <w:rFonts w:cs="Arial"/>
          <w:szCs w:val="20"/>
        </w:rPr>
        <w:t>.</w:t>
      </w:r>
    </w:p>
    <w:p w:rsidR="005D4798" w:rsidRPr="005D4798" w:rsidRDefault="003E1141" w:rsidP="007B1D35">
      <w:pPr>
        <w:pStyle w:val="ListParagraph"/>
        <w:keepNext/>
        <w:numPr>
          <w:ilvl w:val="0"/>
          <w:numId w:val="75"/>
        </w:numPr>
        <w:spacing w:after="120"/>
        <w:ind w:left="778"/>
        <w:contextualSpacing w:val="0"/>
        <w:rPr>
          <w:ins w:id="176" w:author="Author"/>
          <w:rFonts w:cs="Arial"/>
          <w:strike/>
          <w:szCs w:val="20"/>
        </w:rPr>
      </w:pPr>
      <w:del w:id="177" w:author="Author">
        <w:r w:rsidRPr="00F118BD" w:rsidDel="00F118BD">
          <w:rPr>
            <w:rFonts w:cs="Arial"/>
            <w:szCs w:val="20"/>
          </w:rPr>
          <w:delText>Analytical procedures performed as risk assessment procedures may u</w:delText>
        </w:r>
      </w:del>
      <w:ins w:id="178" w:author="Author">
        <w:r w:rsidR="00F118BD">
          <w:rPr>
            <w:rFonts w:cs="Arial"/>
            <w:szCs w:val="20"/>
          </w:rPr>
          <w:t>U</w:t>
        </w:r>
      </w:ins>
      <w:r w:rsidRPr="00F118BD">
        <w:rPr>
          <w:rFonts w:cs="Arial"/>
          <w:szCs w:val="20"/>
        </w:rPr>
        <w:t>se data aggregated at a high level</w:t>
      </w:r>
      <w:ins w:id="179" w:author="Author">
        <w:r w:rsidR="00F118BD">
          <w:rPr>
            <w:rFonts w:cs="Arial"/>
            <w:szCs w:val="20"/>
          </w:rPr>
          <w:t>. A</w:t>
        </w:r>
      </w:ins>
      <w:del w:id="180" w:author="Author">
        <w:r w:rsidRPr="00F118BD" w:rsidDel="00F118BD">
          <w:rPr>
            <w:rFonts w:cs="Arial"/>
            <w:szCs w:val="20"/>
          </w:rPr>
          <w:delText xml:space="preserve"> and a</w:delText>
        </w:r>
      </w:del>
      <w:r w:rsidRPr="00F118BD">
        <w:rPr>
          <w:rFonts w:cs="Arial"/>
          <w:szCs w:val="20"/>
        </w:rPr>
        <w:t>ccordingly</w:t>
      </w:r>
      <w:ins w:id="181" w:author="Author">
        <w:r w:rsidR="00946C19">
          <w:rPr>
            <w:rFonts w:cs="Arial"/>
            <w:szCs w:val="20"/>
          </w:rPr>
          <w:t>,</w:t>
        </w:r>
      </w:ins>
      <w:r w:rsidRPr="00F118BD">
        <w:rPr>
          <w:rFonts w:cs="Arial"/>
          <w:szCs w:val="20"/>
        </w:rPr>
        <w:t xml:space="preserve"> the results of those analytical procedures may provide a broad initial indication about the likelihood of a material misstatement</w:t>
      </w:r>
      <w:ins w:id="182" w:author="Author">
        <w:r w:rsidR="005D4798">
          <w:rPr>
            <w:rFonts w:cs="Arial"/>
            <w:szCs w:val="20"/>
          </w:rPr>
          <w:t>.</w:t>
        </w:r>
      </w:ins>
    </w:p>
    <w:tbl>
      <w:tblPr>
        <w:tblStyle w:val="TableGrid"/>
        <w:tblW w:w="0" w:type="auto"/>
        <w:tblInd w:w="778" w:type="dxa"/>
        <w:tblLook w:val="04A0" w:firstRow="1" w:lastRow="0" w:firstColumn="1" w:lastColumn="0" w:noHBand="0" w:noVBand="1"/>
      </w:tblPr>
      <w:tblGrid>
        <w:gridCol w:w="8562"/>
      </w:tblGrid>
      <w:tr w:rsidR="005D4798" w:rsidTr="005D4798">
        <w:trPr>
          <w:ins w:id="183" w:author="Author"/>
        </w:trPr>
        <w:tc>
          <w:tcPr>
            <w:tcW w:w="9340" w:type="dxa"/>
          </w:tcPr>
          <w:p w:rsidR="004F2B8B" w:rsidRDefault="004F2B8B" w:rsidP="005D4798">
            <w:pPr>
              <w:rPr>
                <w:ins w:id="184" w:author="Author"/>
                <w:rFonts w:cs="Arial"/>
                <w:szCs w:val="20"/>
              </w:rPr>
            </w:pPr>
            <w:del w:id="185" w:author="Author">
              <w:r w:rsidDel="004F2B8B">
                <w:rPr>
                  <w:rFonts w:cs="Arial"/>
                  <w:szCs w:val="20"/>
                </w:rPr>
                <w:delText>For e</w:delText>
              </w:r>
            </w:del>
            <w:ins w:id="186" w:author="Author">
              <w:r>
                <w:rPr>
                  <w:rFonts w:cs="Arial"/>
                  <w:szCs w:val="20"/>
                </w:rPr>
                <w:t>E</w:t>
              </w:r>
            </w:ins>
            <w:r>
              <w:rPr>
                <w:rFonts w:cs="Arial"/>
                <w:szCs w:val="20"/>
              </w:rPr>
              <w:t>xample</w:t>
            </w:r>
            <w:ins w:id="187" w:author="Author">
              <w:r>
                <w:rPr>
                  <w:rFonts w:cs="Arial"/>
                  <w:szCs w:val="20"/>
                </w:rPr>
                <w:t>:</w:t>
              </w:r>
            </w:ins>
          </w:p>
          <w:p w:rsidR="005D4798" w:rsidRPr="004F2B8B" w:rsidRDefault="004F2B8B" w:rsidP="005D4798">
            <w:pPr>
              <w:rPr>
                <w:ins w:id="188" w:author="Author"/>
                <w:rFonts w:cs="Arial"/>
                <w:szCs w:val="20"/>
              </w:rPr>
            </w:pPr>
            <w:del w:id="189" w:author="Author">
              <w:r w:rsidDel="004F2B8B">
                <w:rPr>
                  <w:rFonts w:cs="Arial"/>
                  <w:szCs w:val="20"/>
                </w:rPr>
                <w:delText>, i</w:delText>
              </w:r>
            </w:del>
            <w:ins w:id="190" w:author="Author">
              <w:r>
                <w:rPr>
                  <w:rFonts w:cs="Arial"/>
                  <w:szCs w:val="20"/>
                </w:rPr>
                <w:t>I</w:t>
              </w:r>
            </w:ins>
            <w:r>
              <w:rPr>
                <w:rFonts w:cs="Arial"/>
                <w:szCs w:val="20"/>
              </w:rPr>
              <w:t xml:space="preserve">n </w:t>
            </w:r>
            <w:r w:rsidR="005D4798" w:rsidRPr="005D4798">
              <w:rPr>
                <w:rFonts w:cs="Arial"/>
                <w:szCs w:val="20"/>
              </w:rPr>
              <w:t xml:space="preserve">the audit of many entities, including those with less complex business models and processes, and </w:t>
            </w:r>
            <w:del w:id="191" w:author="Author">
              <w:r w:rsidR="005D4798" w:rsidRPr="005D4798" w:rsidDel="004F2B8B">
                <w:rPr>
                  <w:rFonts w:cs="Arial"/>
                  <w:szCs w:val="20"/>
                </w:rPr>
                <w:delText xml:space="preserve">a </w:delText>
              </w:r>
            </w:del>
            <w:r w:rsidR="005D4798" w:rsidRPr="005D4798">
              <w:rPr>
                <w:rFonts w:cs="Arial"/>
                <w:szCs w:val="20"/>
              </w:rPr>
              <w:t>less complex information system</w:t>
            </w:r>
            <w:ins w:id="192" w:author="Author">
              <w:r>
                <w:rPr>
                  <w:rFonts w:cs="Arial"/>
                  <w:szCs w:val="20"/>
                </w:rPr>
                <w:t>s</w:t>
              </w:r>
            </w:ins>
            <w:r w:rsidR="005D4798" w:rsidRPr="005D4798">
              <w:rPr>
                <w:rFonts w:cs="Arial"/>
                <w:szCs w:val="20"/>
              </w:rPr>
              <w:t xml:space="preserve">, the auditor may perform a simple comparison of information, such as the change in </w:t>
            </w:r>
            <w:ins w:id="193" w:author="Author">
              <w:r>
                <w:rPr>
                  <w:rFonts w:cs="Arial"/>
                  <w:szCs w:val="20"/>
                </w:rPr>
                <w:t xml:space="preserve">interim or monthly </w:t>
              </w:r>
            </w:ins>
            <w:r w:rsidR="005D4798" w:rsidRPr="005D4798">
              <w:rPr>
                <w:rFonts w:cs="Arial"/>
                <w:szCs w:val="20"/>
              </w:rPr>
              <w:t xml:space="preserve">account balances </w:t>
            </w:r>
            <w:del w:id="194" w:author="Author">
              <w:r w:rsidR="005D4798" w:rsidRPr="005D4798" w:rsidDel="004F2B8B">
                <w:rPr>
                  <w:rFonts w:cs="Arial"/>
                  <w:szCs w:val="20"/>
                </w:rPr>
                <w:delText>from interim or monthly report</w:delText>
              </w:r>
              <w:r w:rsidR="005D4798" w:rsidRPr="005D4798" w:rsidDel="00300B80">
                <w:rPr>
                  <w:rFonts w:cs="Arial"/>
                  <w:szCs w:val="20"/>
                </w:rPr>
                <w:delText>ing with</w:delText>
              </w:r>
            </w:del>
            <w:ins w:id="195" w:author="Author">
              <w:r w:rsidR="00300B80">
                <w:rPr>
                  <w:rFonts w:cs="Arial"/>
                  <w:szCs w:val="20"/>
                </w:rPr>
                <w:t>from</w:t>
              </w:r>
            </w:ins>
            <w:r w:rsidR="005D4798" w:rsidRPr="005D4798">
              <w:rPr>
                <w:rFonts w:cs="Arial"/>
                <w:szCs w:val="20"/>
              </w:rPr>
              <w:t xml:space="preserve"> balances </w:t>
            </w:r>
            <w:ins w:id="196" w:author="Author">
              <w:r w:rsidR="00300B80">
                <w:rPr>
                  <w:rFonts w:cs="Arial"/>
                  <w:szCs w:val="20"/>
                </w:rPr>
                <w:t>in</w:t>
              </w:r>
            </w:ins>
            <w:del w:id="197" w:author="Author">
              <w:r w:rsidR="005D4798" w:rsidRPr="005D4798" w:rsidDel="00300B80">
                <w:rPr>
                  <w:rFonts w:cs="Arial"/>
                  <w:szCs w:val="20"/>
                </w:rPr>
                <w:delText>from</w:delText>
              </w:r>
            </w:del>
            <w:r w:rsidR="005D4798" w:rsidRPr="005D4798">
              <w:rPr>
                <w:rFonts w:cs="Arial"/>
                <w:szCs w:val="20"/>
              </w:rPr>
              <w:t xml:space="preserve"> prior periods, to obtain an indication of potentially higher risk areas.</w:t>
            </w:r>
          </w:p>
        </w:tc>
      </w:tr>
    </w:tbl>
    <w:p w:rsidR="003E1141" w:rsidRPr="004D6543" w:rsidRDefault="003E1141" w:rsidP="00971C2C">
      <w:pPr>
        <w:ind w:left="547" w:hanging="547"/>
        <w:rPr>
          <w:rFonts w:cs="Arial"/>
          <w:strike/>
          <w:szCs w:val="20"/>
        </w:rPr>
      </w:pPr>
      <w:r w:rsidRPr="00961271">
        <w:rPr>
          <w:rFonts w:cs="Arial"/>
          <w:szCs w:val="20"/>
        </w:rPr>
        <w:t>A33.</w:t>
      </w:r>
      <w:r w:rsidRPr="00961271">
        <w:rPr>
          <w:rFonts w:cs="Arial"/>
          <w:szCs w:val="20"/>
        </w:rPr>
        <w:tab/>
      </w:r>
      <w:r w:rsidR="00FA2EA1">
        <w:rPr>
          <w:rFonts w:cs="Arial"/>
          <w:szCs w:val="20"/>
        </w:rPr>
        <w:t>[</w:t>
      </w:r>
      <w:r w:rsidR="00FA2EA1" w:rsidRPr="00C823F1">
        <w:rPr>
          <w:rFonts w:cs="Arial"/>
          <w:i/>
          <w:szCs w:val="20"/>
          <w:highlight w:val="yellow"/>
        </w:rPr>
        <w:t xml:space="preserve">Moved to </w:t>
      </w:r>
      <w:r w:rsidR="004D6543" w:rsidRPr="00C823F1">
        <w:rPr>
          <w:rFonts w:cs="Arial"/>
          <w:i/>
          <w:szCs w:val="20"/>
          <w:highlight w:val="yellow"/>
        </w:rPr>
        <w:t>p</w:t>
      </w:r>
      <w:r w:rsidR="00FA2EA1" w:rsidRPr="00C823F1">
        <w:rPr>
          <w:rFonts w:cs="Arial"/>
          <w:i/>
          <w:szCs w:val="20"/>
          <w:highlight w:val="yellow"/>
        </w:rPr>
        <w:t>ara. A34a</w:t>
      </w:r>
      <w:r w:rsidR="00FA2EA1">
        <w:rPr>
          <w:rFonts w:cs="Arial"/>
          <w:szCs w:val="20"/>
        </w:rPr>
        <w:t xml:space="preserve">] </w:t>
      </w:r>
      <w:r w:rsidRPr="004D6543" w:rsidDel="00FA2EA1">
        <w:rPr>
          <w:rFonts w:cs="Arial"/>
          <w:strike/>
          <w:szCs w:val="20"/>
        </w:rPr>
        <w:t xml:space="preserve">Analytical procedures can be performed using a number of tools or techniques, which may be automated. Applying automated analytical procedures to the data may be referred to as data analytics. For example, the auditor may use a spreadsheet to perform a comparison of actual recorded amounts to budgeted </w:t>
      </w:r>
      <w:proofErr w:type="gramStart"/>
      <w:r w:rsidRPr="004D6543" w:rsidDel="00FA2EA1">
        <w:rPr>
          <w:rFonts w:cs="Arial"/>
          <w:strike/>
          <w:szCs w:val="20"/>
        </w:rPr>
        <w:t>amounts, or</w:t>
      </w:r>
      <w:proofErr w:type="gramEnd"/>
      <w:r w:rsidRPr="004D6543" w:rsidDel="00FA2EA1">
        <w:rPr>
          <w:rFonts w:cs="Arial"/>
          <w:strike/>
          <w:szCs w:val="20"/>
        </w:rPr>
        <w:t xml:space="preserve"> may perform a more advanced procedure by extracting data from the entity’s information system, and further analyzing this data using visualization techniques to identify more specific areas of possible misstatement.</w:t>
      </w:r>
    </w:p>
    <w:p w:rsidR="003E1141" w:rsidRDefault="003E1141" w:rsidP="00971C2C">
      <w:pPr>
        <w:ind w:left="547" w:hanging="547"/>
        <w:rPr>
          <w:ins w:id="198" w:author="Author"/>
          <w:rFonts w:cs="Arial"/>
          <w:szCs w:val="20"/>
          <w:lang w:val="en"/>
        </w:rPr>
      </w:pPr>
      <w:r w:rsidRPr="00961271">
        <w:rPr>
          <w:rFonts w:cs="Arial"/>
          <w:szCs w:val="20"/>
        </w:rPr>
        <w:t xml:space="preserve">A34. </w:t>
      </w:r>
      <w:r w:rsidRPr="00961271">
        <w:rPr>
          <w:rFonts w:cs="Arial"/>
          <w:szCs w:val="20"/>
        </w:rPr>
        <w:tab/>
      </w:r>
      <w:r w:rsidRPr="00961271">
        <w:rPr>
          <w:rFonts w:cs="Arial"/>
          <w:bCs/>
          <w:szCs w:val="20"/>
        </w:rPr>
        <w:t>This</w:t>
      </w:r>
      <w:r w:rsidRPr="00961271">
        <w:rPr>
          <w:rFonts w:cs="Arial"/>
          <w:szCs w:val="20"/>
          <w:lang w:val="en"/>
        </w:rPr>
        <w:t xml:space="preserve"> ISA deals with the auditor’s use of analytical procedures as risk assessment procedures. ISA 520 deals with the auditor's use of analytical procedures as substantive procedures (“substantive analytical procedures”). Accordingly, analytical procedures performed as risk assessment procedures are not required to be performed in accordance with the requirements of ISA 520. However, the requirements and application material in ISA 520 may provide useful guidance to the auditor when performing analytical procedures as part of the risk assessment procedures.</w:t>
      </w:r>
    </w:p>
    <w:p w:rsidR="00924006" w:rsidRDefault="00FA2EA1" w:rsidP="00C823F1">
      <w:pPr>
        <w:keepNext/>
        <w:spacing w:before="240"/>
        <w:ind w:left="547" w:hanging="547"/>
        <w:jc w:val="left"/>
        <w:rPr>
          <w:rFonts w:cs="Arial"/>
          <w:szCs w:val="20"/>
          <w:lang w:val="en"/>
        </w:rPr>
      </w:pPr>
      <w:ins w:id="199" w:author="Author">
        <w:r>
          <w:rPr>
            <w:rFonts w:cs="Arial"/>
            <w:szCs w:val="20"/>
            <w:lang w:val="en"/>
          </w:rPr>
          <w:lastRenderedPageBreak/>
          <w:t>Automated Tools and Techniques</w:t>
        </w:r>
      </w:ins>
    </w:p>
    <w:p w:rsidR="00924006" w:rsidRPr="00924006" w:rsidRDefault="00FA2EA1" w:rsidP="00924006">
      <w:pPr>
        <w:spacing w:after="120"/>
        <w:ind w:left="547" w:hanging="547"/>
        <w:rPr>
          <w:ins w:id="200" w:author="Author"/>
          <w:rFonts w:cs="Arial"/>
          <w:szCs w:val="20"/>
          <w:u w:val="single"/>
          <w:lang w:val="en"/>
        </w:rPr>
      </w:pPr>
      <w:ins w:id="201" w:author="Author">
        <w:r>
          <w:rPr>
            <w:rFonts w:cs="Arial"/>
            <w:szCs w:val="20"/>
          </w:rPr>
          <w:t xml:space="preserve">A34a. </w:t>
        </w:r>
      </w:ins>
      <w:r>
        <w:rPr>
          <w:rFonts w:cs="Arial"/>
          <w:szCs w:val="20"/>
        </w:rPr>
        <w:t>[</w:t>
      </w:r>
      <w:r w:rsidRPr="00C823F1">
        <w:rPr>
          <w:rFonts w:cs="Arial"/>
          <w:i/>
          <w:szCs w:val="20"/>
          <w:highlight w:val="yellow"/>
        </w:rPr>
        <w:t xml:space="preserve">Moved from </w:t>
      </w:r>
      <w:r w:rsidR="006B3F8A" w:rsidRPr="00C823F1">
        <w:rPr>
          <w:rFonts w:cs="Arial"/>
          <w:i/>
          <w:szCs w:val="20"/>
          <w:highlight w:val="yellow"/>
        </w:rPr>
        <w:t>p</w:t>
      </w:r>
      <w:r w:rsidRPr="00C823F1">
        <w:rPr>
          <w:rFonts w:cs="Arial"/>
          <w:i/>
          <w:szCs w:val="20"/>
          <w:highlight w:val="yellow"/>
        </w:rPr>
        <w:t>ara. A33</w:t>
      </w:r>
      <w:r>
        <w:rPr>
          <w:rFonts w:cs="Arial"/>
          <w:szCs w:val="20"/>
        </w:rPr>
        <w:t xml:space="preserve">] </w:t>
      </w:r>
      <w:r w:rsidR="00924006">
        <w:rPr>
          <w:rFonts w:cs="Arial"/>
          <w:szCs w:val="20"/>
          <w:lang w:val="en"/>
        </w:rPr>
        <w:t xml:space="preserve"> </w:t>
      </w:r>
      <w:r w:rsidR="00924006" w:rsidRPr="00924006">
        <w:rPr>
          <w:rFonts w:cs="Arial"/>
          <w:szCs w:val="20"/>
          <w:u w:val="single"/>
        </w:rPr>
        <w:t xml:space="preserve">Analytical procedures can be performed using </w:t>
      </w:r>
      <w:proofErr w:type="gramStart"/>
      <w:r w:rsidR="00924006" w:rsidRPr="00924006">
        <w:rPr>
          <w:rFonts w:cs="Arial"/>
          <w:szCs w:val="20"/>
          <w:u w:val="single"/>
        </w:rPr>
        <w:t>a number of</w:t>
      </w:r>
      <w:proofErr w:type="gramEnd"/>
      <w:r w:rsidR="00924006" w:rsidRPr="00924006">
        <w:rPr>
          <w:rFonts w:cs="Arial"/>
          <w:szCs w:val="20"/>
          <w:u w:val="single"/>
        </w:rPr>
        <w:t xml:space="preserve"> tools or techniques, which may be automated. Applying automated analytical procedures to the data may be referred to as data analytics. </w:t>
      </w:r>
    </w:p>
    <w:tbl>
      <w:tblPr>
        <w:tblStyle w:val="TableGrid"/>
        <w:tblW w:w="0" w:type="auto"/>
        <w:tblInd w:w="547" w:type="dxa"/>
        <w:tblLook w:val="04A0" w:firstRow="1" w:lastRow="0" w:firstColumn="1" w:lastColumn="0" w:noHBand="0" w:noVBand="1"/>
      </w:tblPr>
      <w:tblGrid>
        <w:gridCol w:w="8793"/>
      </w:tblGrid>
      <w:tr w:rsidR="00924006" w:rsidTr="00BF3ADD">
        <w:trPr>
          <w:trHeight w:val="2239"/>
          <w:ins w:id="202" w:author="Author"/>
        </w:trPr>
        <w:tc>
          <w:tcPr>
            <w:tcW w:w="9340" w:type="dxa"/>
          </w:tcPr>
          <w:p w:rsidR="00924006" w:rsidRDefault="00924006" w:rsidP="004C6407">
            <w:pPr>
              <w:spacing w:before="120" w:after="120"/>
              <w:ind w:left="547" w:hanging="547"/>
              <w:rPr>
                <w:ins w:id="203" w:author="Author"/>
                <w:rFonts w:cs="Arial"/>
                <w:szCs w:val="20"/>
              </w:rPr>
            </w:pPr>
            <w:ins w:id="204" w:author="Author">
              <w:r>
                <w:rPr>
                  <w:rFonts w:cs="Arial"/>
                  <w:szCs w:val="20"/>
                </w:rPr>
                <w:t>E</w:t>
              </w:r>
              <w:r w:rsidRPr="00961271">
                <w:rPr>
                  <w:rFonts w:cs="Arial"/>
                  <w:szCs w:val="20"/>
                </w:rPr>
                <w:t>xample</w:t>
              </w:r>
              <w:r>
                <w:rPr>
                  <w:rFonts w:cs="Arial"/>
                  <w:szCs w:val="20"/>
                </w:rPr>
                <w:t>:</w:t>
              </w:r>
              <w:r w:rsidRPr="00961271">
                <w:rPr>
                  <w:rFonts w:cs="Arial"/>
                  <w:szCs w:val="20"/>
                </w:rPr>
                <w:t xml:space="preserve"> </w:t>
              </w:r>
            </w:ins>
          </w:p>
          <w:p w:rsidR="00924006" w:rsidRPr="00924006" w:rsidRDefault="00924006" w:rsidP="004C6407">
            <w:pPr>
              <w:spacing w:before="120" w:after="120"/>
              <w:rPr>
                <w:ins w:id="205" w:author="Author"/>
                <w:rFonts w:cs="Arial"/>
                <w:szCs w:val="20"/>
                <w:u w:val="single"/>
              </w:rPr>
            </w:pPr>
            <w:r w:rsidRPr="00924006">
              <w:rPr>
                <w:rFonts w:cs="Arial"/>
                <w:szCs w:val="20"/>
                <w:u w:val="single"/>
              </w:rPr>
              <w:t xml:space="preserve">The auditor may use a spreadsheet to perform a comparison of actual recorded amounts to budgeted </w:t>
            </w:r>
            <w:proofErr w:type="gramStart"/>
            <w:r w:rsidRPr="00924006">
              <w:rPr>
                <w:rFonts w:cs="Arial"/>
                <w:szCs w:val="20"/>
                <w:u w:val="single"/>
              </w:rPr>
              <w:t>amounts, or</w:t>
            </w:r>
            <w:proofErr w:type="gramEnd"/>
            <w:r w:rsidRPr="00924006">
              <w:rPr>
                <w:rFonts w:cs="Arial"/>
                <w:szCs w:val="20"/>
                <w:u w:val="single"/>
              </w:rPr>
              <w:t xml:space="preserve"> may perform a more advanced procedure by extracting data from the entity’s information system, and further analyzing this data using visualization techniques to identify more specific areas of possible misstatement.</w:t>
            </w:r>
          </w:p>
        </w:tc>
      </w:tr>
    </w:tbl>
    <w:p w:rsidR="003E1141" w:rsidRPr="00961271" w:rsidRDefault="003E1141" w:rsidP="00924006">
      <w:pPr>
        <w:spacing w:before="240"/>
        <w:ind w:left="547" w:hanging="547"/>
        <w:jc w:val="left"/>
        <w:rPr>
          <w:rFonts w:cs="Arial"/>
          <w:szCs w:val="20"/>
        </w:rPr>
      </w:pPr>
      <w:r w:rsidRPr="00961271">
        <w:rPr>
          <w:rFonts w:cs="Arial"/>
          <w:i/>
          <w:szCs w:val="20"/>
        </w:rPr>
        <w:t>Observation and Inspection</w:t>
      </w:r>
      <w:r>
        <w:rPr>
          <w:rFonts w:cs="Arial"/>
          <w:szCs w:val="20"/>
        </w:rPr>
        <w:t xml:space="preserve"> (Ref: Para. 18</w:t>
      </w:r>
      <w:r w:rsidRPr="00961271">
        <w:rPr>
          <w:rFonts w:cs="Arial"/>
          <w:szCs w:val="20"/>
        </w:rPr>
        <w:t>(c))</w:t>
      </w:r>
    </w:p>
    <w:p w:rsidR="00FA2EA1" w:rsidRDefault="00FA2EA1" w:rsidP="00392CE4">
      <w:pPr>
        <w:jc w:val="left"/>
        <w:rPr>
          <w:ins w:id="206" w:author="Author"/>
          <w:rFonts w:cs="Arial"/>
          <w:szCs w:val="20"/>
        </w:rPr>
      </w:pPr>
      <w:ins w:id="207" w:author="Author">
        <w:r>
          <w:rPr>
            <w:rFonts w:cs="Arial"/>
            <w:szCs w:val="20"/>
          </w:rPr>
          <w:t>Why</w:t>
        </w:r>
        <w:r w:rsidR="00392CE4">
          <w:rPr>
            <w:rFonts w:cs="Arial"/>
            <w:szCs w:val="20"/>
          </w:rPr>
          <w:t xml:space="preserve"> </w:t>
        </w:r>
        <w:r>
          <w:rPr>
            <w:rFonts w:cs="Arial"/>
            <w:szCs w:val="20"/>
          </w:rPr>
          <w:t>Observation and Inspection</w:t>
        </w:r>
        <w:r w:rsidR="00392CE4">
          <w:rPr>
            <w:rFonts w:cs="Arial"/>
            <w:szCs w:val="20"/>
          </w:rPr>
          <w:t xml:space="preserve"> are Performed as </w:t>
        </w:r>
        <w:r>
          <w:rPr>
            <w:rFonts w:cs="Arial"/>
            <w:szCs w:val="20"/>
          </w:rPr>
          <w:t>Risk Assessment Procedure</w:t>
        </w:r>
        <w:r w:rsidR="00946C19">
          <w:rPr>
            <w:rFonts w:cs="Arial"/>
            <w:szCs w:val="20"/>
          </w:rPr>
          <w:t>s</w:t>
        </w:r>
      </w:ins>
    </w:p>
    <w:p w:rsidR="00FA2EA1" w:rsidRDefault="003E1141" w:rsidP="00971C2C">
      <w:pPr>
        <w:ind w:left="547" w:hanging="547"/>
        <w:rPr>
          <w:ins w:id="208" w:author="Author"/>
          <w:rFonts w:cs="Arial"/>
          <w:szCs w:val="20"/>
        </w:rPr>
      </w:pPr>
      <w:r w:rsidRPr="00961271">
        <w:rPr>
          <w:rFonts w:cs="Arial"/>
          <w:szCs w:val="20"/>
        </w:rPr>
        <w:t>A35.</w:t>
      </w:r>
      <w:r w:rsidRPr="00961271">
        <w:rPr>
          <w:rFonts w:cs="Arial"/>
          <w:szCs w:val="20"/>
        </w:rPr>
        <w:tab/>
        <w:t xml:space="preserve">Observation and inspection may support inquiries of management and </w:t>
      </w:r>
      <w:proofErr w:type="gramStart"/>
      <w:r w:rsidRPr="00961271">
        <w:rPr>
          <w:rFonts w:cs="Arial"/>
          <w:szCs w:val="20"/>
        </w:rPr>
        <w:t>others, and</w:t>
      </w:r>
      <w:proofErr w:type="gramEnd"/>
      <w:r w:rsidRPr="00961271">
        <w:rPr>
          <w:rFonts w:cs="Arial"/>
          <w:szCs w:val="20"/>
        </w:rPr>
        <w:t xml:space="preserve"> may also provide information about the entity and its environment. </w:t>
      </w:r>
      <w:r w:rsidR="006B3F8A">
        <w:rPr>
          <w:rFonts w:cs="Arial"/>
          <w:szCs w:val="20"/>
        </w:rPr>
        <w:t>[</w:t>
      </w:r>
      <w:r w:rsidR="006B3F8A" w:rsidRPr="00C823F1">
        <w:rPr>
          <w:rFonts w:cs="Arial"/>
          <w:i/>
          <w:szCs w:val="20"/>
          <w:highlight w:val="yellow"/>
        </w:rPr>
        <w:t>Rest moved to para. A35</w:t>
      </w:r>
      <w:r w:rsidR="00363A6F" w:rsidRPr="00C823F1">
        <w:rPr>
          <w:rFonts w:cs="Arial"/>
          <w:i/>
          <w:szCs w:val="20"/>
          <w:highlight w:val="yellow"/>
        </w:rPr>
        <w:t>b</w:t>
      </w:r>
      <w:r w:rsidR="006B3F8A">
        <w:rPr>
          <w:rFonts w:cs="Arial"/>
          <w:szCs w:val="20"/>
        </w:rPr>
        <w:t>]</w:t>
      </w:r>
    </w:p>
    <w:p w:rsidR="00FA2EA1" w:rsidRDefault="00FA2EA1" w:rsidP="00971C2C">
      <w:pPr>
        <w:ind w:left="547" w:hanging="547"/>
        <w:rPr>
          <w:ins w:id="209" w:author="Author"/>
          <w:rFonts w:cs="Arial"/>
          <w:szCs w:val="20"/>
        </w:rPr>
      </w:pPr>
      <w:ins w:id="210" w:author="Author">
        <w:r>
          <w:rPr>
            <w:rFonts w:cs="Arial"/>
            <w:szCs w:val="20"/>
          </w:rPr>
          <w:t>Scalability</w:t>
        </w:r>
      </w:ins>
    </w:p>
    <w:p w:rsidR="00FA2EA1" w:rsidRDefault="00FA2EA1" w:rsidP="00FA2EA1">
      <w:pPr>
        <w:spacing w:after="120"/>
        <w:ind w:left="547" w:hanging="547"/>
        <w:rPr>
          <w:ins w:id="211" w:author="Author"/>
          <w:rFonts w:cs="Arial"/>
          <w:szCs w:val="20"/>
        </w:rPr>
      </w:pPr>
      <w:ins w:id="212" w:author="Author">
        <w:r>
          <w:rPr>
            <w:rFonts w:cs="Arial"/>
            <w:szCs w:val="20"/>
          </w:rPr>
          <w:t xml:space="preserve">A35a. Where policies or procedures are not </w:t>
        </w:r>
        <w:proofErr w:type="gramStart"/>
        <w:r>
          <w:rPr>
            <w:rFonts w:cs="Arial"/>
            <w:szCs w:val="20"/>
          </w:rPr>
          <w:t>documented</w:t>
        </w:r>
        <w:proofErr w:type="gramEnd"/>
        <w:r w:rsidR="008E3F0F">
          <w:rPr>
            <w:rFonts w:cs="Arial"/>
            <w:szCs w:val="20"/>
          </w:rPr>
          <w:t xml:space="preserve"> or the entity has less formalized controls</w:t>
        </w:r>
        <w:r>
          <w:rPr>
            <w:rFonts w:cs="Arial"/>
            <w:szCs w:val="20"/>
          </w:rPr>
          <w:t xml:space="preserve">, the auditor may still be able to obtain some audit evidence to support the identification and assessment of the risks of material misstatement through </w:t>
        </w:r>
        <w:r w:rsidR="008E3F0F">
          <w:rPr>
            <w:rFonts w:cs="Arial"/>
            <w:szCs w:val="20"/>
          </w:rPr>
          <w:t>observation or inspection of the performance of the control</w:t>
        </w:r>
        <w:r>
          <w:rPr>
            <w:rFonts w:cs="Arial"/>
            <w:szCs w:val="20"/>
          </w:rPr>
          <w:t xml:space="preserve">. </w:t>
        </w:r>
      </w:ins>
    </w:p>
    <w:tbl>
      <w:tblPr>
        <w:tblStyle w:val="TableGrid"/>
        <w:tblW w:w="0" w:type="auto"/>
        <w:tblInd w:w="547" w:type="dxa"/>
        <w:tblLook w:val="04A0" w:firstRow="1" w:lastRow="0" w:firstColumn="1" w:lastColumn="0" w:noHBand="0" w:noVBand="1"/>
      </w:tblPr>
      <w:tblGrid>
        <w:gridCol w:w="8793"/>
      </w:tblGrid>
      <w:tr w:rsidR="00FA2EA1" w:rsidTr="00FA2EA1">
        <w:trPr>
          <w:ins w:id="213" w:author="Author"/>
        </w:trPr>
        <w:tc>
          <w:tcPr>
            <w:tcW w:w="9340" w:type="dxa"/>
          </w:tcPr>
          <w:p w:rsidR="00FA2EA1" w:rsidRDefault="00FA2EA1" w:rsidP="008E3F0F">
            <w:pPr>
              <w:rPr>
                <w:ins w:id="214" w:author="Author"/>
                <w:rFonts w:cs="Arial"/>
                <w:szCs w:val="20"/>
              </w:rPr>
            </w:pPr>
            <w:ins w:id="215" w:author="Author">
              <w:r>
                <w:rPr>
                  <w:rFonts w:cs="Arial"/>
                  <w:szCs w:val="20"/>
                </w:rPr>
                <w:t>Example</w:t>
              </w:r>
              <w:r w:rsidR="008E3F0F">
                <w:rPr>
                  <w:rFonts w:cs="Arial"/>
                  <w:szCs w:val="20"/>
                </w:rPr>
                <w:t>s</w:t>
              </w:r>
              <w:r>
                <w:rPr>
                  <w:rFonts w:cs="Arial"/>
                  <w:szCs w:val="20"/>
                </w:rPr>
                <w:t>:</w:t>
              </w:r>
            </w:ins>
          </w:p>
          <w:p w:rsidR="00FA2EA1" w:rsidRDefault="008E3F0F" w:rsidP="007B1D35">
            <w:pPr>
              <w:pStyle w:val="ListParagraph"/>
              <w:numPr>
                <w:ilvl w:val="0"/>
                <w:numId w:val="76"/>
              </w:numPr>
              <w:spacing w:before="120" w:after="120"/>
              <w:ind w:left="547" w:hanging="547"/>
              <w:contextualSpacing w:val="0"/>
              <w:rPr>
                <w:ins w:id="216" w:author="Author"/>
                <w:rFonts w:cs="Arial"/>
                <w:szCs w:val="20"/>
              </w:rPr>
            </w:pPr>
            <w:ins w:id="217" w:author="Author">
              <w:r w:rsidRPr="008E3F0F">
                <w:rPr>
                  <w:rFonts w:cs="Arial"/>
                  <w:szCs w:val="20"/>
                </w:rPr>
                <w:t xml:space="preserve">The auditor may </w:t>
              </w:r>
              <w:r w:rsidR="00392CE4">
                <w:rPr>
                  <w:rFonts w:cs="Arial"/>
                  <w:szCs w:val="20"/>
                </w:rPr>
                <w:t xml:space="preserve">obtain an understanding of controls over an inventory count, even if they have not been documented by the entity, through direct observation.  </w:t>
              </w:r>
            </w:ins>
          </w:p>
          <w:p w:rsidR="008E3F0F" w:rsidRDefault="008E3F0F" w:rsidP="007B1D35">
            <w:pPr>
              <w:pStyle w:val="ListParagraph"/>
              <w:numPr>
                <w:ilvl w:val="0"/>
                <w:numId w:val="76"/>
              </w:numPr>
              <w:spacing w:before="120" w:after="120"/>
              <w:ind w:left="547" w:hanging="547"/>
              <w:contextualSpacing w:val="0"/>
              <w:rPr>
                <w:ins w:id="218" w:author="Author"/>
                <w:rFonts w:cs="Arial"/>
                <w:szCs w:val="20"/>
              </w:rPr>
            </w:pPr>
            <w:ins w:id="219" w:author="Author">
              <w:r>
                <w:rPr>
                  <w:rFonts w:cs="Arial"/>
                  <w:szCs w:val="20"/>
                </w:rPr>
                <w:t>The auditor may be able to observe segregation of duties.</w:t>
              </w:r>
            </w:ins>
          </w:p>
          <w:p w:rsidR="008E3F0F" w:rsidRPr="008E3F0F" w:rsidRDefault="008E3F0F" w:rsidP="007B1D35">
            <w:pPr>
              <w:pStyle w:val="ListParagraph"/>
              <w:numPr>
                <w:ilvl w:val="0"/>
                <w:numId w:val="76"/>
              </w:numPr>
              <w:spacing w:before="120" w:after="120"/>
              <w:ind w:left="547" w:hanging="547"/>
              <w:contextualSpacing w:val="0"/>
              <w:rPr>
                <w:ins w:id="220" w:author="Author"/>
                <w:rFonts w:cs="Arial"/>
                <w:szCs w:val="20"/>
              </w:rPr>
            </w:pPr>
            <w:ins w:id="221" w:author="Author">
              <w:r>
                <w:rPr>
                  <w:rFonts w:cs="Arial"/>
                  <w:szCs w:val="20"/>
                </w:rPr>
                <w:t>The auditor may be able to observe passwords being entered.</w:t>
              </w:r>
            </w:ins>
          </w:p>
        </w:tc>
      </w:tr>
    </w:tbl>
    <w:p w:rsidR="00BF3ADD" w:rsidRDefault="004A2167" w:rsidP="00971C2C">
      <w:pPr>
        <w:ind w:left="547" w:hanging="547"/>
        <w:rPr>
          <w:rFonts w:cs="Arial"/>
          <w:szCs w:val="20"/>
        </w:rPr>
      </w:pPr>
      <w:r>
        <w:rPr>
          <w:rFonts w:cs="Arial"/>
          <w:szCs w:val="20"/>
        </w:rPr>
        <w:t>Observation</w:t>
      </w:r>
      <w:ins w:id="222" w:author="Author">
        <w:r w:rsidR="008E3F0F">
          <w:rPr>
            <w:rFonts w:cs="Arial"/>
            <w:szCs w:val="20"/>
          </w:rPr>
          <w:t xml:space="preserve"> and Inspection as Risk Assessment Procedures</w:t>
        </w:r>
      </w:ins>
    </w:p>
    <w:p w:rsidR="003E1141" w:rsidRPr="00961271" w:rsidDel="008E3F0F" w:rsidRDefault="00363A6F" w:rsidP="00971C2C">
      <w:pPr>
        <w:ind w:left="547" w:hanging="547"/>
        <w:rPr>
          <w:rFonts w:cs="Arial"/>
          <w:szCs w:val="20"/>
        </w:rPr>
      </w:pPr>
      <w:r>
        <w:rPr>
          <w:rFonts w:cs="Arial"/>
          <w:szCs w:val="20"/>
        </w:rPr>
        <w:t>A35b.</w:t>
      </w:r>
      <w:r>
        <w:rPr>
          <w:rFonts w:cs="Arial"/>
          <w:szCs w:val="20"/>
        </w:rPr>
        <w:tab/>
        <w:t>[</w:t>
      </w:r>
      <w:r w:rsidRPr="00C823F1">
        <w:rPr>
          <w:rFonts w:cs="Arial"/>
          <w:i/>
          <w:szCs w:val="20"/>
          <w:highlight w:val="yellow"/>
        </w:rPr>
        <w:t>Previously part of para. A35</w:t>
      </w:r>
      <w:r>
        <w:rPr>
          <w:rFonts w:cs="Arial"/>
          <w:szCs w:val="20"/>
        </w:rPr>
        <w:t xml:space="preserve">] </w:t>
      </w:r>
      <w:del w:id="223" w:author="Author">
        <w:r w:rsidR="003E1141" w:rsidRPr="00961271" w:rsidDel="00363A6F">
          <w:rPr>
            <w:rFonts w:cs="Arial"/>
            <w:szCs w:val="20"/>
          </w:rPr>
          <w:delText>Examples of such r</w:delText>
        </w:r>
      </w:del>
      <w:ins w:id="224" w:author="Author">
        <w:r>
          <w:rPr>
            <w:rFonts w:cs="Arial"/>
            <w:szCs w:val="20"/>
          </w:rPr>
          <w:t>R</w:t>
        </w:r>
      </w:ins>
      <w:r w:rsidR="003E1141" w:rsidRPr="00961271" w:rsidDel="008E3F0F">
        <w:rPr>
          <w:rFonts w:cs="Arial"/>
          <w:szCs w:val="20"/>
        </w:rPr>
        <w:t>isk assessment procedures</w:t>
      </w:r>
      <w:ins w:id="225" w:author="Author">
        <w:r>
          <w:rPr>
            <w:rFonts w:cs="Arial"/>
            <w:szCs w:val="20"/>
          </w:rPr>
          <w:t xml:space="preserve"> may</w:t>
        </w:r>
      </w:ins>
      <w:r w:rsidR="003E1141" w:rsidRPr="00961271" w:rsidDel="008E3F0F">
        <w:rPr>
          <w:rFonts w:cs="Arial"/>
          <w:szCs w:val="20"/>
        </w:rPr>
        <w:t xml:space="preserve"> include observation or inspection of the following:</w:t>
      </w:r>
    </w:p>
    <w:p w:rsidR="003E1141" w:rsidRPr="00961271" w:rsidDel="008E3F0F" w:rsidRDefault="003E1141" w:rsidP="00D31753">
      <w:pPr>
        <w:pStyle w:val="ListParagraph"/>
        <w:numPr>
          <w:ilvl w:val="0"/>
          <w:numId w:val="38"/>
        </w:numPr>
        <w:ind w:left="1094" w:hanging="547"/>
        <w:contextualSpacing w:val="0"/>
        <w:rPr>
          <w:rFonts w:cs="Arial"/>
          <w:szCs w:val="20"/>
        </w:rPr>
      </w:pPr>
      <w:r w:rsidRPr="00961271" w:rsidDel="008E3F0F">
        <w:rPr>
          <w:rFonts w:cs="Arial"/>
          <w:szCs w:val="20"/>
        </w:rPr>
        <w:t>The entity’s operations.</w:t>
      </w:r>
    </w:p>
    <w:p w:rsidR="003E1141" w:rsidRPr="00961271" w:rsidDel="008E3F0F" w:rsidRDefault="003E1141" w:rsidP="00D31753">
      <w:pPr>
        <w:pStyle w:val="ListParagraph"/>
        <w:numPr>
          <w:ilvl w:val="0"/>
          <w:numId w:val="38"/>
        </w:numPr>
        <w:ind w:left="1094" w:hanging="547"/>
        <w:contextualSpacing w:val="0"/>
        <w:rPr>
          <w:rFonts w:cs="Arial"/>
          <w:szCs w:val="20"/>
        </w:rPr>
      </w:pPr>
      <w:r w:rsidRPr="00961271" w:rsidDel="008E3F0F">
        <w:rPr>
          <w:rFonts w:cs="Arial"/>
          <w:szCs w:val="20"/>
        </w:rPr>
        <w:t>Internal documents (such as business plans and strategies), records, and internal control manuals.</w:t>
      </w:r>
    </w:p>
    <w:p w:rsidR="003E1141" w:rsidRPr="00961271" w:rsidDel="008E3F0F" w:rsidRDefault="003E1141" w:rsidP="00D31753">
      <w:pPr>
        <w:pStyle w:val="ListParagraph"/>
        <w:numPr>
          <w:ilvl w:val="0"/>
          <w:numId w:val="38"/>
        </w:numPr>
        <w:ind w:left="1094" w:hanging="547"/>
        <w:contextualSpacing w:val="0"/>
        <w:rPr>
          <w:rFonts w:cs="Arial"/>
          <w:szCs w:val="20"/>
        </w:rPr>
      </w:pPr>
      <w:r w:rsidRPr="00961271" w:rsidDel="008E3F0F">
        <w:rPr>
          <w:rFonts w:cs="Arial"/>
          <w:szCs w:val="20"/>
        </w:rPr>
        <w:t xml:space="preserve">Reports prepared by management (such as quarterly management reports and interim financial statements) and those charged with governance (such as minutes of board of directors’ meetings). </w:t>
      </w:r>
    </w:p>
    <w:p w:rsidR="003E1141" w:rsidRPr="00961271" w:rsidDel="008E3F0F" w:rsidRDefault="003E1141" w:rsidP="00D31753">
      <w:pPr>
        <w:pStyle w:val="ListParagraph"/>
        <w:numPr>
          <w:ilvl w:val="0"/>
          <w:numId w:val="38"/>
        </w:numPr>
        <w:ind w:left="1094" w:hanging="547"/>
        <w:contextualSpacing w:val="0"/>
        <w:rPr>
          <w:rFonts w:cs="Arial"/>
          <w:szCs w:val="20"/>
        </w:rPr>
      </w:pPr>
      <w:r w:rsidRPr="00961271" w:rsidDel="008E3F0F">
        <w:rPr>
          <w:rFonts w:cs="Arial"/>
          <w:szCs w:val="20"/>
        </w:rPr>
        <w:t xml:space="preserve">The entity’s premises and plant facilities. </w:t>
      </w:r>
    </w:p>
    <w:p w:rsidR="003E1141" w:rsidRPr="00961271" w:rsidDel="008E3F0F" w:rsidRDefault="003E1141" w:rsidP="00D31753">
      <w:pPr>
        <w:pStyle w:val="ListParagraph"/>
        <w:numPr>
          <w:ilvl w:val="0"/>
          <w:numId w:val="38"/>
        </w:numPr>
        <w:ind w:left="1094" w:hanging="547"/>
        <w:contextualSpacing w:val="0"/>
        <w:rPr>
          <w:rFonts w:cs="Arial"/>
          <w:szCs w:val="20"/>
        </w:rPr>
      </w:pPr>
      <w:r w:rsidRPr="00961271" w:rsidDel="008E3F0F">
        <w:rPr>
          <w:rFonts w:cs="Arial"/>
          <w:szCs w:val="20"/>
        </w:rPr>
        <w:lastRenderedPageBreak/>
        <w:t>Information obtained from external sources such as trade and economic journals; reports by analysts, banks, or rating agencies; or regulatory or financial publications; or other external documents about the entity’s financial performance (such as those referred to in paragraph A74).</w:t>
      </w:r>
    </w:p>
    <w:p w:rsidR="003E1141" w:rsidRPr="00961271" w:rsidDel="008E3F0F" w:rsidRDefault="003E1141" w:rsidP="00D31753">
      <w:pPr>
        <w:pStyle w:val="ListParagraph"/>
        <w:numPr>
          <w:ilvl w:val="0"/>
          <w:numId w:val="38"/>
        </w:numPr>
        <w:ind w:left="1094" w:hanging="547"/>
        <w:contextualSpacing w:val="0"/>
        <w:rPr>
          <w:rFonts w:cs="Arial"/>
          <w:szCs w:val="20"/>
        </w:rPr>
      </w:pPr>
      <w:r w:rsidRPr="00961271" w:rsidDel="008E3F0F">
        <w:rPr>
          <w:rFonts w:cs="Arial"/>
          <w:szCs w:val="20"/>
        </w:rPr>
        <w:t>The behaviors and actions of management or those charged with governance (such as the observation of an audit committee meeting).</w:t>
      </w:r>
    </w:p>
    <w:p w:rsidR="008E3F0F" w:rsidRDefault="008E3F0F" w:rsidP="008E3F0F">
      <w:pPr>
        <w:keepNext/>
        <w:spacing w:before="240"/>
        <w:jc w:val="left"/>
        <w:rPr>
          <w:ins w:id="226" w:author="Author"/>
          <w:rFonts w:cs="Arial"/>
          <w:szCs w:val="20"/>
        </w:rPr>
      </w:pPr>
      <w:ins w:id="227" w:author="Author">
        <w:r>
          <w:rPr>
            <w:rFonts w:cs="Arial"/>
            <w:szCs w:val="20"/>
          </w:rPr>
          <w:t>Automated Tools or Techniques</w:t>
        </w:r>
      </w:ins>
    </w:p>
    <w:p w:rsidR="008E3F0F" w:rsidRDefault="008E3F0F" w:rsidP="00CE4CC4">
      <w:pPr>
        <w:ind w:left="547" w:hanging="547"/>
        <w:rPr>
          <w:ins w:id="228" w:author="Author"/>
          <w:rFonts w:cs="Arial"/>
          <w:szCs w:val="20"/>
        </w:rPr>
      </w:pPr>
      <w:ins w:id="229" w:author="Author">
        <w:r>
          <w:rPr>
            <w:rFonts w:cs="Arial"/>
            <w:szCs w:val="20"/>
          </w:rPr>
          <w:t>A35</w:t>
        </w:r>
        <w:r w:rsidR="00363A6F">
          <w:rPr>
            <w:rFonts w:cs="Arial"/>
            <w:szCs w:val="20"/>
          </w:rPr>
          <w:t>c</w:t>
        </w:r>
        <w:r>
          <w:rPr>
            <w:rFonts w:cs="Arial"/>
            <w:szCs w:val="20"/>
          </w:rPr>
          <w:t xml:space="preserve">. </w:t>
        </w:r>
        <w:r w:rsidR="00CE4CC4">
          <w:rPr>
            <w:rFonts w:cs="Arial"/>
            <w:szCs w:val="20"/>
          </w:rPr>
          <w:t>A</w:t>
        </w:r>
        <w:r>
          <w:rPr>
            <w:rFonts w:cs="Arial"/>
            <w:szCs w:val="20"/>
          </w:rPr>
          <w:t>utomated tools or techniques may also be used to observe or inspect,</w:t>
        </w:r>
        <w:r w:rsidR="00CE4CC4">
          <w:rPr>
            <w:rFonts w:cs="Arial"/>
            <w:szCs w:val="20"/>
          </w:rPr>
          <w:t xml:space="preserve"> in particular assets,</w:t>
        </w:r>
        <w:r>
          <w:rPr>
            <w:rFonts w:cs="Arial"/>
            <w:szCs w:val="20"/>
          </w:rPr>
          <w:t xml:space="preserve"> f</w:t>
        </w:r>
        <w:r w:rsidR="00CE4CC4">
          <w:rPr>
            <w:rFonts w:cs="Arial"/>
            <w:szCs w:val="20"/>
          </w:rPr>
          <w:t>or</w:t>
        </w:r>
        <w:r>
          <w:rPr>
            <w:rFonts w:cs="Arial"/>
            <w:szCs w:val="20"/>
          </w:rPr>
          <w:t xml:space="preserve"> example through the use of </w:t>
        </w:r>
        <w:r w:rsidR="00CE4CC4">
          <w:rPr>
            <w:rFonts w:cs="Arial"/>
            <w:szCs w:val="20"/>
          </w:rPr>
          <w:t>remote observation tools (e.g., a drone).</w:t>
        </w:r>
      </w:ins>
    </w:p>
    <w:p w:rsidR="003E1141" w:rsidRPr="00961271" w:rsidRDefault="003E1141" w:rsidP="00971C2C">
      <w:pPr>
        <w:keepNext/>
        <w:spacing w:before="240"/>
        <w:rPr>
          <w:rFonts w:cs="Arial"/>
          <w:szCs w:val="20"/>
        </w:rPr>
      </w:pPr>
      <w:r w:rsidRPr="00961271">
        <w:rPr>
          <w:rFonts w:cs="Arial"/>
          <w:szCs w:val="20"/>
        </w:rPr>
        <w:t>Considerations specific to public sector entities</w:t>
      </w:r>
    </w:p>
    <w:p w:rsidR="003E1141" w:rsidRPr="00961271" w:rsidRDefault="003E1141" w:rsidP="00971C2C">
      <w:pPr>
        <w:ind w:left="547" w:hanging="547"/>
        <w:rPr>
          <w:rFonts w:cs="Arial"/>
          <w:szCs w:val="20"/>
        </w:rPr>
      </w:pPr>
      <w:r w:rsidRPr="00961271">
        <w:rPr>
          <w:rFonts w:cs="Arial"/>
          <w:szCs w:val="20"/>
        </w:rPr>
        <w:t xml:space="preserve">A36. </w:t>
      </w:r>
      <w:r w:rsidRPr="00961271">
        <w:rPr>
          <w:rFonts w:cs="Arial"/>
          <w:szCs w:val="20"/>
        </w:rPr>
        <w:tab/>
      </w:r>
      <w:r w:rsidRPr="00F661DE">
        <w:rPr>
          <w:rFonts w:cs="Arial"/>
          <w:szCs w:val="20"/>
          <w:highlight w:val="lightGray"/>
        </w:rPr>
        <w:t>Risk assessment procedures performed by auditors of public sector entities may also include observation and inspection of documents prepared by management for the legislature, for example as documents related to mandatory performance reporting</w:t>
      </w:r>
      <w:r w:rsidRPr="00961271">
        <w:rPr>
          <w:rFonts w:cs="Arial"/>
          <w:szCs w:val="20"/>
        </w:rPr>
        <w:t>.</w:t>
      </w:r>
    </w:p>
    <w:p w:rsidR="003E1141" w:rsidRPr="00961271" w:rsidRDefault="003E1141" w:rsidP="00971C2C">
      <w:pPr>
        <w:keepNext/>
        <w:spacing w:before="240"/>
        <w:rPr>
          <w:rFonts w:cs="Arial"/>
          <w:szCs w:val="20"/>
        </w:rPr>
      </w:pPr>
      <w:del w:id="230" w:author="Author">
        <w:r w:rsidRPr="00961271" w:rsidDel="000034BD">
          <w:rPr>
            <w:rFonts w:cs="Arial"/>
            <w:i/>
            <w:szCs w:val="20"/>
          </w:rPr>
          <w:delText>Information from the Acceptance or Continuance of the Client Relationship or the Audit Engagement</w:delText>
        </w:r>
      </w:del>
      <w:ins w:id="231" w:author="Author">
        <w:r w:rsidR="000034BD">
          <w:rPr>
            <w:rFonts w:cs="Arial"/>
            <w:i/>
            <w:szCs w:val="20"/>
          </w:rPr>
          <w:t>Other Relevant Sources of Audit Evidence</w:t>
        </w:r>
      </w:ins>
      <w:r>
        <w:rPr>
          <w:rFonts w:cs="Arial"/>
          <w:szCs w:val="20"/>
        </w:rPr>
        <w:t xml:space="preserve"> (Ref: Para. 19</w:t>
      </w:r>
      <w:r w:rsidRPr="00961271">
        <w:rPr>
          <w:rFonts w:cs="Arial"/>
          <w:szCs w:val="20"/>
        </w:rPr>
        <w:t>)</w:t>
      </w:r>
    </w:p>
    <w:p w:rsidR="000034BD" w:rsidRDefault="000034BD" w:rsidP="00971C2C">
      <w:pPr>
        <w:pStyle w:val="ListParagraph"/>
        <w:ind w:left="547" w:hanging="547"/>
        <w:contextualSpacing w:val="0"/>
        <w:rPr>
          <w:ins w:id="232" w:author="Author"/>
          <w:rFonts w:cs="Arial"/>
          <w:szCs w:val="20"/>
        </w:rPr>
      </w:pPr>
      <w:ins w:id="233" w:author="Author">
        <w:r>
          <w:rPr>
            <w:rFonts w:cs="Arial"/>
            <w:szCs w:val="20"/>
          </w:rPr>
          <w:t>Why the Auditor Considers Other Relevant Sources of Audit Evidence</w:t>
        </w:r>
      </w:ins>
    </w:p>
    <w:p w:rsidR="003E1141" w:rsidRPr="00961271" w:rsidRDefault="003E1141" w:rsidP="00BF3ADD">
      <w:pPr>
        <w:pStyle w:val="ListParagraph"/>
        <w:ind w:left="547" w:hanging="547"/>
        <w:contextualSpacing w:val="0"/>
        <w:rPr>
          <w:rFonts w:cs="Arial"/>
          <w:szCs w:val="20"/>
        </w:rPr>
      </w:pPr>
      <w:r w:rsidRPr="00961271">
        <w:rPr>
          <w:rFonts w:cs="Arial"/>
          <w:szCs w:val="20"/>
        </w:rPr>
        <w:t>A37.</w:t>
      </w:r>
      <w:r w:rsidRPr="00961271">
        <w:rPr>
          <w:rFonts w:cs="Arial"/>
          <w:szCs w:val="20"/>
        </w:rPr>
        <w:tab/>
      </w:r>
      <w:r w:rsidR="00BF3ADD">
        <w:rPr>
          <w:rFonts w:cs="Arial"/>
          <w:szCs w:val="20"/>
        </w:rPr>
        <w:t>[</w:t>
      </w:r>
      <w:r w:rsidR="00BF3ADD" w:rsidRPr="00C823F1">
        <w:rPr>
          <w:rFonts w:cs="Arial"/>
          <w:i/>
          <w:szCs w:val="20"/>
          <w:highlight w:val="yellow"/>
        </w:rPr>
        <w:t>Sentence moved to para. A38</w:t>
      </w:r>
      <w:r w:rsidR="00BF3ADD">
        <w:rPr>
          <w:rFonts w:cs="Arial"/>
          <w:szCs w:val="20"/>
        </w:rPr>
        <w:t xml:space="preserve">] </w:t>
      </w:r>
      <w:r w:rsidR="00BF3ADD" w:rsidRPr="00BF3ADD">
        <w:rPr>
          <w:rFonts w:cs="Arial"/>
          <w:strike/>
          <w:szCs w:val="20"/>
        </w:rPr>
        <w:t xml:space="preserve">In accordance with ISA 220, the engagement partner is required to be </w:t>
      </w:r>
      <w:r w:rsidR="00BF3ADD" w:rsidRPr="00BF3ADD">
        <w:rPr>
          <w:rFonts w:eastAsia="Calibri" w:cs="Arial"/>
          <w:strike/>
          <w:szCs w:val="20"/>
        </w:rPr>
        <w:t>satisfied that appropriate procedures regarding the acceptance and continuance of client relationships and audit engagements have been followed, and to determine that conclusions reached in this regard are appropriate</w:t>
      </w:r>
      <w:r w:rsidR="00BF3ADD" w:rsidRPr="00BF3ADD">
        <w:rPr>
          <w:rStyle w:val="paragraph2"/>
          <w:rFonts w:cs="Arial"/>
          <w:strike/>
          <w:szCs w:val="20"/>
        </w:rPr>
        <w:t>.</w:t>
      </w:r>
      <w:r w:rsidR="00BF3ADD" w:rsidRPr="00BF3ADD">
        <w:rPr>
          <w:rStyle w:val="FootnoteReference"/>
          <w:rFonts w:cs="Arial"/>
          <w:strike/>
          <w:szCs w:val="20"/>
        </w:rPr>
        <w:footnoteReference w:id="20"/>
      </w:r>
      <w:r w:rsidR="00BF3ADD" w:rsidRPr="00BF3ADD">
        <w:rPr>
          <w:rFonts w:cs="Arial"/>
          <w:strike/>
          <w:szCs w:val="20"/>
        </w:rPr>
        <w:t xml:space="preserve"> </w:t>
      </w:r>
      <w:r w:rsidRPr="00961271">
        <w:rPr>
          <w:rFonts w:cs="Arial"/>
          <w:szCs w:val="20"/>
        </w:rPr>
        <w:t xml:space="preserve">Information obtained </w:t>
      </w:r>
      <w:del w:id="234" w:author="Author">
        <w:r w:rsidRPr="00961271" w:rsidDel="000034BD">
          <w:rPr>
            <w:rFonts w:cs="Arial"/>
            <w:szCs w:val="20"/>
          </w:rPr>
          <w:delText>in the client and engagement acceptance or continuance process</w:delText>
        </w:r>
      </w:del>
      <w:ins w:id="235" w:author="Author">
        <w:r w:rsidR="000034BD">
          <w:rPr>
            <w:rFonts w:cs="Arial"/>
            <w:szCs w:val="20"/>
          </w:rPr>
          <w:t xml:space="preserve">from other relevant sources of audit evidence </w:t>
        </w:r>
      </w:ins>
      <w:r w:rsidRPr="00961271">
        <w:rPr>
          <w:rFonts w:cs="Arial"/>
          <w:szCs w:val="20"/>
        </w:rPr>
        <w:t xml:space="preserve"> may be relevant to the identification and assessment of the risks of material misstatement</w:t>
      </w:r>
      <w:ins w:id="236" w:author="Author">
        <w:r w:rsidR="00FC2990">
          <w:rPr>
            <w:rFonts w:cs="Arial"/>
            <w:szCs w:val="20"/>
          </w:rPr>
          <w:t xml:space="preserve"> by providing inform</w:t>
        </w:r>
        <w:r w:rsidR="001A366B">
          <w:rPr>
            <w:rFonts w:cs="Arial"/>
            <w:szCs w:val="20"/>
          </w:rPr>
          <w:t>a</w:t>
        </w:r>
        <w:r w:rsidR="00FC2990">
          <w:rPr>
            <w:rFonts w:cs="Arial"/>
            <w:szCs w:val="20"/>
          </w:rPr>
          <w:t xml:space="preserve">tion </w:t>
        </w:r>
        <w:r w:rsidR="00C97D1D">
          <w:rPr>
            <w:rFonts w:cs="Arial"/>
            <w:szCs w:val="20"/>
          </w:rPr>
          <w:t xml:space="preserve">and insights </w:t>
        </w:r>
        <w:r w:rsidR="00FC2990">
          <w:rPr>
            <w:rFonts w:cs="Arial"/>
            <w:szCs w:val="20"/>
          </w:rPr>
          <w:t>about</w:t>
        </w:r>
      </w:ins>
      <w:r w:rsidRPr="00961271">
        <w:rPr>
          <w:rFonts w:cs="Arial"/>
          <w:szCs w:val="20"/>
        </w:rPr>
        <w:t>.</w:t>
      </w:r>
      <w:del w:id="237" w:author="Author">
        <w:r w:rsidRPr="00961271" w:rsidDel="00FC2990">
          <w:rPr>
            <w:rFonts w:cs="Arial"/>
            <w:szCs w:val="20"/>
          </w:rPr>
          <w:delText xml:space="preserve"> Examples may include:</w:delText>
        </w:r>
      </w:del>
      <w:r w:rsidRPr="00961271">
        <w:rPr>
          <w:rFonts w:cs="Arial"/>
          <w:szCs w:val="20"/>
        </w:rPr>
        <w:t xml:space="preserve"> </w:t>
      </w:r>
    </w:p>
    <w:p w:rsidR="003E1141" w:rsidRPr="00961271" w:rsidRDefault="003E1141" w:rsidP="00D31753">
      <w:pPr>
        <w:pStyle w:val="ListParagraph"/>
        <w:numPr>
          <w:ilvl w:val="0"/>
          <w:numId w:val="39"/>
        </w:numPr>
        <w:ind w:left="1094" w:hanging="547"/>
        <w:contextualSpacing w:val="0"/>
        <w:rPr>
          <w:rFonts w:cs="Arial"/>
          <w:szCs w:val="20"/>
        </w:rPr>
      </w:pPr>
      <w:del w:id="238" w:author="Author">
        <w:r w:rsidRPr="00961271" w:rsidDel="00FC2990">
          <w:rPr>
            <w:rFonts w:cs="Arial"/>
            <w:szCs w:val="20"/>
          </w:rPr>
          <w:delText>Information about t</w:delText>
        </w:r>
      </w:del>
      <w:ins w:id="239" w:author="Author">
        <w:r w:rsidR="00FC2990">
          <w:rPr>
            <w:rFonts w:cs="Arial"/>
            <w:szCs w:val="20"/>
          </w:rPr>
          <w:t>T</w:t>
        </w:r>
      </w:ins>
      <w:r w:rsidRPr="00961271">
        <w:rPr>
          <w:rFonts w:cs="Arial"/>
          <w:szCs w:val="20"/>
        </w:rPr>
        <w:t>he nature of the entity and its business risks</w:t>
      </w:r>
      <w:ins w:id="240" w:author="Author">
        <w:r w:rsidR="00CE4CC4">
          <w:rPr>
            <w:rFonts w:cs="Arial"/>
            <w:szCs w:val="20"/>
          </w:rPr>
          <w:t>, and what may have changed from previous periods</w:t>
        </w:r>
      </w:ins>
      <w:r w:rsidRPr="00961271">
        <w:rPr>
          <w:rFonts w:cs="Arial"/>
          <w:szCs w:val="20"/>
        </w:rPr>
        <w:t>.</w:t>
      </w:r>
    </w:p>
    <w:p w:rsidR="003E1141" w:rsidRPr="00961271" w:rsidRDefault="003E1141" w:rsidP="00D31753">
      <w:pPr>
        <w:pStyle w:val="ListParagraph"/>
        <w:numPr>
          <w:ilvl w:val="0"/>
          <w:numId w:val="39"/>
        </w:numPr>
        <w:ind w:left="1094" w:hanging="547"/>
        <w:contextualSpacing w:val="0"/>
        <w:rPr>
          <w:rFonts w:cs="Arial"/>
          <w:szCs w:val="20"/>
        </w:rPr>
      </w:pPr>
      <w:del w:id="241" w:author="Author">
        <w:r w:rsidRPr="00961271" w:rsidDel="00FC2990">
          <w:rPr>
            <w:rFonts w:cs="Arial"/>
            <w:szCs w:val="20"/>
          </w:rPr>
          <w:delText>Information about t</w:delText>
        </w:r>
      </w:del>
      <w:ins w:id="242" w:author="Author">
        <w:r w:rsidR="00FC2990">
          <w:rPr>
            <w:rFonts w:cs="Arial"/>
            <w:szCs w:val="20"/>
          </w:rPr>
          <w:t>T</w:t>
        </w:r>
      </w:ins>
      <w:r w:rsidRPr="00961271">
        <w:rPr>
          <w:rFonts w:cs="Arial"/>
          <w:szCs w:val="20"/>
        </w:rPr>
        <w:t xml:space="preserve">he integrity and ethical values of management and those charged with governance, which may </w:t>
      </w:r>
      <w:ins w:id="243" w:author="Author">
        <w:r w:rsidR="00FC2990">
          <w:rPr>
            <w:rFonts w:cs="Arial"/>
            <w:szCs w:val="20"/>
          </w:rPr>
          <w:t xml:space="preserve">also </w:t>
        </w:r>
      </w:ins>
      <w:r w:rsidRPr="00961271">
        <w:rPr>
          <w:rFonts w:cs="Arial"/>
          <w:szCs w:val="20"/>
        </w:rPr>
        <w:t>be relevant to the auditor’s understanding of the control environment</w:t>
      </w:r>
      <w:ins w:id="244" w:author="Author">
        <w:r w:rsidR="00FC2990">
          <w:rPr>
            <w:rFonts w:cs="Arial"/>
            <w:szCs w:val="20"/>
          </w:rPr>
          <w:t>.</w:t>
        </w:r>
      </w:ins>
      <w:del w:id="245" w:author="Author">
        <w:r w:rsidRPr="00961271" w:rsidDel="00FC2990">
          <w:rPr>
            <w:rFonts w:cs="Arial"/>
            <w:szCs w:val="20"/>
          </w:rPr>
          <w:delText>, and may also affect the auditor’s identification and assessment of the risks of material misstatement at the financial statement level.</w:delText>
        </w:r>
      </w:del>
    </w:p>
    <w:p w:rsidR="003E1141" w:rsidRPr="00961271" w:rsidRDefault="003E1141" w:rsidP="00D31753">
      <w:pPr>
        <w:pStyle w:val="ListParagraph"/>
        <w:numPr>
          <w:ilvl w:val="0"/>
          <w:numId w:val="39"/>
        </w:numPr>
        <w:ind w:left="1094" w:hanging="547"/>
        <w:contextualSpacing w:val="0"/>
        <w:rPr>
          <w:rFonts w:cs="Arial"/>
          <w:szCs w:val="20"/>
        </w:rPr>
      </w:pPr>
      <w:r w:rsidRPr="00961271">
        <w:rPr>
          <w:rFonts w:cs="Arial"/>
          <w:szCs w:val="20"/>
        </w:rPr>
        <w:t xml:space="preserve">The applicable financial reporting framework and </w:t>
      </w:r>
      <w:del w:id="246" w:author="Author">
        <w:r w:rsidRPr="00961271" w:rsidDel="00FC2990">
          <w:rPr>
            <w:rFonts w:cs="Arial"/>
            <w:szCs w:val="20"/>
          </w:rPr>
          <w:delText xml:space="preserve">information about </w:delText>
        </w:r>
      </w:del>
      <w:r w:rsidRPr="00961271">
        <w:rPr>
          <w:rFonts w:cs="Arial"/>
          <w:szCs w:val="20"/>
        </w:rPr>
        <w:t>its application to the nature and circumstances of the entity.</w:t>
      </w:r>
    </w:p>
    <w:p w:rsidR="003E1141" w:rsidRPr="00961271" w:rsidDel="00FC2990" w:rsidRDefault="003E1141" w:rsidP="00C823F1">
      <w:pPr>
        <w:keepNext/>
        <w:spacing w:before="240"/>
        <w:jc w:val="left"/>
        <w:rPr>
          <w:del w:id="247" w:author="Author"/>
          <w:rFonts w:cs="Arial"/>
          <w:i/>
          <w:szCs w:val="20"/>
        </w:rPr>
      </w:pPr>
      <w:del w:id="248" w:author="Author">
        <w:r w:rsidRPr="00961271" w:rsidDel="00FC2990">
          <w:rPr>
            <w:rFonts w:cs="Arial"/>
            <w:i/>
            <w:szCs w:val="20"/>
          </w:rPr>
          <w:lastRenderedPageBreak/>
          <w:delText>Information from Other Engagements Performed for the Entity</w:delText>
        </w:r>
        <w:r w:rsidDel="00FC2990">
          <w:rPr>
            <w:rFonts w:cs="Arial"/>
            <w:szCs w:val="20"/>
          </w:rPr>
          <w:delText xml:space="preserve"> (Ref: Para. 20</w:delText>
        </w:r>
        <w:r w:rsidRPr="00961271" w:rsidDel="00FC2990">
          <w:rPr>
            <w:rFonts w:cs="Arial"/>
            <w:szCs w:val="20"/>
          </w:rPr>
          <w:delText>)</w:delText>
        </w:r>
      </w:del>
      <w:ins w:id="249" w:author="Author">
        <w:r w:rsidR="001E7314">
          <w:rPr>
            <w:rFonts w:cs="Arial"/>
            <w:szCs w:val="20"/>
          </w:rPr>
          <w:t xml:space="preserve">Information from </w:t>
        </w:r>
        <w:r w:rsidR="00FC2990">
          <w:rPr>
            <w:rFonts w:cs="Arial"/>
            <w:szCs w:val="20"/>
          </w:rPr>
          <w:t>Other Relevant Sources of Audit Evidence</w:t>
        </w:r>
      </w:ins>
    </w:p>
    <w:p w:rsidR="001E7314" w:rsidRDefault="00FC2990" w:rsidP="00C823F1">
      <w:pPr>
        <w:keepNext/>
        <w:ind w:left="547" w:hanging="547"/>
        <w:rPr>
          <w:ins w:id="250" w:author="Author"/>
          <w:rFonts w:cs="Arial"/>
          <w:szCs w:val="20"/>
        </w:rPr>
      </w:pPr>
      <w:ins w:id="251" w:author="Author">
        <w:r>
          <w:rPr>
            <w:rFonts w:cs="Arial"/>
            <w:szCs w:val="20"/>
          </w:rPr>
          <w:t xml:space="preserve">A38. </w:t>
        </w:r>
        <w:r w:rsidR="00794837">
          <w:rPr>
            <w:rFonts w:cs="Arial"/>
            <w:szCs w:val="20"/>
          </w:rPr>
          <w:t xml:space="preserve">Other relevant sources of </w:t>
        </w:r>
        <w:r w:rsidR="00946C19">
          <w:rPr>
            <w:rFonts w:cs="Arial"/>
            <w:szCs w:val="20"/>
          </w:rPr>
          <w:t>audit evidence</w:t>
        </w:r>
        <w:r w:rsidR="009C1830">
          <w:rPr>
            <w:rFonts w:cs="Arial"/>
            <w:szCs w:val="20"/>
          </w:rPr>
          <w:t xml:space="preserve"> </w:t>
        </w:r>
        <w:proofErr w:type="gramStart"/>
        <w:r w:rsidR="001E7314">
          <w:rPr>
            <w:rFonts w:cs="Arial"/>
            <w:szCs w:val="20"/>
          </w:rPr>
          <w:t>comes</w:t>
        </w:r>
        <w:proofErr w:type="gramEnd"/>
        <w:r w:rsidR="001E7314">
          <w:rPr>
            <w:rFonts w:cs="Arial"/>
            <w:szCs w:val="20"/>
          </w:rPr>
          <w:t xml:space="preserve"> from:</w:t>
        </w:r>
      </w:ins>
    </w:p>
    <w:p w:rsidR="00FC2990" w:rsidRPr="001E7314" w:rsidRDefault="001E7314" w:rsidP="007B1D35">
      <w:pPr>
        <w:pStyle w:val="ListParagraph"/>
        <w:numPr>
          <w:ilvl w:val="0"/>
          <w:numId w:val="71"/>
        </w:numPr>
        <w:ind w:left="1094" w:hanging="547"/>
        <w:contextualSpacing w:val="0"/>
        <w:rPr>
          <w:rFonts w:cs="Arial"/>
          <w:szCs w:val="20"/>
        </w:rPr>
      </w:pPr>
      <w:ins w:id="252" w:author="Author">
        <w:r>
          <w:rPr>
            <w:rFonts w:cs="Arial"/>
            <w:szCs w:val="20"/>
          </w:rPr>
          <w:t>Th</w:t>
        </w:r>
        <w:r w:rsidR="00FC2990" w:rsidRPr="001E7314">
          <w:rPr>
            <w:rFonts w:cs="Arial"/>
            <w:szCs w:val="20"/>
          </w:rPr>
          <w:t>e au</w:t>
        </w:r>
        <w:r>
          <w:rPr>
            <w:rFonts w:cs="Arial"/>
            <w:szCs w:val="20"/>
          </w:rPr>
          <w:t>di</w:t>
        </w:r>
        <w:r w:rsidR="00FC2990" w:rsidRPr="001E7314">
          <w:rPr>
            <w:rFonts w:cs="Arial"/>
            <w:szCs w:val="20"/>
          </w:rPr>
          <w:t xml:space="preserve">tor’s acceptance or continuance of the client relationship or the audit engagement, </w:t>
        </w:r>
      </w:ins>
      <w:r w:rsidR="00BF3ADD">
        <w:rPr>
          <w:rFonts w:cs="Arial"/>
          <w:szCs w:val="20"/>
        </w:rPr>
        <w:t>[</w:t>
      </w:r>
      <w:r w:rsidR="00BF3ADD" w:rsidRPr="00C823F1">
        <w:rPr>
          <w:rFonts w:cs="Arial"/>
          <w:i/>
          <w:szCs w:val="20"/>
          <w:highlight w:val="yellow"/>
        </w:rPr>
        <w:t>Sentence moved from para. A37</w:t>
      </w:r>
      <w:r w:rsidR="00BF3ADD">
        <w:rPr>
          <w:rFonts w:cs="Arial"/>
          <w:szCs w:val="20"/>
        </w:rPr>
        <w:t xml:space="preserve">] </w:t>
      </w:r>
      <w:r>
        <w:rPr>
          <w:rFonts w:cs="Arial"/>
          <w:szCs w:val="20"/>
        </w:rPr>
        <w:t>i</w:t>
      </w:r>
      <w:del w:id="253" w:author="Author">
        <w:r w:rsidR="00FC2990" w:rsidRPr="001E7314" w:rsidDel="001E7314">
          <w:rPr>
            <w:rFonts w:cs="Arial"/>
            <w:szCs w:val="20"/>
          </w:rPr>
          <w:delText>I</w:delText>
        </w:r>
      </w:del>
      <w:r w:rsidR="00FC2990" w:rsidRPr="001E7314">
        <w:rPr>
          <w:rFonts w:cs="Arial"/>
          <w:szCs w:val="20"/>
        </w:rPr>
        <w:t xml:space="preserve">n accordance with ISA 220, </w:t>
      </w:r>
      <w:del w:id="254" w:author="Author">
        <w:r w:rsidR="00FC2990" w:rsidRPr="001E7314" w:rsidDel="001E7314">
          <w:rPr>
            <w:rFonts w:cs="Arial"/>
            <w:szCs w:val="20"/>
          </w:rPr>
          <w:delText xml:space="preserve">the engagement partner is required to be </w:delText>
        </w:r>
        <w:r w:rsidR="00FC2990" w:rsidRPr="001E7314" w:rsidDel="001E7314">
          <w:rPr>
            <w:rFonts w:eastAsia="Calibri" w:cs="Arial"/>
            <w:szCs w:val="20"/>
          </w:rPr>
          <w:delText>satisfied that appropriate</w:delText>
        </w:r>
      </w:del>
      <w:ins w:id="255" w:author="Author">
        <w:r>
          <w:rPr>
            <w:rFonts w:cs="Arial"/>
            <w:szCs w:val="20"/>
          </w:rPr>
          <w:t>including from</w:t>
        </w:r>
      </w:ins>
      <w:r w:rsidR="00FC2990" w:rsidRPr="001E7314">
        <w:rPr>
          <w:rFonts w:eastAsia="Calibri" w:cs="Arial"/>
          <w:szCs w:val="20"/>
        </w:rPr>
        <w:t xml:space="preserve"> procedures regarding the acceptance and continuance of client relationships and audit engagements</w:t>
      </w:r>
      <w:del w:id="256" w:author="Author">
        <w:r w:rsidR="00FC2990" w:rsidRPr="001E7314" w:rsidDel="001E7314">
          <w:rPr>
            <w:rFonts w:eastAsia="Calibri" w:cs="Arial"/>
            <w:szCs w:val="20"/>
          </w:rPr>
          <w:delText xml:space="preserve"> have been followed</w:delText>
        </w:r>
      </w:del>
      <w:r w:rsidR="00FC2990" w:rsidRPr="001E7314">
        <w:rPr>
          <w:rFonts w:eastAsia="Calibri" w:cs="Arial"/>
          <w:szCs w:val="20"/>
        </w:rPr>
        <w:t xml:space="preserve">, and </w:t>
      </w:r>
      <w:del w:id="257" w:author="Author">
        <w:r w:rsidR="00FC2990" w:rsidRPr="001E7314" w:rsidDel="001E7314">
          <w:rPr>
            <w:rFonts w:eastAsia="Calibri" w:cs="Arial"/>
            <w:szCs w:val="20"/>
          </w:rPr>
          <w:delText>to determine that</w:delText>
        </w:r>
      </w:del>
      <w:ins w:id="258" w:author="Author">
        <w:r>
          <w:rPr>
            <w:rFonts w:eastAsia="Calibri" w:cs="Arial"/>
            <w:szCs w:val="20"/>
          </w:rPr>
          <w:t>the</w:t>
        </w:r>
      </w:ins>
      <w:r w:rsidR="00FC2990" w:rsidRPr="001E7314">
        <w:rPr>
          <w:rFonts w:eastAsia="Calibri" w:cs="Arial"/>
          <w:szCs w:val="20"/>
        </w:rPr>
        <w:t xml:space="preserve"> conclusions reached</w:t>
      </w:r>
      <w:del w:id="259" w:author="Author">
        <w:r w:rsidR="00FC2990" w:rsidRPr="001E7314" w:rsidDel="001E7314">
          <w:rPr>
            <w:rFonts w:eastAsia="Calibri" w:cs="Arial"/>
            <w:szCs w:val="20"/>
          </w:rPr>
          <w:delText xml:space="preserve"> in this regard </w:delText>
        </w:r>
      </w:del>
      <w:r w:rsidR="00FC2990" w:rsidRPr="001E7314">
        <w:rPr>
          <w:rStyle w:val="paragraph2"/>
          <w:rFonts w:cs="Arial"/>
          <w:szCs w:val="20"/>
        </w:rPr>
        <w:t>.</w:t>
      </w:r>
      <w:r w:rsidR="00FC2990" w:rsidRPr="00FC2990">
        <w:rPr>
          <w:rStyle w:val="FootnoteReference"/>
          <w:rFonts w:cs="Arial"/>
          <w:szCs w:val="20"/>
        </w:rPr>
        <w:footnoteReference w:id="21"/>
      </w:r>
    </w:p>
    <w:p w:rsidR="003E1141" w:rsidRPr="001E7314" w:rsidRDefault="00BF3ADD" w:rsidP="007B1D35">
      <w:pPr>
        <w:pStyle w:val="ListParagraph"/>
        <w:numPr>
          <w:ilvl w:val="0"/>
          <w:numId w:val="71"/>
        </w:numPr>
        <w:ind w:left="1094" w:hanging="547"/>
        <w:contextualSpacing w:val="0"/>
        <w:rPr>
          <w:rFonts w:cs="Arial"/>
          <w:szCs w:val="20"/>
        </w:rPr>
      </w:pPr>
      <w:r>
        <w:rPr>
          <w:rFonts w:cs="Arial"/>
          <w:szCs w:val="20"/>
        </w:rPr>
        <w:t>[</w:t>
      </w:r>
      <w:r w:rsidRPr="00C823F1">
        <w:rPr>
          <w:rFonts w:cs="Arial"/>
          <w:i/>
          <w:szCs w:val="20"/>
          <w:highlight w:val="yellow"/>
        </w:rPr>
        <w:t>Para A38</w:t>
      </w:r>
      <w:r>
        <w:rPr>
          <w:rFonts w:cs="Arial"/>
          <w:szCs w:val="20"/>
        </w:rPr>
        <w:t xml:space="preserve">] </w:t>
      </w:r>
      <w:del w:id="262" w:author="Author">
        <w:r w:rsidR="003E1141" w:rsidRPr="001E7314" w:rsidDel="001E7314">
          <w:rPr>
            <w:rFonts w:cs="Arial"/>
            <w:szCs w:val="20"/>
          </w:rPr>
          <w:delText>The engagement partner may have performed o</w:delText>
        </w:r>
      </w:del>
      <w:ins w:id="263" w:author="Author">
        <w:r w:rsidR="001E7314">
          <w:rPr>
            <w:rFonts w:cs="Arial"/>
            <w:szCs w:val="20"/>
          </w:rPr>
          <w:t>O</w:t>
        </w:r>
      </w:ins>
      <w:r w:rsidR="003E1141" w:rsidRPr="001E7314">
        <w:rPr>
          <w:rFonts w:cs="Arial"/>
          <w:szCs w:val="20"/>
        </w:rPr>
        <w:t xml:space="preserve">ther engagements </w:t>
      </w:r>
      <w:ins w:id="264" w:author="Author">
        <w:r w:rsidR="001E7314">
          <w:rPr>
            <w:rFonts w:cs="Arial"/>
            <w:szCs w:val="20"/>
          </w:rPr>
          <w:t xml:space="preserve">performed </w:t>
        </w:r>
      </w:ins>
      <w:r w:rsidR="003E1141" w:rsidRPr="001E7314">
        <w:rPr>
          <w:rFonts w:cs="Arial"/>
          <w:szCs w:val="20"/>
        </w:rPr>
        <w:t xml:space="preserve">for the entity </w:t>
      </w:r>
      <w:ins w:id="265" w:author="Author">
        <w:r w:rsidR="001E7314">
          <w:rPr>
            <w:rFonts w:cs="Arial"/>
            <w:szCs w:val="20"/>
          </w:rPr>
          <w:t>by the en</w:t>
        </w:r>
        <w:r w:rsidR="00273563">
          <w:rPr>
            <w:rFonts w:cs="Arial"/>
            <w:szCs w:val="20"/>
          </w:rPr>
          <w:t>g</w:t>
        </w:r>
        <w:r w:rsidR="001E7314">
          <w:rPr>
            <w:rFonts w:cs="Arial"/>
            <w:szCs w:val="20"/>
          </w:rPr>
          <w:t>agement partner.</w:t>
        </w:r>
      </w:ins>
      <w:del w:id="266" w:author="Author">
        <w:r w:rsidR="003E1141" w:rsidRPr="001E7314" w:rsidDel="001E7314">
          <w:rPr>
            <w:rFonts w:cs="Arial"/>
            <w:szCs w:val="20"/>
          </w:rPr>
          <w:delText>and may thereby have obtained knowledge relevant to the audit, including about the entity and its environment.</w:delText>
        </w:r>
      </w:del>
      <w:r w:rsidR="003E1141" w:rsidRPr="001E7314">
        <w:rPr>
          <w:rFonts w:cs="Arial"/>
          <w:szCs w:val="20"/>
        </w:rPr>
        <w:t xml:space="preserve"> Such engagements may include agreed-upon procedures engagements </w:t>
      </w:r>
      <w:del w:id="267" w:author="Author">
        <w:r w:rsidR="003E1141" w:rsidRPr="001E7314" w:rsidDel="008C5E66">
          <w:rPr>
            <w:rFonts w:cs="Arial"/>
            <w:szCs w:val="20"/>
          </w:rPr>
          <w:delText>(e.g., agreed-upon procedures relating to an entity’s debt covenant compliance)</w:delText>
        </w:r>
      </w:del>
      <w:r w:rsidR="003E1141" w:rsidRPr="001E7314">
        <w:rPr>
          <w:rFonts w:cs="Arial"/>
          <w:szCs w:val="20"/>
        </w:rPr>
        <w:t xml:space="preserve"> or other audit or assurance engagements</w:t>
      </w:r>
      <w:ins w:id="268" w:author="Author">
        <w:r w:rsidR="00273563">
          <w:rPr>
            <w:rFonts w:cs="Arial"/>
            <w:szCs w:val="20"/>
          </w:rPr>
          <w:t>, including engagements to address incremental reporting requirements in the jurisdiction.</w:t>
        </w:r>
      </w:ins>
      <w:del w:id="269" w:author="Author">
        <w:r w:rsidR="003E1141" w:rsidRPr="001E7314" w:rsidDel="008C5E66">
          <w:rPr>
            <w:rFonts w:cs="Arial"/>
            <w:szCs w:val="20"/>
          </w:rPr>
          <w:delText xml:space="preserve"> (e.g., audits of special purpose financial statements or reviews of interim financial information)</w:delText>
        </w:r>
      </w:del>
      <w:r w:rsidR="003E1141" w:rsidRPr="001E7314">
        <w:rPr>
          <w:rFonts w:cs="Arial"/>
          <w:szCs w:val="20"/>
        </w:rPr>
        <w:t>.</w:t>
      </w:r>
    </w:p>
    <w:p w:rsidR="003E1141" w:rsidRPr="00961271" w:rsidRDefault="003E1141" w:rsidP="00971C2C">
      <w:pPr>
        <w:spacing w:before="240"/>
        <w:ind w:left="547" w:hanging="547"/>
        <w:rPr>
          <w:rFonts w:cs="Arial"/>
          <w:szCs w:val="20"/>
        </w:rPr>
      </w:pPr>
      <w:r w:rsidRPr="00961271">
        <w:rPr>
          <w:rFonts w:cs="Arial"/>
          <w:i/>
          <w:szCs w:val="20"/>
        </w:rPr>
        <w:t>Information Obtained in Prior Periods</w:t>
      </w:r>
      <w:r w:rsidRPr="00961271">
        <w:rPr>
          <w:rFonts w:cs="Arial"/>
          <w:szCs w:val="20"/>
        </w:rPr>
        <w:t xml:space="preserve"> (Ref: Para. 2</w:t>
      </w:r>
      <w:r>
        <w:rPr>
          <w:rFonts w:cs="Arial"/>
          <w:szCs w:val="20"/>
        </w:rPr>
        <w:t>1</w:t>
      </w:r>
      <w:r w:rsidRPr="00961271">
        <w:rPr>
          <w:rFonts w:cs="Arial"/>
          <w:szCs w:val="20"/>
        </w:rPr>
        <w:t xml:space="preserve">) </w:t>
      </w:r>
    </w:p>
    <w:p w:rsidR="008C5E66" w:rsidRDefault="008C5E66" w:rsidP="00971C2C">
      <w:pPr>
        <w:ind w:left="547" w:hanging="547"/>
        <w:rPr>
          <w:ins w:id="270" w:author="Author"/>
          <w:rFonts w:cs="Arial"/>
          <w:szCs w:val="20"/>
        </w:rPr>
      </w:pPr>
      <w:ins w:id="271" w:author="Author">
        <w:r>
          <w:rPr>
            <w:rFonts w:cs="Arial"/>
            <w:szCs w:val="20"/>
          </w:rPr>
          <w:t xml:space="preserve">Why Information from Previous Audits </w:t>
        </w:r>
        <w:r w:rsidR="009C1830">
          <w:rPr>
            <w:rFonts w:cs="Arial"/>
            <w:szCs w:val="20"/>
          </w:rPr>
          <w:t xml:space="preserve">is </w:t>
        </w:r>
        <w:r>
          <w:rPr>
            <w:rFonts w:cs="Arial"/>
            <w:szCs w:val="20"/>
          </w:rPr>
          <w:t>Important to the Current Audit</w:t>
        </w:r>
      </w:ins>
    </w:p>
    <w:p w:rsidR="003E1141" w:rsidRPr="00961271" w:rsidRDefault="003E1141" w:rsidP="00971C2C">
      <w:pPr>
        <w:ind w:left="547" w:hanging="547"/>
        <w:rPr>
          <w:rFonts w:cs="Arial"/>
          <w:szCs w:val="20"/>
        </w:rPr>
      </w:pPr>
      <w:r w:rsidRPr="00961271">
        <w:rPr>
          <w:rFonts w:cs="Arial"/>
          <w:szCs w:val="20"/>
        </w:rPr>
        <w:t>A39.</w:t>
      </w:r>
      <w:r w:rsidRPr="00961271">
        <w:rPr>
          <w:rFonts w:cs="Arial"/>
          <w:szCs w:val="20"/>
        </w:rPr>
        <w:tab/>
        <w:t>The auditor’s previous experience with the entity</w:t>
      </w:r>
      <w:ins w:id="272" w:author="Author">
        <w:r w:rsidR="008C5E66">
          <w:rPr>
            <w:rFonts w:cs="Arial"/>
            <w:szCs w:val="20"/>
          </w:rPr>
          <w:t>,</w:t>
        </w:r>
      </w:ins>
      <w:r w:rsidRPr="00961271">
        <w:rPr>
          <w:rFonts w:cs="Arial"/>
          <w:szCs w:val="20"/>
        </w:rPr>
        <w:t xml:space="preserve"> and audit procedures performed in previous audits</w:t>
      </w:r>
      <w:ins w:id="273" w:author="Author">
        <w:r w:rsidR="008C5E66">
          <w:rPr>
            <w:rFonts w:cs="Arial"/>
            <w:szCs w:val="20"/>
          </w:rPr>
          <w:t>,</w:t>
        </w:r>
      </w:ins>
      <w:r w:rsidRPr="00961271">
        <w:rPr>
          <w:rFonts w:cs="Arial"/>
          <w:szCs w:val="20"/>
        </w:rPr>
        <w:t xml:space="preserve"> may provide the auditor with information</w:t>
      </w:r>
      <w:ins w:id="274" w:author="Author">
        <w:r w:rsidR="00392CE4">
          <w:rPr>
            <w:rFonts w:cs="Arial"/>
            <w:szCs w:val="20"/>
          </w:rPr>
          <w:t xml:space="preserve"> that is relevant to the auditor’s determination of the nature and extent of risk </w:t>
        </w:r>
        <w:proofErr w:type="spellStart"/>
        <w:r w:rsidR="00392CE4">
          <w:rPr>
            <w:rFonts w:cs="Arial"/>
            <w:szCs w:val="20"/>
          </w:rPr>
          <w:t>assesment</w:t>
        </w:r>
        <w:proofErr w:type="spellEnd"/>
        <w:r w:rsidR="00392CE4">
          <w:rPr>
            <w:rFonts w:cs="Arial"/>
            <w:szCs w:val="20"/>
          </w:rPr>
          <w:t xml:space="preserve"> procedures, and the identification and assessment of risk. </w:t>
        </w:r>
      </w:ins>
      <w:del w:id="275" w:author="Author">
        <w:r w:rsidRPr="00961271" w:rsidDel="00392CE4">
          <w:rPr>
            <w:rFonts w:cs="Arial"/>
            <w:szCs w:val="20"/>
          </w:rPr>
          <w:delText xml:space="preserve"> about s</w:delText>
        </w:r>
      </w:del>
      <w:ins w:id="276" w:author="Author">
        <w:r w:rsidR="00392CE4">
          <w:rPr>
            <w:rFonts w:cs="Arial"/>
            <w:szCs w:val="20"/>
          </w:rPr>
          <w:t>S</w:t>
        </w:r>
      </w:ins>
      <w:r w:rsidRPr="00961271">
        <w:rPr>
          <w:rFonts w:cs="Arial"/>
          <w:szCs w:val="20"/>
        </w:rPr>
        <w:t xml:space="preserve">uch </w:t>
      </w:r>
      <w:del w:id="277" w:author="Author">
        <w:r w:rsidRPr="00961271" w:rsidDel="00392CE4">
          <w:rPr>
            <w:rFonts w:cs="Arial"/>
            <w:szCs w:val="20"/>
          </w:rPr>
          <w:delText>matters</w:delText>
        </w:r>
      </w:del>
      <w:ins w:id="278" w:author="Author">
        <w:r w:rsidR="00392CE4">
          <w:rPr>
            <w:rFonts w:cs="Arial"/>
            <w:szCs w:val="20"/>
          </w:rPr>
          <w:t xml:space="preserve"> information may include</w:t>
        </w:r>
      </w:ins>
      <w:del w:id="279" w:author="Author">
        <w:r w:rsidRPr="00961271" w:rsidDel="00392CE4">
          <w:rPr>
            <w:rFonts w:cs="Arial"/>
            <w:szCs w:val="20"/>
          </w:rPr>
          <w:delText xml:space="preserve"> as</w:delText>
        </w:r>
      </w:del>
      <w:r w:rsidRPr="00961271">
        <w:rPr>
          <w:rFonts w:cs="Arial"/>
          <w:szCs w:val="20"/>
        </w:rPr>
        <w:t xml:space="preserve">: </w:t>
      </w:r>
    </w:p>
    <w:p w:rsidR="003E1141" w:rsidRPr="00961271" w:rsidRDefault="003E1141" w:rsidP="00D31753">
      <w:pPr>
        <w:pStyle w:val="ListParagraph"/>
        <w:numPr>
          <w:ilvl w:val="0"/>
          <w:numId w:val="40"/>
        </w:numPr>
        <w:ind w:left="1094" w:hanging="547"/>
        <w:contextualSpacing w:val="0"/>
        <w:rPr>
          <w:rFonts w:cs="Arial"/>
          <w:szCs w:val="20"/>
        </w:rPr>
      </w:pPr>
      <w:r w:rsidRPr="00961271">
        <w:rPr>
          <w:rFonts w:cs="Arial"/>
          <w:szCs w:val="20"/>
        </w:rPr>
        <w:t>Past misstatements and whether they were corrected on a timely basis.</w:t>
      </w:r>
    </w:p>
    <w:p w:rsidR="003E1141" w:rsidRPr="00961271" w:rsidRDefault="003E1141" w:rsidP="00D31753">
      <w:pPr>
        <w:pStyle w:val="ListParagraph"/>
        <w:numPr>
          <w:ilvl w:val="0"/>
          <w:numId w:val="40"/>
        </w:numPr>
        <w:ind w:left="1094" w:hanging="547"/>
        <w:contextualSpacing w:val="0"/>
        <w:rPr>
          <w:rFonts w:cs="Arial"/>
          <w:szCs w:val="20"/>
        </w:rPr>
      </w:pPr>
      <w:r w:rsidRPr="00961271">
        <w:rPr>
          <w:rFonts w:cs="Arial"/>
          <w:szCs w:val="20"/>
        </w:rPr>
        <w:t xml:space="preserve">The nature of the entity and its environment, and the entity’s system of internal control (including control deficiencies). </w:t>
      </w:r>
    </w:p>
    <w:p w:rsidR="003E1141" w:rsidRPr="00961271" w:rsidRDefault="003E1141" w:rsidP="00D31753">
      <w:pPr>
        <w:pStyle w:val="ListParagraph"/>
        <w:numPr>
          <w:ilvl w:val="0"/>
          <w:numId w:val="40"/>
        </w:numPr>
        <w:ind w:left="1094" w:hanging="547"/>
        <w:contextualSpacing w:val="0"/>
        <w:rPr>
          <w:rFonts w:cs="Arial"/>
          <w:szCs w:val="20"/>
        </w:rPr>
      </w:pPr>
      <w:r w:rsidRPr="00961271">
        <w:rPr>
          <w:rFonts w:cs="Arial"/>
          <w:szCs w:val="20"/>
        </w:rPr>
        <w:t>Significant changes that the entity or its operations may have undergone since the prior financial period</w:t>
      </w:r>
      <w:del w:id="280" w:author="Author">
        <w:r w:rsidRPr="00961271" w:rsidDel="008C5E66">
          <w:rPr>
            <w:rFonts w:cs="Arial"/>
            <w:szCs w:val="20"/>
          </w:rPr>
          <w:delText>, which may assist the auditor in gaining a sufficient understanding of the entity to identify and assess risks of material misstatement</w:delText>
        </w:r>
      </w:del>
      <w:r w:rsidRPr="00961271">
        <w:rPr>
          <w:rFonts w:cs="Arial"/>
          <w:szCs w:val="20"/>
        </w:rPr>
        <w:t>.</w:t>
      </w:r>
    </w:p>
    <w:p w:rsidR="003E1141" w:rsidRPr="00961271" w:rsidRDefault="003E1141" w:rsidP="00D31753">
      <w:pPr>
        <w:pStyle w:val="ListParagraph"/>
        <w:numPr>
          <w:ilvl w:val="0"/>
          <w:numId w:val="40"/>
        </w:numPr>
        <w:ind w:left="1094" w:hanging="547"/>
        <w:contextualSpacing w:val="0"/>
        <w:rPr>
          <w:rFonts w:cs="Arial"/>
          <w:szCs w:val="20"/>
        </w:rPr>
      </w:pPr>
      <w:r w:rsidRPr="00961271">
        <w:rPr>
          <w:rFonts w:cs="Arial"/>
          <w:szCs w:val="20"/>
        </w:rPr>
        <w:t>Those particular types of transactions and other events or account balances (and related disclosures) where the auditor experienced difficulty in performing the necessary audit procedures, for example, due to their complexity.</w:t>
      </w:r>
    </w:p>
    <w:p w:rsidR="0016334C" w:rsidRDefault="0016334C" w:rsidP="00971C2C">
      <w:pPr>
        <w:ind w:left="547" w:hanging="547"/>
        <w:rPr>
          <w:ins w:id="281" w:author="Author"/>
          <w:rFonts w:cs="Arial"/>
          <w:szCs w:val="20"/>
        </w:rPr>
      </w:pPr>
      <w:ins w:id="282" w:author="Author">
        <w:r>
          <w:rPr>
            <w:rFonts w:cs="Arial"/>
            <w:szCs w:val="20"/>
          </w:rPr>
          <w:t>Evaluating Information from Prior Periods</w:t>
        </w:r>
      </w:ins>
    </w:p>
    <w:p w:rsidR="009C1830" w:rsidRDefault="003E1141" w:rsidP="009C1830">
      <w:pPr>
        <w:spacing w:after="120"/>
        <w:ind w:left="547" w:hanging="547"/>
        <w:rPr>
          <w:ins w:id="283" w:author="Author"/>
          <w:rFonts w:cs="Arial"/>
          <w:szCs w:val="20"/>
        </w:rPr>
      </w:pPr>
      <w:r w:rsidRPr="00961271">
        <w:rPr>
          <w:rFonts w:cs="Arial"/>
          <w:szCs w:val="20"/>
        </w:rPr>
        <w:t>A40.</w:t>
      </w:r>
      <w:r w:rsidRPr="00961271">
        <w:rPr>
          <w:rFonts w:cs="Arial"/>
          <w:szCs w:val="20"/>
        </w:rPr>
        <w:tab/>
      </w:r>
      <w:del w:id="284" w:author="Author">
        <w:r w:rsidRPr="00961271" w:rsidDel="008C5E66">
          <w:rPr>
            <w:rFonts w:cs="Arial"/>
            <w:szCs w:val="20"/>
          </w:rPr>
          <w:delText xml:space="preserve">The auditor is required to determine whether information obtained in prior periods remains relevant and reliable, if the auditor intends to use that information for the purposes of the current audit. This is because changes in the entity’s system of internal control, for example, may affect the relevance and reliability of information obtained in the prior period. </w:delText>
        </w:r>
      </w:del>
      <w:r w:rsidRPr="00961271">
        <w:rPr>
          <w:rFonts w:cs="Arial"/>
          <w:szCs w:val="20"/>
        </w:rPr>
        <w:t xml:space="preserve">In evaluating whether </w:t>
      </w:r>
      <w:del w:id="285" w:author="Author">
        <w:r w:rsidRPr="00961271" w:rsidDel="0016334C">
          <w:rPr>
            <w:rFonts w:cs="Arial"/>
            <w:szCs w:val="20"/>
          </w:rPr>
          <w:delText xml:space="preserve">such </w:delText>
        </w:r>
      </w:del>
      <w:r w:rsidRPr="00961271">
        <w:rPr>
          <w:rFonts w:cs="Arial"/>
          <w:szCs w:val="20"/>
        </w:rPr>
        <w:t xml:space="preserve">information </w:t>
      </w:r>
      <w:ins w:id="286" w:author="Author">
        <w:r w:rsidR="0016334C">
          <w:rPr>
            <w:rFonts w:cs="Arial"/>
            <w:szCs w:val="20"/>
          </w:rPr>
          <w:t xml:space="preserve">obtained in prior periods </w:t>
        </w:r>
      </w:ins>
      <w:r w:rsidRPr="00961271">
        <w:rPr>
          <w:rFonts w:cs="Arial"/>
          <w:szCs w:val="20"/>
        </w:rPr>
        <w:t>remains relevant and reliable for the current audit, the auditor may consider whether changes have occurred that may affect the relevance or reliability of such information</w:t>
      </w:r>
      <w:ins w:id="287" w:author="Author">
        <w:r w:rsidR="0016334C">
          <w:rPr>
            <w:rFonts w:cs="Arial"/>
            <w:szCs w:val="20"/>
          </w:rPr>
          <w:t>,</w:t>
        </w:r>
      </w:ins>
    </w:p>
    <w:tbl>
      <w:tblPr>
        <w:tblStyle w:val="TableGrid"/>
        <w:tblW w:w="0" w:type="auto"/>
        <w:tblInd w:w="547" w:type="dxa"/>
        <w:tblLook w:val="04A0" w:firstRow="1" w:lastRow="0" w:firstColumn="1" w:lastColumn="0" w:noHBand="0" w:noVBand="1"/>
      </w:tblPr>
      <w:tblGrid>
        <w:gridCol w:w="8793"/>
      </w:tblGrid>
      <w:tr w:rsidR="009C1830" w:rsidTr="009C1830">
        <w:trPr>
          <w:ins w:id="288" w:author="Author"/>
        </w:trPr>
        <w:tc>
          <w:tcPr>
            <w:tcW w:w="9340" w:type="dxa"/>
          </w:tcPr>
          <w:p w:rsidR="009C1830" w:rsidRDefault="009C1830" w:rsidP="009C1830">
            <w:pPr>
              <w:spacing w:before="120" w:after="120"/>
              <w:rPr>
                <w:ins w:id="289" w:author="Author"/>
                <w:rFonts w:cs="Arial"/>
                <w:szCs w:val="20"/>
              </w:rPr>
            </w:pPr>
            <w:ins w:id="290" w:author="Author">
              <w:r>
                <w:rPr>
                  <w:rFonts w:cs="Arial"/>
                  <w:szCs w:val="20"/>
                </w:rPr>
                <w:lastRenderedPageBreak/>
                <w:t>E</w:t>
              </w:r>
              <w:r w:rsidRPr="00961271">
                <w:rPr>
                  <w:rFonts w:cs="Arial"/>
                  <w:szCs w:val="20"/>
                </w:rPr>
                <w:t>xample</w:t>
              </w:r>
              <w:r>
                <w:rPr>
                  <w:rFonts w:cs="Arial"/>
                  <w:szCs w:val="20"/>
                </w:rPr>
                <w:t>:</w:t>
              </w:r>
            </w:ins>
          </w:p>
          <w:p w:rsidR="009C1830" w:rsidRDefault="009C1830" w:rsidP="009C1830">
            <w:pPr>
              <w:spacing w:before="120" w:after="120"/>
              <w:rPr>
                <w:ins w:id="291" w:author="Author"/>
                <w:rFonts w:cs="Arial"/>
                <w:szCs w:val="20"/>
              </w:rPr>
            </w:pPr>
            <w:ins w:id="292" w:author="Author">
              <w:r>
                <w:rPr>
                  <w:rFonts w:cs="Arial"/>
                  <w:szCs w:val="20"/>
                </w:rPr>
                <w:t>To determine whether information from prior periods remains relevant, the auditor may make</w:t>
              </w:r>
              <w:r w:rsidRPr="00961271">
                <w:rPr>
                  <w:rFonts w:cs="Arial"/>
                  <w:szCs w:val="20"/>
                </w:rPr>
                <w:t xml:space="preserve"> inquiries and perform other appropriate </w:t>
              </w:r>
              <w:r w:rsidR="00392CE4">
                <w:rPr>
                  <w:rFonts w:cs="Arial"/>
                  <w:szCs w:val="20"/>
                </w:rPr>
                <w:t xml:space="preserve">risk assessment </w:t>
              </w:r>
              <w:r w:rsidRPr="00961271">
                <w:rPr>
                  <w:rFonts w:cs="Arial"/>
                  <w:szCs w:val="20"/>
                </w:rPr>
                <w:t xml:space="preserve">procedures, such as walk-throughs of relevant systems. </w:t>
              </w:r>
            </w:ins>
          </w:p>
        </w:tc>
      </w:tr>
    </w:tbl>
    <w:p w:rsidR="003E1141" w:rsidRPr="00961271" w:rsidRDefault="003E1141" w:rsidP="00971C2C">
      <w:pPr>
        <w:ind w:left="547" w:hanging="547"/>
        <w:rPr>
          <w:rFonts w:cs="Arial"/>
          <w:szCs w:val="20"/>
        </w:rPr>
      </w:pPr>
      <w:del w:id="293" w:author="Author">
        <w:r w:rsidRPr="00961271" w:rsidDel="0016334C">
          <w:rPr>
            <w:rFonts w:cs="Arial"/>
            <w:szCs w:val="20"/>
          </w:rPr>
          <w:delText>. F</w:delText>
        </w:r>
        <w:r w:rsidRPr="00961271" w:rsidDel="009C1830">
          <w:rPr>
            <w:rFonts w:cs="Arial"/>
            <w:szCs w:val="20"/>
          </w:rPr>
          <w:delText xml:space="preserve">or example, </w:delText>
        </w:r>
        <w:r w:rsidRPr="00961271" w:rsidDel="0016334C">
          <w:rPr>
            <w:rFonts w:cs="Arial"/>
            <w:szCs w:val="20"/>
          </w:rPr>
          <w:delText xml:space="preserve">the auditor may </w:delText>
        </w:r>
        <w:r w:rsidRPr="00961271" w:rsidDel="009C1830">
          <w:rPr>
            <w:rFonts w:cs="Arial"/>
            <w:szCs w:val="20"/>
          </w:rPr>
          <w:delText>mak</w:delText>
        </w:r>
        <w:r w:rsidRPr="00961271" w:rsidDel="0016334C">
          <w:rPr>
            <w:rFonts w:cs="Arial"/>
            <w:szCs w:val="20"/>
          </w:rPr>
          <w:delText>e</w:delText>
        </w:r>
        <w:r w:rsidRPr="00961271" w:rsidDel="009C1830">
          <w:rPr>
            <w:rFonts w:cs="Arial"/>
            <w:szCs w:val="20"/>
          </w:rPr>
          <w:delText xml:space="preserve"> inquiries and perform other appropriate audit procedures, such as walk-throughs of relevant systems. </w:delText>
        </w:r>
      </w:del>
    </w:p>
    <w:p w:rsidR="003E1141" w:rsidRPr="00961271" w:rsidRDefault="003E1141" w:rsidP="00971C2C">
      <w:pPr>
        <w:keepNext/>
        <w:spacing w:before="240"/>
        <w:ind w:left="547" w:hanging="547"/>
        <w:rPr>
          <w:rFonts w:cs="Arial"/>
          <w:szCs w:val="20"/>
        </w:rPr>
      </w:pPr>
      <w:r w:rsidRPr="00961271">
        <w:rPr>
          <w:rFonts w:cs="Arial"/>
          <w:i/>
          <w:szCs w:val="20"/>
        </w:rPr>
        <w:t>Discussion Among the Engagement Team</w:t>
      </w:r>
      <w:r>
        <w:rPr>
          <w:rFonts w:cs="Arial"/>
          <w:szCs w:val="20"/>
        </w:rPr>
        <w:t xml:space="preserve"> (Ref: Para. 22</w:t>
      </w:r>
      <w:ins w:id="294" w:author="Author">
        <w:r w:rsidR="000D004C">
          <w:rPr>
            <w:rFonts w:cs="Arial"/>
            <w:szCs w:val="20"/>
          </w:rPr>
          <w:t>–22A</w:t>
        </w:r>
      </w:ins>
      <w:r w:rsidRPr="00961271">
        <w:rPr>
          <w:rFonts w:cs="Arial"/>
          <w:szCs w:val="20"/>
        </w:rPr>
        <w:t xml:space="preserve">) </w:t>
      </w:r>
    </w:p>
    <w:p w:rsidR="009C1830" w:rsidRPr="00961271" w:rsidRDefault="009C1830" w:rsidP="009C1830">
      <w:pPr>
        <w:keepNext/>
        <w:spacing w:before="240"/>
        <w:jc w:val="left"/>
        <w:rPr>
          <w:ins w:id="295" w:author="Author"/>
          <w:rFonts w:cs="Arial"/>
          <w:szCs w:val="20"/>
        </w:rPr>
      </w:pPr>
      <w:ins w:id="296" w:author="Author">
        <w:r>
          <w:rPr>
            <w:rFonts w:cs="Arial"/>
            <w:szCs w:val="20"/>
          </w:rPr>
          <w:t xml:space="preserve">Why the Engagement Team is Required to Discuss the </w:t>
        </w:r>
      </w:ins>
      <w:r w:rsidR="004A2167">
        <w:rPr>
          <w:rFonts w:cs="Arial"/>
          <w:szCs w:val="20"/>
        </w:rPr>
        <w:t>Susceptibility</w:t>
      </w:r>
      <w:ins w:id="297" w:author="Author">
        <w:r>
          <w:rPr>
            <w:rFonts w:cs="Arial"/>
            <w:szCs w:val="20"/>
          </w:rPr>
          <w:t xml:space="preserve"> of the Entity’s Financial Statement’s to Material Misstatement</w:t>
        </w:r>
      </w:ins>
    </w:p>
    <w:p w:rsidR="009C1830" w:rsidRPr="00924006" w:rsidRDefault="009C1830" w:rsidP="009C1830">
      <w:pPr>
        <w:ind w:left="547" w:hanging="547"/>
        <w:rPr>
          <w:rFonts w:cs="Arial"/>
          <w:szCs w:val="20"/>
          <w:u w:val="single"/>
        </w:rPr>
      </w:pPr>
      <w:ins w:id="298" w:author="Author">
        <w:r>
          <w:rPr>
            <w:rFonts w:cs="Arial"/>
            <w:szCs w:val="20"/>
          </w:rPr>
          <w:t xml:space="preserve">A40a. </w:t>
        </w:r>
      </w:ins>
      <w:r>
        <w:rPr>
          <w:rFonts w:cs="Arial"/>
          <w:szCs w:val="20"/>
        </w:rPr>
        <w:t>[</w:t>
      </w:r>
      <w:r w:rsidRPr="00C823F1">
        <w:rPr>
          <w:rFonts w:cs="Arial"/>
          <w:i/>
          <w:szCs w:val="20"/>
          <w:highlight w:val="yellow"/>
        </w:rPr>
        <w:t xml:space="preserve">Moved from </w:t>
      </w:r>
      <w:r w:rsidR="00924006" w:rsidRPr="00C823F1">
        <w:rPr>
          <w:rFonts w:cs="Arial"/>
          <w:i/>
          <w:szCs w:val="20"/>
          <w:highlight w:val="yellow"/>
        </w:rPr>
        <w:t>p</w:t>
      </w:r>
      <w:r w:rsidRPr="00C823F1">
        <w:rPr>
          <w:rFonts w:cs="Arial"/>
          <w:i/>
          <w:szCs w:val="20"/>
          <w:highlight w:val="yellow"/>
        </w:rPr>
        <w:t>ara. A42</w:t>
      </w:r>
      <w:r>
        <w:rPr>
          <w:rFonts w:cs="Arial"/>
          <w:szCs w:val="20"/>
        </w:rPr>
        <w:t xml:space="preserve">] </w:t>
      </w:r>
      <w:r w:rsidRPr="00924006">
        <w:rPr>
          <w:rFonts w:cs="Arial"/>
          <w:szCs w:val="20"/>
          <w:u w:val="single"/>
        </w:rPr>
        <w:t>The discussion among the engagement team about the susceptibility of the entity’s financial statements to material misstatement:</w:t>
      </w:r>
    </w:p>
    <w:p w:rsidR="009C1830" w:rsidRPr="00924006" w:rsidRDefault="009C1830" w:rsidP="00D31753">
      <w:pPr>
        <w:pStyle w:val="ListParagraph"/>
        <w:numPr>
          <w:ilvl w:val="0"/>
          <w:numId w:val="41"/>
        </w:numPr>
        <w:ind w:left="1094" w:hanging="547"/>
        <w:contextualSpacing w:val="0"/>
        <w:rPr>
          <w:rFonts w:cs="Arial"/>
          <w:szCs w:val="20"/>
          <w:u w:val="single"/>
        </w:rPr>
      </w:pPr>
      <w:r w:rsidRPr="00924006">
        <w:rPr>
          <w:rFonts w:cs="Arial"/>
          <w:szCs w:val="20"/>
          <w:u w:val="single"/>
        </w:rPr>
        <w:t xml:space="preserve">Provides an opportunity for more experienced engagement team members, including the engagement partner, to share their insights based on their knowledge of the entity. Sharing information contributes to an enhanced understanding by all engagement team members.  </w:t>
      </w:r>
    </w:p>
    <w:p w:rsidR="009C1830" w:rsidRPr="00924006" w:rsidRDefault="009C1830" w:rsidP="00D31753">
      <w:pPr>
        <w:pStyle w:val="ListParagraph"/>
        <w:numPr>
          <w:ilvl w:val="0"/>
          <w:numId w:val="41"/>
        </w:numPr>
        <w:ind w:left="1094" w:hanging="547"/>
        <w:contextualSpacing w:val="0"/>
        <w:rPr>
          <w:rFonts w:cs="Arial"/>
          <w:szCs w:val="20"/>
          <w:u w:val="single"/>
        </w:rPr>
      </w:pPr>
      <w:r w:rsidRPr="00924006">
        <w:rPr>
          <w:rFonts w:cs="Arial"/>
          <w:szCs w:val="20"/>
          <w:u w:val="single"/>
        </w:rPr>
        <w:t xml:space="preserve">Allows the engagement team members to exchange information about the business risks to which the entity is subject, how the inherent risk factors may affect the classes of transactions, account balances and disclosures, and about how and where the financial statements might be susceptible to material misstatement due to fraud or error. </w:t>
      </w:r>
    </w:p>
    <w:p w:rsidR="009C1830" w:rsidRPr="00924006" w:rsidRDefault="009C1830" w:rsidP="00D31753">
      <w:pPr>
        <w:pStyle w:val="ListParagraph"/>
        <w:numPr>
          <w:ilvl w:val="0"/>
          <w:numId w:val="41"/>
        </w:numPr>
        <w:ind w:left="1094" w:hanging="547"/>
        <w:contextualSpacing w:val="0"/>
        <w:rPr>
          <w:rFonts w:cs="Arial"/>
          <w:szCs w:val="20"/>
          <w:u w:val="single"/>
        </w:rPr>
      </w:pPr>
      <w:r w:rsidRPr="00924006">
        <w:rPr>
          <w:rFonts w:cs="Arial"/>
          <w:szCs w:val="20"/>
          <w:u w:val="single"/>
        </w:rPr>
        <w:t xml:space="preserve">Assists the engagement team members to gain a better understanding of the potential for material misstatement of the financial statements in the specific areas assigned to them, and to understand how the results of the audit procedures that they perform may affect other aspects of the audit including the decisions about the nature, timing and extent of further audit procedures. In particular, the discussion assists engagement team members in further considering contradictory information based on each member’s own understanding of the nature and circumstances of the entity.  </w:t>
      </w:r>
    </w:p>
    <w:p w:rsidR="009C1830" w:rsidRPr="00924006" w:rsidRDefault="009C1830" w:rsidP="00D31753">
      <w:pPr>
        <w:pStyle w:val="ListParagraph"/>
        <w:numPr>
          <w:ilvl w:val="0"/>
          <w:numId w:val="41"/>
        </w:numPr>
        <w:ind w:left="1094" w:hanging="547"/>
        <w:contextualSpacing w:val="0"/>
        <w:rPr>
          <w:rFonts w:cs="Arial"/>
          <w:szCs w:val="20"/>
          <w:u w:val="single"/>
        </w:rPr>
      </w:pPr>
      <w:r w:rsidRPr="00924006">
        <w:rPr>
          <w:rFonts w:cs="Arial"/>
          <w:szCs w:val="20"/>
          <w:u w:val="single"/>
        </w:rPr>
        <w:t>Provides a basis upon which engagement team members communicate and share new information obtained throughout the audit that may affect the assessment of risks of material misstatement or the audit procedures performed to address these risks.</w:t>
      </w:r>
    </w:p>
    <w:p w:rsidR="009C1830" w:rsidRPr="00924006" w:rsidRDefault="009C1830" w:rsidP="009C1830">
      <w:pPr>
        <w:ind w:left="547"/>
        <w:rPr>
          <w:ins w:id="299" w:author="Author"/>
          <w:rFonts w:cs="Arial"/>
          <w:szCs w:val="20"/>
          <w:u w:val="single"/>
        </w:rPr>
      </w:pPr>
      <w:r w:rsidRPr="00924006">
        <w:rPr>
          <w:rFonts w:cs="Arial"/>
          <w:szCs w:val="20"/>
          <w:u w:val="single"/>
        </w:rPr>
        <w:t>ISA 240 requires the engagement team discussion to place particular emphasis on how and where the entity’s financial statements may be susceptible to material misstatement due to fraud, including how fraud may occur.</w:t>
      </w:r>
      <w:r w:rsidRPr="00924006">
        <w:rPr>
          <w:rStyle w:val="FootnoteReference"/>
          <w:rFonts w:eastAsiaTheme="majorEastAsia" w:cs="Arial"/>
          <w:szCs w:val="20"/>
          <w:u w:val="single"/>
        </w:rPr>
        <w:footnoteReference w:id="22"/>
      </w:r>
      <w:r w:rsidRPr="00924006">
        <w:rPr>
          <w:rFonts w:cs="Arial"/>
          <w:szCs w:val="20"/>
          <w:u w:val="single"/>
        </w:rPr>
        <w:t xml:space="preserve"> </w:t>
      </w:r>
    </w:p>
    <w:p w:rsidR="00B97A84" w:rsidRPr="00924006" w:rsidRDefault="00B97A84" w:rsidP="00B97A84">
      <w:pPr>
        <w:ind w:left="547" w:hanging="547"/>
        <w:rPr>
          <w:rFonts w:cs="Arial"/>
          <w:szCs w:val="20"/>
          <w:u w:val="single"/>
          <w:lang w:eastAsia="x-none"/>
        </w:rPr>
      </w:pPr>
      <w:ins w:id="302" w:author="Author">
        <w:r>
          <w:rPr>
            <w:rFonts w:cs="Arial"/>
            <w:szCs w:val="20"/>
          </w:rPr>
          <w:t xml:space="preserve">A40b. </w:t>
        </w:r>
      </w:ins>
      <w:r>
        <w:rPr>
          <w:rFonts w:cs="Arial"/>
          <w:szCs w:val="20"/>
        </w:rPr>
        <w:t>[</w:t>
      </w:r>
      <w:r w:rsidR="004A2167" w:rsidRPr="00C823F1">
        <w:rPr>
          <w:rFonts w:cs="Arial"/>
          <w:i/>
          <w:szCs w:val="20"/>
          <w:highlight w:val="yellow"/>
        </w:rPr>
        <w:t>Previously</w:t>
      </w:r>
      <w:r w:rsidRPr="00C823F1">
        <w:rPr>
          <w:rFonts w:cs="Arial"/>
          <w:i/>
          <w:szCs w:val="20"/>
          <w:highlight w:val="yellow"/>
        </w:rPr>
        <w:t xml:space="preserve"> </w:t>
      </w:r>
      <w:r w:rsidR="00924006" w:rsidRPr="00C823F1">
        <w:rPr>
          <w:rFonts w:cs="Arial"/>
          <w:i/>
          <w:szCs w:val="20"/>
          <w:highlight w:val="yellow"/>
        </w:rPr>
        <w:t>p</w:t>
      </w:r>
      <w:r w:rsidRPr="00C823F1">
        <w:rPr>
          <w:rFonts w:cs="Arial"/>
          <w:i/>
          <w:szCs w:val="20"/>
          <w:highlight w:val="yellow"/>
        </w:rPr>
        <w:t>ara. A44</w:t>
      </w:r>
      <w:r>
        <w:rPr>
          <w:rFonts w:cs="Arial"/>
          <w:szCs w:val="20"/>
        </w:rPr>
        <w:t xml:space="preserve">] </w:t>
      </w:r>
      <w:del w:id="303" w:author="Author">
        <w:r w:rsidR="00924006" w:rsidDel="00924006">
          <w:rPr>
            <w:rFonts w:cs="Arial"/>
            <w:szCs w:val="20"/>
          </w:rPr>
          <w:delText>In addition to the intended benefits of th engagement team discussion included in paragraph A42</w:delText>
        </w:r>
      </w:del>
      <w:r w:rsidR="00924006">
        <w:rPr>
          <w:rFonts w:cs="Arial"/>
          <w:szCs w:val="20"/>
        </w:rPr>
        <w:t xml:space="preserve">. </w:t>
      </w:r>
      <w:del w:id="304" w:author="Author">
        <w:r w:rsidR="00924006" w:rsidRPr="00924006" w:rsidDel="00E83E08">
          <w:rPr>
            <w:rFonts w:cs="Arial"/>
            <w:szCs w:val="20"/>
            <w:u w:val="single"/>
          </w:rPr>
          <w:delText>t</w:delText>
        </w:r>
      </w:del>
      <w:ins w:id="305" w:author="Author">
        <w:r w:rsidR="00924006">
          <w:rPr>
            <w:rFonts w:cs="Arial"/>
            <w:szCs w:val="20"/>
            <w:u w:val="single"/>
          </w:rPr>
          <w:t>T</w:t>
        </w:r>
      </w:ins>
      <w:r w:rsidRPr="00924006">
        <w:rPr>
          <w:rFonts w:cs="Arial"/>
          <w:szCs w:val="20"/>
          <w:u w:val="single"/>
        </w:rPr>
        <w:t xml:space="preserve">he engagement team may also have an opportunity to exercise professional skepticism </w:t>
      </w:r>
      <w:r w:rsidRPr="00924006">
        <w:rPr>
          <w:rFonts w:cs="Arial"/>
          <w:spacing w:val="-4"/>
          <w:szCs w:val="20"/>
          <w:u w:val="single"/>
        </w:rPr>
        <w:t>while performing risk assessment procedures,</w:t>
      </w:r>
      <w:r w:rsidRPr="00924006">
        <w:rPr>
          <w:rFonts w:cs="Arial"/>
          <w:szCs w:val="20"/>
          <w:u w:val="single"/>
        </w:rPr>
        <w:t xml:space="preserve"> such as through identifying and discussing </w:t>
      </w:r>
      <w:r w:rsidRPr="00924006">
        <w:rPr>
          <w:rFonts w:cs="Arial"/>
          <w:spacing w:val="-4"/>
          <w:szCs w:val="20"/>
          <w:u w:val="single"/>
        </w:rPr>
        <w:t xml:space="preserve">contradictory information obtained in performing those procedures, as well as in considering whether there are indicators of possible management bias (both intentional and unintentional). </w:t>
      </w:r>
      <w:r w:rsidRPr="00924006">
        <w:rPr>
          <w:rFonts w:cs="Arial"/>
          <w:szCs w:val="20"/>
          <w:u w:val="single"/>
        </w:rPr>
        <w:t xml:space="preserve">Professional skepticism </w:t>
      </w:r>
      <w:r w:rsidRPr="00924006">
        <w:rPr>
          <w:rFonts w:cs="Arial"/>
          <w:szCs w:val="20"/>
          <w:u w:val="single"/>
        </w:rPr>
        <w:lastRenderedPageBreak/>
        <w:t>is necessary for the critical assessment of audit evidence, and</w:t>
      </w:r>
      <w:r w:rsidRPr="00924006">
        <w:rPr>
          <w:rFonts w:cs="Arial"/>
          <w:spacing w:val="-4"/>
          <w:szCs w:val="20"/>
          <w:u w:val="single"/>
        </w:rPr>
        <w:t xml:space="preserve"> a robust and open engagement team discussion, including for recurring audits, may lead to improved identification and assessment of the risks of material misstatement. Another outcome from the discussion may be that the auditor identifies specific areas of the audit for which exercising professional skepticism may be particularly important</w:t>
      </w:r>
      <w:r w:rsidRPr="00C823F1">
        <w:rPr>
          <w:rFonts w:cs="Arial"/>
          <w:spacing w:val="-4"/>
          <w:szCs w:val="20"/>
        </w:rPr>
        <w:t>,</w:t>
      </w:r>
      <w:ins w:id="306" w:author="Author">
        <w:r w:rsidR="00F06C09" w:rsidRPr="00C823F1">
          <w:rPr>
            <w:rFonts w:cs="Arial"/>
            <w:spacing w:val="-4"/>
            <w:szCs w:val="20"/>
          </w:rPr>
          <w:t xml:space="preserve"> </w:t>
        </w:r>
      </w:ins>
      <w:del w:id="307" w:author="Author">
        <w:r w:rsidRPr="00C823F1" w:rsidDel="00F06C09">
          <w:rPr>
            <w:rFonts w:cs="Arial"/>
            <w:spacing w:val="-4"/>
            <w:szCs w:val="20"/>
          </w:rPr>
          <w:delText xml:space="preserve"> which may in turn drive the consideration of those</w:delText>
        </w:r>
      </w:del>
      <w:ins w:id="308" w:author="Author">
        <w:r w:rsidR="00F06C09">
          <w:rPr>
            <w:rFonts w:cs="Arial"/>
            <w:spacing w:val="-4"/>
            <w:szCs w:val="20"/>
            <w:u w:val="single"/>
          </w:rPr>
          <w:t xml:space="preserve"> and may lead to the involvement of more experienced members of the</w:t>
        </w:r>
      </w:ins>
      <w:r w:rsidRPr="00924006">
        <w:rPr>
          <w:rFonts w:cs="Arial"/>
          <w:spacing w:val="-4"/>
          <w:szCs w:val="20"/>
          <w:u w:val="single"/>
        </w:rPr>
        <w:t xml:space="preserve"> engagement team </w:t>
      </w:r>
      <w:del w:id="309" w:author="Author">
        <w:r w:rsidRPr="00C823F1" w:rsidDel="00F06C09">
          <w:rPr>
            <w:rFonts w:cs="Arial"/>
            <w:spacing w:val="-4"/>
            <w:szCs w:val="20"/>
          </w:rPr>
          <w:delText xml:space="preserve">members </w:delText>
        </w:r>
      </w:del>
      <w:r w:rsidRPr="00924006">
        <w:rPr>
          <w:rFonts w:cs="Arial"/>
          <w:spacing w:val="-4"/>
          <w:szCs w:val="20"/>
          <w:u w:val="single"/>
        </w:rPr>
        <w:t>who are appropriately skilled to be involved in the performance of audit procedures related to those areas.</w:t>
      </w:r>
    </w:p>
    <w:p w:rsidR="009C1830" w:rsidRDefault="009C1830" w:rsidP="009C1830">
      <w:pPr>
        <w:spacing w:before="240"/>
        <w:ind w:left="547" w:hanging="547"/>
        <w:jc w:val="left"/>
        <w:rPr>
          <w:ins w:id="310" w:author="Author"/>
          <w:rFonts w:cs="Arial"/>
          <w:szCs w:val="20"/>
        </w:rPr>
      </w:pPr>
      <w:ins w:id="311" w:author="Author">
        <w:r>
          <w:rPr>
            <w:rFonts w:cs="Arial"/>
            <w:szCs w:val="20"/>
          </w:rPr>
          <w:t>Scalability</w:t>
        </w:r>
      </w:ins>
    </w:p>
    <w:p w:rsidR="003E1141" w:rsidRDefault="003E1141" w:rsidP="00971C2C">
      <w:pPr>
        <w:ind w:left="547" w:hanging="547"/>
        <w:rPr>
          <w:ins w:id="312" w:author="Author"/>
          <w:rFonts w:cs="Arial"/>
          <w:szCs w:val="20"/>
        </w:rPr>
      </w:pPr>
      <w:r>
        <w:rPr>
          <w:rFonts w:cs="Arial"/>
          <w:szCs w:val="20"/>
        </w:rPr>
        <w:t>A41.</w:t>
      </w:r>
      <w:del w:id="313" w:author="Author">
        <w:r w:rsidDel="00025A71">
          <w:rPr>
            <w:rFonts w:cs="Arial"/>
            <w:szCs w:val="20"/>
          </w:rPr>
          <w:tab/>
          <w:delText>Paragraph 22</w:delText>
        </w:r>
        <w:r w:rsidRPr="00961271" w:rsidDel="00025A71">
          <w:rPr>
            <w:rFonts w:cs="Arial"/>
            <w:szCs w:val="20"/>
          </w:rPr>
          <w:delText xml:space="preserve"> requires the engagement partner and other key engagement team members to discuss the application of the applicable financial reporting framework in the context of the nature and circumstances of the entity and its environment, and the susceptibility of the entity’s financial statements to material misstatement.</w:delText>
        </w:r>
      </w:del>
      <w:r w:rsidRPr="00961271">
        <w:rPr>
          <w:rFonts w:cs="Arial"/>
          <w:szCs w:val="20"/>
        </w:rPr>
        <w:t xml:space="preserve"> When the engagement is carried out by a single individual (such as a sole practitioner) i.e., where an engagement team discussion would not be possible, consideration of the matters referred to in paragraphs </w:t>
      </w:r>
      <w:del w:id="314" w:author="Author">
        <w:r w:rsidRPr="00961271" w:rsidDel="00B97A84">
          <w:rPr>
            <w:rFonts w:cs="Arial"/>
            <w:szCs w:val="20"/>
          </w:rPr>
          <w:delText xml:space="preserve">A42 and </w:delText>
        </w:r>
      </w:del>
      <w:r w:rsidRPr="00C823F1">
        <w:rPr>
          <w:rFonts w:cs="Arial"/>
          <w:szCs w:val="20"/>
        </w:rPr>
        <w:t>A43</w:t>
      </w:r>
      <w:r w:rsidRPr="00961271">
        <w:rPr>
          <w:rFonts w:cs="Arial"/>
          <w:szCs w:val="20"/>
        </w:rPr>
        <w:t xml:space="preserve"> nonetheless may assist the auditor in identifying where there may be risks of material misstatement. </w:t>
      </w:r>
    </w:p>
    <w:p w:rsidR="00A15163" w:rsidRPr="009E1995" w:rsidRDefault="00A15163" w:rsidP="00A15163">
      <w:pPr>
        <w:ind w:left="547" w:hanging="547"/>
        <w:rPr>
          <w:rFonts w:cs="Arial"/>
          <w:szCs w:val="20"/>
          <w:u w:val="single"/>
        </w:rPr>
      </w:pPr>
      <w:ins w:id="315" w:author="Author">
        <w:r>
          <w:rPr>
            <w:rFonts w:cs="Arial"/>
            <w:szCs w:val="20"/>
          </w:rPr>
          <w:t xml:space="preserve">A41a. </w:t>
        </w:r>
      </w:ins>
      <w:r>
        <w:rPr>
          <w:rFonts w:cs="Arial"/>
          <w:szCs w:val="20"/>
        </w:rPr>
        <w:t>[</w:t>
      </w:r>
      <w:r w:rsidRPr="00C823F1">
        <w:rPr>
          <w:rFonts w:cs="Arial"/>
          <w:i/>
          <w:szCs w:val="20"/>
          <w:highlight w:val="yellow"/>
        </w:rPr>
        <w:t xml:space="preserve">Moved from </w:t>
      </w:r>
      <w:r w:rsidR="009E1995" w:rsidRPr="00C823F1">
        <w:rPr>
          <w:rFonts w:cs="Arial"/>
          <w:i/>
          <w:szCs w:val="20"/>
          <w:highlight w:val="yellow"/>
        </w:rPr>
        <w:t>p</w:t>
      </w:r>
      <w:r w:rsidRPr="00C823F1">
        <w:rPr>
          <w:rFonts w:cs="Arial"/>
          <w:i/>
          <w:szCs w:val="20"/>
          <w:highlight w:val="yellow"/>
        </w:rPr>
        <w:t>ara. A45</w:t>
      </w:r>
      <w:r w:rsidRPr="009E1995">
        <w:rPr>
          <w:rFonts w:cs="Arial"/>
          <w:szCs w:val="20"/>
          <w:u w:val="single"/>
        </w:rPr>
        <w:t>]</w:t>
      </w:r>
      <w:r w:rsidRPr="009E1995">
        <w:rPr>
          <w:rFonts w:cs="Arial"/>
          <w:szCs w:val="20"/>
        </w:rPr>
        <w:t xml:space="preserve"> </w:t>
      </w:r>
      <w:r w:rsidRPr="009E1995">
        <w:rPr>
          <w:rFonts w:cs="Arial"/>
          <w:szCs w:val="20"/>
          <w:u w:val="single"/>
        </w:rPr>
        <w:t xml:space="preserve">It is not always necessary or practical for the discussion to include all members in a single discussion (as, for example, in a multi-location audit), nor is it necessary for </w:t>
      </w:r>
      <w:r w:rsidR="004A2167" w:rsidRPr="009E1995">
        <w:rPr>
          <w:rFonts w:cs="Arial"/>
          <w:szCs w:val="20"/>
          <w:u w:val="single"/>
        </w:rPr>
        <w:t>all</w:t>
      </w:r>
      <w:r w:rsidRPr="009E1995">
        <w:rPr>
          <w:rFonts w:cs="Arial"/>
          <w:szCs w:val="20"/>
          <w:u w:val="single"/>
        </w:rPr>
        <w:t xml:space="preserve"> the members of the engagement team to be informed of </w:t>
      </w:r>
      <w:r w:rsidR="004A2167" w:rsidRPr="009E1995">
        <w:rPr>
          <w:rFonts w:cs="Arial"/>
          <w:szCs w:val="20"/>
          <w:u w:val="single"/>
        </w:rPr>
        <w:t>all</w:t>
      </w:r>
      <w:r w:rsidRPr="009E1995">
        <w:rPr>
          <w:rFonts w:cs="Arial"/>
          <w:szCs w:val="20"/>
          <w:u w:val="single"/>
        </w:rPr>
        <w:t xml:space="preserve"> the decisions reached in the discussion. The engagement partner may discuss matters with key members of the engagement team including, if considered appropriate, those with specific skills or knowledge, and those responsible for the audits of components, while delegating discussion with others, while taking into account of the extent of communication considered necessary throughout the engagement team. A communications plan, agreed by the engagement partner, may be useful.</w:t>
      </w:r>
    </w:p>
    <w:p w:rsidR="003E1141" w:rsidRPr="00961271" w:rsidRDefault="003E1141" w:rsidP="009C1830">
      <w:pPr>
        <w:ind w:left="547" w:hanging="547"/>
        <w:rPr>
          <w:rFonts w:cs="Arial"/>
          <w:szCs w:val="20"/>
          <w:lang w:eastAsia="x-none"/>
        </w:rPr>
      </w:pPr>
      <w:r w:rsidRPr="00961271">
        <w:rPr>
          <w:rFonts w:cs="Arial"/>
          <w:szCs w:val="20"/>
        </w:rPr>
        <w:t>A42.</w:t>
      </w:r>
      <w:r w:rsidRPr="00961271">
        <w:rPr>
          <w:rFonts w:cs="Arial"/>
          <w:szCs w:val="20"/>
        </w:rPr>
        <w:tab/>
      </w:r>
      <w:r w:rsidR="009C1830">
        <w:rPr>
          <w:rFonts w:cs="Arial"/>
          <w:szCs w:val="20"/>
        </w:rPr>
        <w:t>[</w:t>
      </w:r>
      <w:r w:rsidR="009C1830" w:rsidRPr="00C823F1">
        <w:rPr>
          <w:rFonts w:cs="Arial"/>
          <w:i/>
          <w:szCs w:val="20"/>
          <w:highlight w:val="yellow"/>
        </w:rPr>
        <w:t xml:space="preserve">Moved to </w:t>
      </w:r>
      <w:r w:rsidR="00924006" w:rsidRPr="00C823F1">
        <w:rPr>
          <w:rFonts w:cs="Arial"/>
          <w:i/>
          <w:szCs w:val="20"/>
          <w:highlight w:val="yellow"/>
        </w:rPr>
        <w:t>p</w:t>
      </w:r>
      <w:r w:rsidR="009C1830" w:rsidRPr="00C823F1">
        <w:rPr>
          <w:rFonts w:cs="Arial"/>
          <w:i/>
          <w:szCs w:val="20"/>
          <w:highlight w:val="yellow"/>
        </w:rPr>
        <w:t>ara. A40a</w:t>
      </w:r>
      <w:r w:rsidR="009C1830">
        <w:rPr>
          <w:rFonts w:cs="Arial"/>
          <w:szCs w:val="20"/>
        </w:rPr>
        <w:t xml:space="preserve">] </w:t>
      </w:r>
      <w:r w:rsidRPr="00961271">
        <w:rPr>
          <w:rFonts w:cs="Arial"/>
          <w:szCs w:val="20"/>
        </w:rPr>
        <w:t xml:space="preserve"> </w:t>
      </w:r>
    </w:p>
    <w:p w:rsidR="009C5ECD" w:rsidRDefault="009C5ECD" w:rsidP="009C5ECD">
      <w:pPr>
        <w:spacing w:before="240"/>
        <w:ind w:left="547" w:hanging="547"/>
        <w:jc w:val="left"/>
        <w:rPr>
          <w:rFonts w:cs="Arial"/>
          <w:szCs w:val="20"/>
        </w:rPr>
      </w:pPr>
      <w:ins w:id="316" w:author="Author">
        <w:r>
          <w:rPr>
            <w:rFonts w:cs="Arial"/>
            <w:szCs w:val="20"/>
          </w:rPr>
          <w:t>Matters To Be Discussed</w:t>
        </w:r>
      </w:ins>
    </w:p>
    <w:p w:rsidR="003E1141" w:rsidRPr="00961271" w:rsidDel="009C5ECD" w:rsidRDefault="003E1141" w:rsidP="00971C2C">
      <w:pPr>
        <w:ind w:left="547" w:hanging="547"/>
        <w:rPr>
          <w:rFonts w:cs="Arial"/>
          <w:szCs w:val="20"/>
        </w:rPr>
      </w:pPr>
      <w:r w:rsidRPr="00961271">
        <w:rPr>
          <w:rFonts w:cs="Arial"/>
          <w:szCs w:val="20"/>
        </w:rPr>
        <w:t>A43.</w:t>
      </w:r>
      <w:r w:rsidRPr="00961271">
        <w:rPr>
          <w:rFonts w:cs="Arial"/>
          <w:szCs w:val="20"/>
        </w:rPr>
        <w:tab/>
        <w:t>As part of the discussion among the engagement team</w:t>
      </w:r>
      <w:del w:id="317" w:author="Author">
        <w:r w:rsidRPr="00961271" w:rsidDel="009C5ECD">
          <w:rPr>
            <w:rFonts w:cs="Arial"/>
            <w:szCs w:val="20"/>
          </w:rPr>
          <w:delText xml:space="preserve"> required by paragr</w:delText>
        </w:r>
        <w:r w:rsidDel="009C5ECD">
          <w:rPr>
            <w:rFonts w:cs="Arial"/>
            <w:szCs w:val="20"/>
          </w:rPr>
          <w:delText>aph 22</w:delText>
        </w:r>
      </w:del>
      <w:r w:rsidRPr="00961271">
        <w:rPr>
          <w:rFonts w:cs="Arial"/>
          <w:szCs w:val="20"/>
        </w:rPr>
        <w:t xml:space="preserve">, consideration of the disclosure requirements of the applicable financial reporting framework assists in identifying early in the audit where there may be risks of material misstatement in relation to disclosures, even in circumstances where the applicable financial reporting framework only requires simplified disclosures. </w:t>
      </w:r>
      <w:del w:id="318" w:author="Author">
        <w:r w:rsidRPr="00961271" w:rsidDel="00CE00AB">
          <w:rPr>
            <w:rFonts w:cs="Arial"/>
            <w:szCs w:val="20"/>
          </w:rPr>
          <w:delText>Examples of m</w:delText>
        </w:r>
      </w:del>
      <w:ins w:id="319" w:author="Author">
        <w:r w:rsidR="00CE00AB">
          <w:rPr>
            <w:rFonts w:cs="Arial"/>
            <w:szCs w:val="20"/>
          </w:rPr>
          <w:t>M</w:t>
        </w:r>
      </w:ins>
      <w:r w:rsidRPr="00961271" w:rsidDel="009C5ECD">
        <w:rPr>
          <w:rFonts w:cs="Arial"/>
          <w:szCs w:val="20"/>
        </w:rPr>
        <w:t>atters the engagement team may discuss include:</w:t>
      </w:r>
    </w:p>
    <w:p w:rsidR="003E1141" w:rsidRPr="00961271" w:rsidDel="009C5ECD" w:rsidRDefault="003E1141" w:rsidP="00D31753">
      <w:pPr>
        <w:pStyle w:val="ListParagraph"/>
        <w:numPr>
          <w:ilvl w:val="0"/>
          <w:numId w:val="42"/>
        </w:numPr>
        <w:ind w:left="1094" w:hanging="547"/>
        <w:contextualSpacing w:val="0"/>
        <w:rPr>
          <w:rFonts w:cs="Arial"/>
          <w:szCs w:val="20"/>
        </w:rPr>
      </w:pPr>
      <w:r w:rsidRPr="00961271" w:rsidDel="009C5ECD">
        <w:rPr>
          <w:rFonts w:cs="Arial"/>
          <w:szCs w:val="20"/>
        </w:rPr>
        <w:t>Changes in financial reporting requirements that may result in significant new or revised disclosures;</w:t>
      </w:r>
    </w:p>
    <w:p w:rsidR="003E1141" w:rsidRPr="00961271" w:rsidDel="009C5ECD" w:rsidRDefault="003E1141" w:rsidP="00D31753">
      <w:pPr>
        <w:pStyle w:val="ListParagraph"/>
        <w:numPr>
          <w:ilvl w:val="0"/>
          <w:numId w:val="42"/>
        </w:numPr>
        <w:ind w:left="1094" w:hanging="547"/>
        <w:contextualSpacing w:val="0"/>
        <w:rPr>
          <w:rFonts w:cs="Arial"/>
          <w:szCs w:val="20"/>
        </w:rPr>
      </w:pPr>
      <w:r w:rsidRPr="00961271" w:rsidDel="009C5ECD">
        <w:rPr>
          <w:rFonts w:cs="Arial"/>
          <w:szCs w:val="20"/>
        </w:rPr>
        <w:t xml:space="preserve">Changes in the entity’s environment, financial condition or activities that may result in significant new or revised disclosures, for example, a significant business combination in the period under audit; </w:t>
      </w:r>
    </w:p>
    <w:p w:rsidR="003E1141" w:rsidRPr="00961271" w:rsidDel="009C5ECD" w:rsidRDefault="003E1141" w:rsidP="00D31753">
      <w:pPr>
        <w:pStyle w:val="ListParagraph"/>
        <w:numPr>
          <w:ilvl w:val="0"/>
          <w:numId w:val="42"/>
        </w:numPr>
        <w:ind w:left="1094" w:hanging="547"/>
        <w:contextualSpacing w:val="0"/>
        <w:rPr>
          <w:rFonts w:cs="Arial"/>
          <w:szCs w:val="20"/>
        </w:rPr>
      </w:pPr>
      <w:r w:rsidRPr="00961271" w:rsidDel="009C5ECD">
        <w:rPr>
          <w:rFonts w:cs="Arial"/>
          <w:szCs w:val="20"/>
        </w:rPr>
        <w:t>Disclosures for which obtaining sufficient appropriate audit evidence may have been difficult in the past; and</w:t>
      </w:r>
    </w:p>
    <w:p w:rsidR="003E1141" w:rsidRPr="00961271" w:rsidDel="009C5ECD" w:rsidRDefault="003E1141" w:rsidP="00D31753">
      <w:pPr>
        <w:pStyle w:val="ListParagraph"/>
        <w:numPr>
          <w:ilvl w:val="0"/>
          <w:numId w:val="42"/>
        </w:numPr>
        <w:ind w:left="1094" w:hanging="547"/>
        <w:contextualSpacing w:val="0"/>
        <w:rPr>
          <w:rFonts w:cs="Arial"/>
          <w:szCs w:val="20"/>
        </w:rPr>
      </w:pPr>
      <w:r w:rsidRPr="00961271" w:rsidDel="009C5ECD">
        <w:rPr>
          <w:rFonts w:cs="Arial"/>
          <w:szCs w:val="20"/>
        </w:rPr>
        <w:t>Disclosures about complex matters, including those involving significant management judgment as to what information to disclose.</w:t>
      </w:r>
    </w:p>
    <w:p w:rsidR="003E1141" w:rsidRPr="00924006" w:rsidRDefault="003E1141" w:rsidP="00971C2C">
      <w:pPr>
        <w:ind w:left="547" w:hanging="547"/>
        <w:rPr>
          <w:rFonts w:cs="Arial"/>
          <w:strike/>
          <w:spacing w:val="-4"/>
          <w:szCs w:val="20"/>
        </w:rPr>
      </w:pPr>
      <w:r w:rsidRPr="00961271">
        <w:rPr>
          <w:rFonts w:cs="Arial"/>
          <w:szCs w:val="20"/>
        </w:rPr>
        <w:lastRenderedPageBreak/>
        <w:t xml:space="preserve">A44. </w:t>
      </w:r>
      <w:r w:rsidRPr="00961271">
        <w:rPr>
          <w:rFonts w:cs="Arial"/>
          <w:szCs w:val="20"/>
        </w:rPr>
        <w:tab/>
      </w:r>
      <w:r w:rsidR="00B97A84">
        <w:rPr>
          <w:rFonts w:cs="Arial"/>
          <w:szCs w:val="20"/>
        </w:rPr>
        <w:t>[</w:t>
      </w:r>
      <w:r w:rsidR="00B97A84" w:rsidRPr="00C823F1">
        <w:rPr>
          <w:rFonts w:cs="Arial"/>
          <w:i/>
          <w:szCs w:val="20"/>
          <w:highlight w:val="yellow"/>
        </w:rPr>
        <w:t xml:space="preserve">Moved to </w:t>
      </w:r>
      <w:r w:rsidR="00924006" w:rsidRPr="00C823F1">
        <w:rPr>
          <w:rFonts w:cs="Arial"/>
          <w:i/>
          <w:szCs w:val="20"/>
          <w:highlight w:val="yellow"/>
        </w:rPr>
        <w:t>p</w:t>
      </w:r>
      <w:r w:rsidR="00B97A84" w:rsidRPr="00C823F1">
        <w:rPr>
          <w:rFonts w:cs="Arial"/>
          <w:i/>
          <w:szCs w:val="20"/>
          <w:highlight w:val="yellow"/>
        </w:rPr>
        <w:t>ara</w:t>
      </w:r>
      <w:r w:rsidR="00924006" w:rsidRPr="00C823F1">
        <w:rPr>
          <w:rFonts w:cs="Arial"/>
          <w:i/>
          <w:szCs w:val="20"/>
          <w:highlight w:val="yellow"/>
        </w:rPr>
        <w:t>.</w:t>
      </w:r>
      <w:r w:rsidR="00B97A84" w:rsidRPr="00C823F1">
        <w:rPr>
          <w:rFonts w:cs="Arial"/>
          <w:i/>
          <w:szCs w:val="20"/>
          <w:highlight w:val="yellow"/>
        </w:rPr>
        <w:t xml:space="preserve"> A40b</w:t>
      </w:r>
      <w:r w:rsidR="00B97A84">
        <w:rPr>
          <w:rFonts w:cs="Arial"/>
          <w:szCs w:val="20"/>
        </w:rPr>
        <w:t xml:space="preserve">] </w:t>
      </w:r>
      <w:r w:rsidRPr="00924006">
        <w:rPr>
          <w:rFonts w:cs="Arial"/>
          <w:strike/>
          <w:szCs w:val="20"/>
        </w:rPr>
        <w:t xml:space="preserve">In addition to the intended benefits of the engagement team discussion included in paragraph A42, the engagement team may also have an opportunity to exercise professional skepticism </w:t>
      </w:r>
      <w:r w:rsidRPr="00924006">
        <w:rPr>
          <w:rFonts w:cs="Arial"/>
          <w:strike/>
          <w:spacing w:val="-4"/>
          <w:szCs w:val="20"/>
        </w:rPr>
        <w:t>while performing risk assessment procedures,</w:t>
      </w:r>
      <w:r w:rsidRPr="00924006">
        <w:rPr>
          <w:rFonts w:cs="Arial"/>
          <w:strike/>
          <w:szCs w:val="20"/>
        </w:rPr>
        <w:t xml:space="preserve"> such as through identifying and discussing </w:t>
      </w:r>
      <w:r w:rsidRPr="00924006">
        <w:rPr>
          <w:rFonts w:cs="Arial"/>
          <w:strike/>
          <w:spacing w:val="-4"/>
          <w:szCs w:val="20"/>
        </w:rPr>
        <w:t xml:space="preserve">contradictory information obtained in performing those procedures, as well as in considering whether there are indicators of possible management bias (both intentional and unintentional). </w:t>
      </w:r>
      <w:r w:rsidRPr="00924006">
        <w:rPr>
          <w:rFonts w:cs="Arial"/>
          <w:strike/>
          <w:szCs w:val="20"/>
        </w:rPr>
        <w:t>Professional skepticism is necessary for the critical assessment of audit evidence, and</w:t>
      </w:r>
      <w:r w:rsidRPr="00924006">
        <w:rPr>
          <w:rFonts w:cs="Arial"/>
          <w:strike/>
          <w:spacing w:val="-4"/>
          <w:szCs w:val="20"/>
        </w:rPr>
        <w:t xml:space="preserve"> a robust and open engagement team discussion, including for recurring audits, may lead to improved identification and assessment of the risks of material misstatement. Another outcome from the discussion may be that the auditor identifies specific areas of the audit for which exercising professional skepticism may be particularly important, which may in turn drive the consideration of those engagement team members who are appropriately skilled to be involved in the performance of audit procedures related to those areas.</w:t>
      </w:r>
    </w:p>
    <w:p w:rsidR="009E1995" w:rsidRPr="009E1995" w:rsidRDefault="003E1141" w:rsidP="009E1995">
      <w:pPr>
        <w:ind w:left="547" w:hanging="547"/>
        <w:rPr>
          <w:rFonts w:cs="Arial"/>
          <w:szCs w:val="20"/>
        </w:rPr>
      </w:pPr>
      <w:r w:rsidRPr="00961271">
        <w:rPr>
          <w:rFonts w:cs="Arial"/>
          <w:szCs w:val="20"/>
        </w:rPr>
        <w:t>A45.</w:t>
      </w:r>
      <w:r w:rsidRPr="00961271">
        <w:rPr>
          <w:rFonts w:cs="Arial"/>
          <w:szCs w:val="20"/>
        </w:rPr>
        <w:tab/>
      </w:r>
      <w:r w:rsidR="00A15163">
        <w:rPr>
          <w:rFonts w:cs="Arial"/>
          <w:szCs w:val="20"/>
        </w:rPr>
        <w:t>[</w:t>
      </w:r>
      <w:r w:rsidR="00A15163" w:rsidRPr="00C823F1">
        <w:rPr>
          <w:rFonts w:cs="Arial"/>
          <w:i/>
          <w:szCs w:val="20"/>
          <w:highlight w:val="yellow"/>
        </w:rPr>
        <w:t xml:space="preserve">Moved to </w:t>
      </w:r>
      <w:r w:rsidR="009E1995" w:rsidRPr="00C823F1">
        <w:rPr>
          <w:rFonts w:cs="Arial"/>
          <w:i/>
          <w:szCs w:val="20"/>
          <w:highlight w:val="yellow"/>
        </w:rPr>
        <w:t>p</w:t>
      </w:r>
      <w:r w:rsidR="00A15163" w:rsidRPr="00C823F1">
        <w:rPr>
          <w:rFonts w:cs="Arial"/>
          <w:i/>
          <w:szCs w:val="20"/>
          <w:highlight w:val="yellow"/>
        </w:rPr>
        <w:t>ara. A41a</w:t>
      </w:r>
      <w:r w:rsidR="00A15163">
        <w:rPr>
          <w:rFonts w:cs="Arial"/>
          <w:szCs w:val="20"/>
        </w:rPr>
        <w:t>]</w:t>
      </w:r>
      <w:r w:rsidR="009E1995">
        <w:rPr>
          <w:rFonts w:cs="Arial"/>
          <w:szCs w:val="20"/>
        </w:rPr>
        <w:t xml:space="preserve"> </w:t>
      </w:r>
      <w:r w:rsidR="009E1995" w:rsidRPr="009E1995">
        <w:rPr>
          <w:rFonts w:cs="Arial"/>
          <w:strike/>
          <w:szCs w:val="20"/>
        </w:rPr>
        <w:t>It is not always necessary or practical for the discussion to include all members in a single discussion (as, for example, in a multi-location audit), nor is it necessary for all of the members of the engagement team to be informed of all of the decisions reached in the discussion. The engagement partner may discuss matters with key members of the engagement team including, if considered appropriate, those with specific skills or knowledge, and those responsible for the audits of components, while delegating discussion with others, while taking into account of the extent of communication considered necessary throughout the engagement team. A communications plan, agreed by the engagement partner, may be useful.</w:t>
      </w:r>
    </w:p>
    <w:p w:rsidR="003E1141" w:rsidRPr="00961271" w:rsidRDefault="003E1141" w:rsidP="00971C2C">
      <w:pPr>
        <w:keepNext/>
        <w:spacing w:before="240"/>
        <w:ind w:left="547" w:hanging="547"/>
        <w:rPr>
          <w:rFonts w:cs="Arial"/>
          <w:szCs w:val="20"/>
        </w:rPr>
      </w:pPr>
      <w:r w:rsidRPr="00961271">
        <w:rPr>
          <w:rFonts w:cs="Arial"/>
          <w:szCs w:val="20"/>
        </w:rPr>
        <w:t>Considerations Specific to Public Sector Entities</w:t>
      </w:r>
    </w:p>
    <w:p w:rsidR="003E1141" w:rsidRPr="00961271" w:rsidRDefault="003E1141" w:rsidP="00971C2C">
      <w:pPr>
        <w:ind w:left="547" w:hanging="547"/>
        <w:rPr>
          <w:rFonts w:cs="Arial"/>
          <w:szCs w:val="20"/>
        </w:rPr>
      </w:pPr>
      <w:r w:rsidRPr="00961271">
        <w:rPr>
          <w:rFonts w:cs="Arial"/>
          <w:szCs w:val="20"/>
        </w:rPr>
        <w:t xml:space="preserve">A46. </w:t>
      </w:r>
      <w:r w:rsidRPr="00961271">
        <w:rPr>
          <w:rFonts w:cs="Arial"/>
          <w:szCs w:val="20"/>
        </w:rPr>
        <w:tab/>
      </w:r>
      <w:r w:rsidRPr="00F661DE">
        <w:rPr>
          <w:rFonts w:cs="Arial"/>
          <w:szCs w:val="20"/>
          <w:highlight w:val="lightGray"/>
        </w:rPr>
        <w:t>As part of the discussion among the engagement team</w:t>
      </w:r>
      <w:del w:id="320" w:author="Author">
        <w:r w:rsidRPr="00F661DE" w:rsidDel="009C5ECD">
          <w:rPr>
            <w:rFonts w:cs="Arial"/>
            <w:szCs w:val="20"/>
            <w:highlight w:val="lightGray"/>
          </w:rPr>
          <w:delText>, as required by paragraph 22,</w:delText>
        </w:r>
      </w:del>
      <w:r w:rsidRPr="00F661DE">
        <w:rPr>
          <w:rFonts w:cs="Arial"/>
          <w:szCs w:val="20"/>
          <w:highlight w:val="lightGray"/>
        </w:rPr>
        <w:t xml:space="preserve"> by auditors of public sector entities, consideration may also be given to any additional broader objectives, and related risks, arising from the audit mandate or obligations for public sector entities.</w:t>
      </w:r>
      <w:r w:rsidRPr="00961271">
        <w:rPr>
          <w:rFonts w:cs="Arial"/>
          <w:szCs w:val="20"/>
        </w:rPr>
        <w:t xml:space="preserve"> </w:t>
      </w:r>
    </w:p>
    <w:p w:rsidR="003E1141" w:rsidRPr="00961271" w:rsidRDefault="003E1141" w:rsidP="00971C2C">
      <w:pPr>
        <w:spacing w:before="240"/>
        <w:rPr>
          <w:rFonts w:cs="Arial"/>
          <w:szCs w:val="20"/>
        </w:rPr>
      </w:pPr>
      <w:bookmarkStart w:id="321" w:name="_Toc316980217"/>
      <w:r w:rsidRPr="00961271">
        <w:rPr>
          <w:rFonts w:cs="Arial"/>
          <w:b/>
          <w:szCs w:val="20"/>
        </w:rPr>
        <w:t xml:space="preserve">Obtaining an Understanding of </w:t>
      </w:r>
      <w:ins w:id="322" w:author="Author">
        <w:r w:rsidR="000D0A57">
          <w:rPr>
            <w:rFonts w:cs="Arial"/>
            <w:b/>
            <w:szCs w:val="20"/>
          </w:rPr>
          <w:t xml:space="preserve">Relevant Aspects of </w:t>
        </w:r>
      </w:ins>
      <w:r w:rsidRPr="00961271">
        <w:rPr>
          <w:rFonts w:cs="Arial"/>
          <w:b/>
          <w:szCs w:val="20"/>
        </w:rPr>
        <w:t>the Entity and Its Environment</w:t>
      </w:r>
      <w:ins w:id="323" w:author="Author">
        <w:r w:rsidR="000D0A57">
          <w:rPr>
            <w:rFonts w:cs="Arial"/>
            <w:b/>
            <w:szCs w:val="20"/>
          </w:rPr>
          <w:t>,</w:t>
        </w:r>
      </w:ins>
      <w:r w:rsidRPr="00961271">
        <w:rPr>
          <w:rFonts w:cs="Arial"/>
          <w:b/>
          <w:szCs w:val="20"/>
        </w:rPr>
        <w:t xml:space="preserve"> </w:t>
      </w:r>
      <w:del w:id="324" w:author="Author">
        <w:r w:rsidRPr="00961271" w:rsidDel="000D0A57">
          <w:rPr>
            <w:rFonts w:cs="Arial"/>
            <w:b/>
            <w:szCs w:val="20"/>
          </w:rPr>
          <w:delText xml:space="preserve">and </w:delText>
        </w:r>
      </w:del>
      <w:r w:rsidRPr="00961271">
        <w:rPr>
          <w:rFonts w:cs="Arial"/>
          <w:b/>
          <w:szCs w:val="20"/>
        </w:rPr>
        <w:t>the Applicable Financial Reporting Framework</w:t>
      </w:r>
      <w:bookmarkEnd w:id="321"/>
      <w:ins w:id="325" w:author="Author">
        <w:r w:rsidR="000D0A57">
          <w:rPr>
            <w:rFonts w:cs="Arial"/>
            <w:b/>
            <w:szCs w:val="20"/>
          </w:rPr>
          <w:t xml:space="preserve"> and the Components of the Entity’s System of Internal Control</w:t>
        </w:r>
      </w:ins>
      <w:r>
        <w:rPr>
          <w:rFonts w:cs="Arial"/>
          <w:szCs w:val="20"/>
        </w:rPr>
        <w:t xml:space="preserve"> (Ref: Para. 23–24</w:t>
      </w:r>
      <w:r w:rsidRPr="00961271">
        <w:rPr>
          <w:rFonts w:cs="Arial"/>
          <w:szCs w:val="20"/>
        </w:rPr>
        <w:t>)</w:t>
      </w:r>
    </w:p>
    <w:p w:rsidR="009C5ECD" w:rsidRDefault="004D18C5" w:rsidP="009C5ECD">
      <w:pPr>
        <w:spacing w:before="240"/>
        <w:jc w:val="left"/>
        <w:rPr>
          <w:ins w:id="326" w:author="Author"/>
          <w:rFonts w:cs="Arial"/>
          <w:szCs w:val="20"/>
        </w:rPr>
      </w:pPr>
      <w:bookmarkStart w:id="327" w:name="_Toc316980218"/>
      <w:del w:id="328" w:author="Author">
        <w:r w:rsidDel="00C92119">
          <w:rPr>
            <w:rFonts w:cs="Arial"/>
            <w:szCs w:val="20"/>
          </w:rPr>
          <w:delText xml:space="preserve">[Previously Para. A12] </w:delText>
        </w:r>
      </w:del>
      <w:ins w:id="329" w:author="Author">
        <w:r w:rsidR="009C5ECD">
          <w:rPr>
            <w:rFonts w:cs="Arial"/>
            <w:szCs w:val="20"/>
          </w:rPr>
          <w:t>Why an Understanding of Relevant Aspects of the Entity and Its Environment, the Applicable Financial Reporting Framework, and the Components of the Entity’s System of Internal Control is Required</w:t>
        </w:r>
      </w:ins>
    </w:p>
    <w:p w:rsidR="009C5ECD" w:rsidRPr="00961271" w:rsidRDefault="00B97A84" w:rsidP="009C5ECD">
      <w:pPr>
        <w:ind w:left="547" w:hanging="547"/>
        <w:rPr>
          <w:ins w:id="330" w:author="Author"/>
          <w:rFonts w:cs="Arial"/>
          <w:szCs w:val="20"/>
        </w:rPr>
      </w:pPr>
      <w:r>
        <w:rPr>
          <w:rFonts w:cs="Arial"/>
          <w:szCs w:val="20"/>
        </w:rPr>
        <w:t xml:space="preserve">A47. </w:t>
      </w:r>
      <w:r w:rsidR="009C5ECD" w:rsidRPr="009C5ECD">
        <w:rPr>
          <w:rFonts w:cs="Arial"/>
          <w:szCs w:val="20"/>
        </w:rPr>
        <w:t xml:space="preserve">The auditor’s understanding of the entity and its environment, and the applicable financial reporting framework, </w:t>
      </w:r>
      <w:ins w:id="331" w:author="Author">
        <w:r w:rsidR="002D16EE">
          <w:rPr>
            <w:rFonts w:cs="Arial"/>
            <w:szCs w:val="20"/>
          </w:rPr>
          <w:t>assist</w:t>
        </w:r>
        <w:r w:rsidR="00CE00AB">
          <w:rPr>
            <w:rFonts w:cs="Arial"/>
            <w:szCs w:val="20"/>
          </w:rPr>
          <w:t>s</w:t>
        </w:r>
        <w:r w:rsidR="002D16EE">
          <w:rPr>
            <w:rFonts w:cs="Arial"/>
            <w:szCs w:val="20"/>
          </w:rPr>
          <w:t xml:space="preserve"> the auditor in understanding the events and conditions that are relevant to the entity, </w:t>
        </w:r>
      </w:ins>
      <w:r w:rsidR="004A2167">
        <w:rPr>
          <w:rFonts w:cs="Arial"/>
          <w:szCs w:val="20"/>
        </w:rPr>
        <w:t>and</w:t>
      </w:r>
      <w:ins w:id="332" w:author="Author">
        <w:r w:rsidR="00CE00AB">
          <w:rPr>
            <w:rFonts w:cs="Arial"/>
            <w:szCs w:val="20"/>
          </w:rPr>
          <w:t xml:space="preserve"> in</w:t>
        </w:r>
        <w:r w:rsidR="002D16EE">
          <w:rPr>
            <w:rFonts w:cs="Arial"/>
            <w:szCs w:val="20"/>
          </w:rPr>
          <w:t xml:space="preserve"> identifying </w:t>
        </w:r>
        <w:r w:rsidR="00832816">
          <w:rPr>
            <w:rFonts w:cs="Arial"/>
            <w:szCs w:val="20"/>
          </w:rPr>
          <w:t>relevant</w:t>
        </w:r>
        <w:r w:rsidR="002D16EE">
          <w:rPr>
            <w:rFonts w:cs="Arial"/>
            <w:szCs w:val="20"/>
          </w:rPr>
          <w:t xml:space="preserve"> inherent risk factors. Such information </w:t>
        </w:r>
      </w:ins>
      <w:r w:rsidR="009C5ECD" w:rsidRPr="009C5ECD">
        <w:rPr>
          <w:rFonts w:cs="Arial"/>
          <w:szCs w:val="20"/>
        </w:rPr>
        <w:t>establishes a frame of reference within which the auditor identifies and assesses risks of material misstatement</w:t>
      </w:r>
      <w:ins w:id="333" w:author="Author">
        <w:r w:rsidR="00920008">
          <w:rPr>
            <w:rFonts w:cs="Arial"/>
            <w:szCs w:val="20"/>
          </w:rPr>
          <w:t>.</w:t>
        </w:r>
      </w:ins>
      <w:del w:id="334" w:author="Author">
        <w:r w:rsidR="009C5ECD" w:rsidRPr="009C5ECD" w:rsidDel="00920008">
          <w:rPr>
            <w:rFonts w:cs="Arial"/>
            <w:szCs w:val="20"/>
          </w:rPr>
          <w:delText>, and plans and performs audit procedures.</w:delText>
        </w:r>
      </w:del>
      <w:r w:rsidR="009C5ECD" w:rsidRPr="009C5ECD">
        <w:rPr>
          <w:rFonts w:cs="Arial"/>
          <w:szCs w:val="20"/>
        </w:rPr>
        <w:t xml:space="preserve"> </w:t>
      </w:r>
      <w:r w:rsidR="009C5ECD">
        <w:rPr>
          <w:rFonts w:cs="Arial"/>
          <w:szCs w:val="20"/>
        </w:rPr>
        <w:t xml:space="preserve"> </w:t>
      </w:r>
      <w:r>
        <w:rPr>
          <w:rFonts w:cs="Arial"/>
          <w:szCs w:val="20"/>
        </w:rPr>
        <w:t>[</w:t>
      </w:r>
      <w:r w:rsidR="009C5ECD" w:rsidRPr="00C823F1">
        <w:rPr>
          <w:rFonts w:cs="Arial"/>
          <w:i/>
          <w:szCs w:val="20"/>
          <w:highlight w:val="yellow"/>
        </w:rPr>
        <w:t xml:space="preserve">Previously </w:t>
      </w:r>
      <w:r w:rsidR="008B7AA9" w:rsidRPr="00C823F1">
        <w:rPr>
          <w:rFonts w:cs="Arial"/>
          <w:i/>
          <w:szCs w:val="20"/>
          <w:highlight w:val="yellow"/>
        </w:rPr>
        <w:t>part of p</w:t>
      </w:r>
      <w:r w:rsidR="009C5ECD" w:rsidRPr="00C823F1">
        <w:rPr>
          <w:rFonts w:cs="Arial"/>
          <w:i/>
          <w:szCs w:val="20"/>
          <w:highlight w:val="yellow"/>
        </w:rPr>
        <w:t>ara</w:t>
      </w:r>
      <w:r w:rsidRPr="00C823F1">
        <w:rPr>
          <w:rFonts w:cs="Arial"/>
          <w:i/>
          <w:szCs w:val="20"/>
          <w:highlight w:val="yellow"/>
        </w:rPr>
        <w:t>.</w:t>
      </w:r>
      <w:r w:rsidR="009C5ECD" w:rsidRPr="00C823F1">
        <w:rPr>
          <w:rFonts w:cs="Arial"/>
          <w:i/>
          <w:szCs w:val="20"/>
          <w:highlight w:val="yellow"/>
        </w:rPr>
        <w:t xml:space="preserve"> A14</w:t>
      </w:r>
      <w:r>
        <w:rPr>
          <w:rFonts w:cs="Arial"/>
          <w:szCs w:val="20"/>
        </w:rPr>
        <w:t>]</w:t>
      </w:r>
      <w:r w:rsidR="009C5ECD">
        <w:rPr>
          <w:rFonts w:cs="Arial"/>
          <w:szCs w:val="20"/>
        </w:rPr>
        <w:t xml:space="preserve"> </w:t>
      </w:r>
      <w:ins w:id="335" w:author="Author">
        <w:r w:rsidR="009C5ECD">
          <w:rPr>
            <w:rFonts w:cs="Arial"/>
            <w:szCs w:val="20"/>
          </w:rPr>
          <w:t>This</w:t>
        </w:r>
        <w:r w:rsidR="009C5ECD" w:rsidRPr="00961271">
          <w:rPr>
            <w:rFonts w:cs="Arial"/>
            <w:szCs w:val="20"/>
          </w:rPr>
          <w:t xml:space="preserve"> frame of reference </w:t>
        </w:r>
        <w:r w:rsidR="002D16EE">
          <w:rPr>
            <w:rFonts w:cs="Arial"/>
            <w:szCs w:val="20"/>
          </w:rPr>
          <w:t xml:space="preserve">also </w:t>
        </w:r>
        <w:r w:rsidR="009C5ECD">
          <w:rPr>
            <w:rFonts w:cs="Arial"/>
            <w:szCs w:val="20"/>
          </w:rPr>
          <w:t>assist</w:t>
        </w:r>
        <w:r w:rsidR="00CE00AB">
          <w:rPr>
            <w:rFonts w:cs="Arial"/>
            <w:szCs w:val="20"/>
          </w:rPr>
          <w:t>s</w:t>
        </w:r>
        <w:r w:rsidR="009C5ECD" w:rsidRPr="00961271">
          <w:rPr>
            <w:rFonts w:cs="Arial"/>
            <w:szCs w:val="20"/>
          </w:rPr>
          <w:t xml:space="preserve"> the auditor </w:t>
        </w:r>
        <w:r w:rsidR="009C5ECD">
          <w:rPr>
            <w:rFonts w:cs="Arial"/>
            <w:szCs w:val="20"/>
          </w:rPr>
          <w:t>in planning</w:t>
        </w:r>
        <w:r w:rsidR="009C5ECD" w:rsidRPr="00961271">
          <w:rPr>
            <w:rFonts w:cs="Arial"/>
            <w:szCs w:val="20"/>
          </w:rPr>
          <w:t xml:space="preserve"> the audit and exercis</w:t>
        </w:r>
        <w:r w:rsidR="009C5ECD">
          <w:rPr>
            <w:rFonts w:cs="Arial"/>
            <w:szCs w:val="20"/>
          </w:rPr>
          <w:t>ing</w:t>
        </w:r>
        <w:r w:rsidR="009C5ECD" w:rsidRPr="00961271">
          <w:rPr>
            <w:rFonts w:cs="Arial"/>
            <w:szCs w:val="20"/>
          </w:rPr>
          <w:t xml:space="preserve"> professional judgment throughout the audit, for example, when:</w:t>
        </w:r>
      </w:ins>
    </w:p>
    <w:p w:rsidR="009C5ECD" w:rsidRPr="00961271" w:rsidRDefault="009C5ECD" w:rsidP="00D31753">
      <w:pPr>
        <w:pStyle w:val="ListParagraph"/>
        <w:numPr>
          <w:ilvl w:val="0"/>
          <w:numId w:val="35"/>
        </w:numPr>
        <w:ind w:left="1094" w:hanging="547"/>
        <w:contextualSpacing w:val="0"/>
        <w:rPr>
          <w:ins w:id="336" w:author="Author"/>
          <w:rFonts w:cs="Arial"/>
          <w:szCs w:val="20"/>
        </w:rPr>
      </w:pPr>
      <w:ins w:id="337" w:author="Author">
        <w:r w:rsidRPr="00961271">
          <w:rPr>
            <w:rFonts w:cs="Arial"/>
            <w:szCs w:val="20"/>
          </w:rPr>
          <w:t xml:space="preserve">Identifying and assessing risks of material misstatement of the financial statements </w:t>
        </w:r>
        <w:r w:rsidR="002D16EE">
          <w:rPr>
            <w:rFonts w:cs="Arial"/>
            <w:szCs w:val="20"/>
          </w:rPr>
          <w:t xml:space="preserve">in accordance with ISA 315 (Revised) or other relevant standards </w:t>
        </w:r>
        <w:r w:rsidRPr="00961271">
          <w:rPr>
            <w:rFonts w:cs="Arial"/>
            <w:szCs w:val="20"/>
          </w:rPr>
          <w:t xml:space="preserve">(e.g., relating to risks of fraud in accordance with ISA 240 or when identifying or assessing risks related to accounting estimates in accordance with ISA 540 (Revised)); </w:t>
        </w:r>
      </w:ins>
    </w:p>
    <w:p w:rsidR="009C5ECD" w:rsidRPr="00961271" w:rsidRDefault="009C5ECD" w:rsidP="00D31753">
      <w:pPr>
        <w:pStyle w:val="ListParagraph"/>
        <w:numPr>
          <w:ilvl w:val="0"/>
          <w:numId w:val="35"/>
        </w:numPr>
        <w:ind w:left="1094" w:hanging="547"/>
        <w:contextualSpacing w:val="0"/>
        <w:rPr>
          <w:ins w:id="338" w:author="Author"/>
          <w:rFonts w:cs="Arial"/>
          <w:szCs w:val="20"/>
        </w:rPr>
      </w:pPr>
      <w:ins w:id="339" w:author="Author">
        <w:r w:rsidRPr="00961271">
          <w:rPr>
            <w:rFonts w:cs="Arial"/>
            <w:szCs w:val="20"/>
          </w:rPr>
          <w:lastRenderedPageBreak/>
          <w:t>Determining materiality or performance materiality in accordance with ISA 320;</w:t>
        </w:r>
        <w:r w:rsidRPr="00961271">
          <w:rPr>
            <w:rStyle w:val="FootnoteReference"/>
            <w:rFonts w:cs="Arial"/>
            <w:szCs w:val="20"/>
          </w:rPr>
          <w:footnoteReference w:id="23"/>
        </w:r>
        <w:r w:rsidR="002D16EE">
          <w:rPr>
            <w:rFonts w:cs="Arial"/>
            <w:szCs w:val="20"/>
          </w:rPr>
          <w:t xml:space="preserve"> or</w:t>
        </w:r>
      </w:ins>
    </w:p>
    <w:p w:rsidR="009C5ECD" w:rsidRDefault="009C5ECD" w:rsidP="00D31753">
      <w:pPr>
        <w:pStyle w:val="ListParagraph"/>
        <w:numPr>
          <w:ilvl w:val="0"/>
          <w:numId w:val="35"/>
        </w:numPr>
        <w:ind w:left="1094" w:hanging="547"/>
        <w:contextualSpacing w:val="0"/>
        <w:rPr>
          <w:ins w:id="342" w:author="Author"/>
          <w:rFonts w:cs="Arial"/>
          <w:szCs w:val="20"/>
        </w:rPr>
      </w:pPr>
      <w:ins w:id="343" w:author="Author">
        <w:r w:rsidRPr="00961271">
          <w:rPr>
            <w:rFonts w:cs="Arial"/>
            <w:szCs w:val="20"/>
          </w:rPr>
          <w:t>Considering the appropriateness of the selection and application of accounting policies, and the adequacy of financial statement disclosures</w:t>
        </w:r>
        <w:r w:rsidR="002D16EE">
          <w:rPr>
            <w:rFonts w:cs="Arial"/>
            <w:szCs w:val="20"/>
          </w:rPr>
          <w:t>.</w:t>
        </w:r>
      </w:ins>
    </w:p>
    <w:p w:rsidR="00975EA1" w:rsidRPr="00975EA1" w:rsidRDefault="009E1995" w:rsidP="00975EA1">
      <w:pPr>
        <w:ind w:left="547"/>
        <w:rPr>
          <w:ins w:id="344" w:author="Author"/>
          <w:rFonts w:cs="Arial"/>
          <w:szCs w:val="20"/>
        </w:rPr>
      </w:pPr>
      <w:r>
        <w:rPr>
          <w:rFonts w:cs="Arial"/>
          <w:szCs w:val="20"/>
        </w:rPr>
        <w:t>[</w:t>
      </w:r>
      <w:r w:rsidRPr="00C823F1">
        <w:rPr>
          <w:rFonts w:cs="Arial"/>
          <w:i/>
          <w:szCs w:val="20"/>
          <w:highlight w:val="yellow"/>
        </w:rPr>
        <w:t>Last 2 sentences of A47:</w:t>
      </w:r>
      <w:r>
        <w:rPr>
          <w:rFonts w:cs="Arial"/>
          <w:szCs w:val="20"/>
        </w:rPr>
        <w:t xml:space="preserve">] </w:t>
      </w:r>
      <w:r w:rsidR="00975EA1" w:rsidRPr="00975EA1">
        <w:rPr>
          <w:rFonts w:cs="Arial"/>
          <w:szCs w:val="20"/>
        </w:rPr>
        <w:t xml:space="preserve">This understanding assists the auditor in identifying areas in the financial statements where material misstatements may be more likely to arise and assists the auditor in exercising professional skepticism throughout the audit. </w:t>
      </w:r>
      <w:del w:id="345" w:author="Author">
        <w:r w:rsidR="00975EA1" w:rsidRPr="00975EA1" w:rsidDel="00975EA1">
          <w:rPr>
            <w:rFonts w:cs="Arial"/>
            <w:szCs w:val="20"/>
          </w:rPr>
          <w:delText xml:space="preserve">The nature and extent of the understanding required will likely depend on the nature, size and complexity of the entity. </w:delText>
        </w:r>
      </w:del>
      <w:r w:rsidR="00975EA1">
        <w:rPr>
          <w:rFonts w:cs="Arial"/>
          <w:szCs w:val="20"/>
        </w:rPr>
        <w:t>[</w:t>
      </w:r>
      <w:r w:rsidR="00547867" w:rsidRPr="00C823F1">
        <w:rPr>
          <w:rFonts w:cs="Arial"/>
          <w:szCs w:val="20"/>
          <w:highlight w:val="yellow"/>
        </w:rPr>
        <w:t>2</w:t>
      </w:r>
      <w:r w:rsidR="00547867" w:rsidRPr="00C823F1">
        <w:rPr>
          <w:rFonts w:cs="Arial"/>
          <w:szCs w:val="20"/>
          <w:highlight w:val="yellow"/>
          <w:vertAlign w:val="superscript"/>
        </w:rPr>
        <w:t>nd</w:t>
      </w:r>
      <w:r w:rsidR="00547867" w:rsidRPr="00C823F1">
        <w:rPr>
          <w:rFonts w:cs="Arial"/>
          <w:szCs w:val="20"/>
          <w:highlight w:val="yellow"/>
        </w:rPr>
        <w:t xml:space="preserve"> sentence of </w:t>
      </w:r>
      <w:r w:rsidRPr="00C823F1">
        <w:rPr>
          <w:rFonts w:cs="Arial"/>
          <w:i/>
          <w:szCs w:val="20"/>
          <w:highlight w:val="yellow"/>
        </w:rPr>
        <w:t>p</w:t>
      </w:r>
      <w:r w:rsidR="00975EA1" w:rsidRPr="00C823F1">
        <w:rPr>
          <w:rFonts w:cs="Arial"/>
          <w:i/>
          <w:szCs w:val="20"/>
          <w:highlight w:val="yellow"/>
        </w:rPr>
        <w:t xml:space="preserve">ara. A47 moved to </w:t>
      </w:r>
      <w:r w:rsidRPr="00C823F1">
        <w:rPr>
          <w:rFonts w:cs="Arial"/>
          <w:i/>
          <w:szCs w:val="20"/>
          <w:highlight w:val="yellow"/>
        </w:rPr>
        <w:t>p</w:t>
      </w:r>
      <w:r w:rsidR="00975EA1" w:rsidRPr="00C823F1">
        <w:rPr>
          <w:rFonts w:cs="Arial"/>
          <w:i/>
          <w:szCs w:val="20"/>
          <w:highlight w:val="yellow"/>
        </w:rPr>
        <w:t>ara’s A47</w:t>
      </w:r>
      <w:r w:rsidR="00547867" w:rsidRPr="00C823F1">
        <w:rPr>
          <w:rFonts w:cs="Arial"/>
          <w:i/>
          <w:szCs w:val="20"/>
          <w:highlight w:val="yellow"/>
        </w:rPr>
        <w:t>g</w:t>
      </w:r>
      <w:r w:rsidR="00975EA1" w:rsidRPr="009E1995">
        <w:rPr>
          <w:rFonts w:cs="Arial"/>
          <w:szCs w:val="20"/>
        </w:rPr>
        <w:t>]</w:t>
      </w:r>
      <w:r w:rsidR="00975EA1">
        <w:rPr>
          <w:rFonts w:cs="Arial"/>
          <w:szCs w:val="20"/>
        </w:rPr>
        <w:t xml:space="preserve"> </w:t>
      </w:r>
      <w:r w:rsidR="00975EA1" w:rsidRPr="00975EA1">
        <w:rPr>
          <w:rFonts w:cs="Arial"/>
          <w:szCs w:val="20"/>
        </w:rPr>
        <w:t xml:space="preserve">  </w:t>
      </w:r>
    </w:p>
    <w:p w:rsidR="00920008" w:rsidRDefault="00920008" w:rsidP="00AB061B">
      <w:pPr>
        <w:keepNext/>
        <w:spacing w:after="120"/>
        <w:ind w:left="547" w:hanging="547"/>
        <w:rPr>
          <w:ins w:id="346" w:author="Author"/>
          <w:rFonts w:cs="Arial"/>
          <w:szCs w:val="20"/>
        </w:rPr>
      </w:pPr>
      <w:ins w:id="347" w:author="Author">
        <w:r>
          <w:rPr>
            <w:rFonts w:cs="Arial"/>
            <w:szCs w:val="20"/>
          </w:rPr>
          <w:t xml:space="preserve">A47a. </w:t>
        </w:r>
      </w:ins>
      <w:r w:rsidR="00AB061B">
        <w:rPr>
          <w:rFonts w:cs="Arial"/>
          <w:szCs w:val="20"/>
        </w:rPr>
        <w:t>[</w:t>
      </w:r>
      <w:r w:rsidR="00AB061B" w:rsidRPr="00C823F1">
        <w:rPr>
          <w:rFonts w:cs="Arial"/>
          <w:i/>
          <w:szCs w:val="20"/>
          <w:highlight w:val="yellow"/>
        </w:rPr>
        <w:t>Previously part of para. A14</w:t>
      </w:r>
      <w:r w:rsidR="00AB061B">
        <w:rPr>
          <w:rFonts w:cs="Arial"/>
          <w:szCs w:val="20"/>
        </w:rPr>
        <w:t xml:space="preserve">] </w:t>
      </w:r>
      <w:ins w:id="348" w:author="Author">
        <w:r>
          <w:rPr>
            <w:rFonts w:cs="Arial"/>
            <w:szCs w:val="20"/>
          </w:rPr>
          <w:t xml:space="preserve">The auditor’s understanding of </w:t>
        </w:r>
        <w:r w:rsidRPr="009C5ECD">
          <w:rPr>
            <w:rFonts w:cs="Arial"/>
            <w:szCs w:val="20"/>
          </w:rPr>
          <w:t xml:space="preserve">the entity and its environment, and the applicable financial reporting framework, </w:t>
        </w:r>
        <w:r>
          <w:rPr>
            <w:rFonts w:cs="Arial"/>
            <w:szCs w:val="20"/>
          </w:rPr>
          <w:t xml:space="preserve">may also inform how the auditor plans and performs further audit procedures, for example, when: </w:t>
        </w:r>
      </w:ins>
    </w:p>
    <w:p w:rsidR="00920008" w:rsidRPr="00961271" w:rsidRDefault="00920008" w:rsidP="00D31753">
      <w:pPr>
        <w:pStyle w:val="ListParagraph"/>
        <w:numPr>
          <w:ilvl w:val="0"/>
          <w:numId w:val="35"/>
        </w:numPr>
        <w:ind w:left="1094" w:hanging="547"/>
        <w:contextualSpacing w:val="0"/>
        <w:rPr>
          <w:ins w:id="349" w:author="Author"/>
          <w:rFonts w:cs="Arial"/>
          <w:szCs w:val="20"/>
        </w:rPr>
      </w:pPr>
      <w:ins w:id="350" w:author="Author">
        <w:r w:rsidRPr="00961271">
          <w:rPr>
            <w:rFonts w:cs="Arial"/>
            <w:szCs w:val="20"/>
          </w:rPr>
          <w:t>Developing expectations for use when performing analytical procedures in accordance with ISA 520;</w:t>
        </w:r>
        <w:r w:rsidRPr="00961271">
          <w:rPr>
            <w:rFonts w:cs="Arial"/>
            <w:szCs w:val="20"/>
            <w:vertAlign w:val="superscript"/>
          </w:rPr>
          <w:footnoteReference w:id="24"/>
        </w:r>
      </w:ins>
    </w:p>
    <w:p w:rsidR="00920008" w:rsidRPr="00961271" w:rsidRDefault="002D16EE" w:rsidP="00D31753">
      <w:pPr>
        <w:pStyle w:val="ListParagraph"/>
        <w:numPr>
          <w:ilvl w:val="0"/>
          <w:numId w:val="35"/>
        </w:numPr>
        <w:ind w:left="1094" w:hanging="547"/>
        <w:contextualSpacing w:val="0"/>
        <w:rPr>
          <w:ins w:id="353" w:author="Author"/>
          <w:rFonts w:cs="Arial"/>
          <w:szCs w:val="20"/>
        </w:rPr>
      </w:pPr>
      <w:ins w:id="354" w:author="Author">
        <w:r>
          <w:rPr>
            <w:rFonts w:cs="Arial"/>
            <w:szCs w:val="20"/>
          </w:rPr>
          <w:t>D</w:t>
        </w:r>
        <w:r w:rsidR="00920008" w:rsidRPr="00961271">
          <w:rPr>
            <w:rFonts w:cs="Arial"/>
            <w:szCs w:val="20"/>
          </w:rPr>
          <w:t>esigning and performing further audit procedures to obtain sufficient appropriate audit evidence in accordance with ISA 330;</w:t>
        </w:r>
        <w:r w:rsidR="00920008" w:rsidRPr="00961271">
          <w:rPr>
            <w:rFonts w:cs="Arial"/>
            <w:szCs w:val="20"/>
            <w:vertAlign w:val="superscript"/>
          </w:rPr>
          <w:footnoteReference w:id="25"/>
        </w:r>
        <w:r w:rsidR="00920008" w:rsidRPr="00961271">
          <w:rPr>
            <w:rFonts w:cs="Arial"/>
            <w:szCs w:val="20"/>
          </w:rPr>
          <w:t xml:space="preserve"> and </w:t>
        </w:r>
      </w:ins>
    </w:p>
    <w:p w:rsidR="00920008" w:rsidRDefault="00920008" w:rsidP="00D31753">
      <w:pPr>
        <w:pStyle w:val="ListParagraph"/>
        <w:numPr>
          <w:ilvl w:val="0"/>
          <w:numId w:val="35"/>
        </w:numPr>
        <w:ind w:left="1094" w:hanging="547"/>
        <w:contextualSpacing w:val="0"/>
        <w:rPr>
          <w:rFonts w:cs="Arial"/>
          <w:szCs w:val="20"/>
        </w:rPr>
      </w:pPr>
      <w:ins w:id="357" w:author="Author">
        <w:r w:rsidRPr="00AD3123">
          <w:rPr>
            <w:rFonts w:cs="Arial"/>
            <w:szCs w:val="20"/>
          </w:rPr>
          <w:t>Evaluating the sufficiency and appropriateness of audit evidence obtained (e.g., relating to assumptions or management’s oral and written representations).</w:t>
        </w:r>
      </w:ins>
    </w:p>
    <w:p w:rsidR="00BD14F7" w:rsidRPr="009C5ECD" w:rsidRDefault="00B97A84" w:rsidP="00BD14F7">
      <w:pPr>
        <w:spacing w:after="120"/>
        <w:ind w:left="547" w:hanging="547"/>
        <w:rPr>
          <w:ins w:id="358" w:author="Author"/>
          <w:rFonts w:cs="Arial"/>
          <w:szCs w:val="20"/>
        </w:rPr>
      </w:pPr>
      <w:ins w:id="359" w:author="Author">
        <w:r>
          <w:rPr>
            <w:rFonts w:cs="Arial"/>
            <w:szCs w:val="20"/>
          </w:rPr>
          <w:t>A47</w:t>
        </w:r>
        <w:r w:rsidR="00596F9E">
          <w:rPr>
            <w:rFonts w:cs="Arial"/>
            <w:szCs w:val="20"/>
          </w:rPr>
          <w:t>b</w:t>
        </w:r>
        <w:r>
          <w:rPr>
            <w:rFonts w:cs="Arial"/>
            <w:szCs w:val="20"/>
          </w:rPr>
          <w:t xml:space="preserve">. </w:t>
        </w:r>
      </w:ins>
      <w:r w:rsidR="009C5ECD">
        <w:rPr>
          <w:rFonts w:cs="Arial"/>
          <w:szCs w:val="20"/>
        </w:rPr>
        <w:t>[</w:t>
      </w:r>
      <w:r w:rsidR="00BD14F7" w:rsidRPr="00C823F1">
        <w:rPr>
          <w:rFonts w:cs="Arial"/>
          <w:i/>
          <w:szCs w:val="20"/>
          <w:highlight w:val="yellow"/>
        </w:rPr>
        <w:t xml:space="preserve">Previously </w:t>
      </w:r>
      <w:r w:rsidR="00547867" w:rsidRPr="00C823F1">
        <w:rPr>
          <w:rFonts w:cs="Arial"/>
          <w:i/>
          <w:szCs w:val="20"/>
          <w:highlight w:val="yellow"/>
        </w:rPr>
        <w:t>p</w:t>
      </w:r>
      <w:r w:rsidR="00BD14F7" w:rsidRPr="00C823F1">
        <w:rPr>
          <w:rFonts w:cs="Arial"/>
          <w:i/>
          <w:szCs w:val="20"/>
          <w:highlight w:val="yellow"/>
        </w:rPr>
        <w:t>ara</w:t>
      </w:r>
      <w:r w:rsidR="009C5ECD" w:rsidRPr="00C823F1">
        <w:rPr>
          <w:rFonts w:cs="Arial"/>
          <w:i/>
          <w:szCs w:val="20"/>
          <w:highlight w:val="yellow"/>
        </w:rPr>
        <w:t>.</w:t>
      </w:r>
      <w:r w:rsidR="00BD14F7" w:rsidRPr="00C823F1">
        <w:rPr>
          <w:rFonts w:cs="Arial"/>
          <w:i/>
          <w:szCs w:val="20"/>
          <w:highlight w:val="yellow"/>
        </w:rPr>
        <w:t xml:space="preserve"> A141</w:t>
      </w:r>
      <w:r w:rsidR="009C5ECD">
        <w:rPr>
          <w:rFonts w:cs="Arial"/>
          <w:szCs w:val="20"/>
        </w:rPr>
        <w:t>]</w:t>
      </w:r>
      <w:r w:rsidR="00BD14F7" w:rsidRPr="009C5ECD">
        <w:rPr>
          <w:rFonts w:cs="Arial"/>
          <w:szCs w:val="20"/>
        </w:rPr>
        <w:t xml:space="preserve"> </w:t>
      </w:r>
      <w:del w:id="360" w:author="Author">
        <w:r w:rsidR="00BD14F7" w:rsidRPr="009C5ECD" w:rsidDel="009C5ECD">
          <w:rPr>
            <w:rFonts w:cs="Arial"/>
            <w:szCs w:val="20"/>
          </w:rPr>
          <w:delText xml:space="preserve">Risk identification and assessment is an iterative process. </w:delText>
        </w:r>
      </w:del>
      <w:ins w:id="361" w:author="Author">
        <w:r w:rsidR="009C5ECD">
          <w:rPr>
            <w:rFonts w:cs="Arial"/>
            <w:szCs w:val="20"/>
          </w:rPr>
          <w:t xml:space="preserve">The auditor’s understanding of the entity and its environment and the applicable financial framework </w:t>
        </w:r>
        <w:r w:rsidR="002D16EE">
          <w:rPr>
            <w:rFonts w:cs="Arial"/>
            <w:szCs w:val="20"/>
          </w:rPr>
          <w:t>may also</w:t>
        </w:r>
        <w:r w:rsidR="00920008">
          <w:rPr>
            <w:rFonts w:cs="Arial"/>
            <w:szCs w:val="20"/>
          </w:rPr>
          <w:t xml:space="preserve"> </w:t>
        </w:r>
        <w:r w:rsidR="009C5ECD">
          <w:rPr>
            <w:rFonts w:cs="Arial"/>
            <w:szCs w:val="20"/>
          </w:rPr>
          <w:t>inform the auditor’s understanding of the entity’s system of internal control, including the information system. This understanding assists the auditor in developing initial expectation</w:t>
        </w:r>
        <w:r w:rsidR="002D16EE">
          <w:rPr>
            <w:rFonts w:cs="Arial"/>
            <w:szCs w:val="20"/>
          </w:rPr>
          <w:t>s</w:t>
        </w:r>
        <w:r w:rsidR="009C5ECD">
          <w:rPr>
            <w:rFonts w:cs="Arial"/>
            <w:szCs w:val="20"/>
          </w:rPr>
          <w:t xml:space="preserve"> about the classes of </w:t>
        </w:r>
      </w:ins>
      <w:r w:rsidR="004A2167">
        <w:rPr>
          <w:rFonts w:cs="Arial"/>
          <w:szCs w:val="20"/>
        </w:rPr>
        <w:t>transactions</w:t>
      </w:r>
      <w:ins w:id="362" w:author="Author">
        <w:r w:rsidR="009C5ECD">
          <w:rPr>
            <w:rFonts w:cs="Arial"/>
            <w:szCs w:val="20"/>
          </w:rPr>
          <w:t xml:space="preserve">, account balances and disclosures. </w:t>
        </w:r>
      </w:ins>
      <w:r w:rsidR="00BD14F7" w:rsidRPr="009C5ECD">
        <w:rPr>
          <w:rFonts w:cs="Arial"/>
          <w:szCs w:val="20"/>
        </w:rPr>
        <w:t xml:space="preserve">The auditor’s </w:t>
      </w:r>
      <w:ins w:id="363" w:author="Author">
        <w:r w:rsidR="00BD14F7" w:rsidRPr="009C5ECD">
          <w:rPr>
            <w:rFonts w:cs="Arial"/>
            <w:szCs w:val="20"/>
          </w:rPr>
          <w:t xml:space="preserve">initial </w:t>
        </w:r>
      </w:ins>
      <w:r w:rsidR="00BD14F7" w:rsidRPr="009C5ECD">
        <w:rPr>
          <w:rFonts w:cs="Arial"/>
          <w:szCs w:val="20"/>
        </w:rPr>
        <w:t xml:space="preserve">expectations formed </w:t>
      </w:r>
      <w:del w:id="364" w:author="Author">
        <w:r w:rsidR="00BD14F7" w:rsidRPr="009C5ECD" w:rsidDel="00BF68CE">
          <w:rPr>
            <w:rFonts w:cs="Arial"/>
            <w:szCs w:val="20"/>
          </w:rPr>
          <w:delText xml:space="preserve">in </w:delText>
        </w:r>
        <w:r w:rsidR="00BD14F7" w:rsidRPr="009C5ECD" w:rsidDel="00BD14F7">
          <w:rPr>
            <w:rFonts w:cs="Arial"/>
            <w:szCs w:val="20"/>
          </w:rPr>
          <w:delText xml:space="preserve">paragraph 23 </w:delText>
        </w:r>
      </w:del>
      <w:r w:rsidR="00BD14F7" w:rsidRPr="009C5ECD">
        <w:rPr>
          <w:rFonts w:cs="Arial"/>
          <w:szCs w:val="20"/>
        </w:rPr>
        <w:t xml:space="preserve">about the classes of transactions, account balances and disclosures may assist the auditor in determining the significant classes of transactions, account balances and disclosures </w:t>
      </w:r>
      <w:del w:id="365" w:author="Author">
        <w:r w:rsidR="00BD14F7" w:rsidRPr="009C5ECD" w:rsidDel="00BD14F7">
          <w:rPr>
            <w:rFonts w:cs="Arial"/>
            <w:szCs w:val="20"/>
          </w:rPr>
          <w:delText>in accordance with paragraph 46, which are those that need to be</w:delText>
        </w:r>
      </w:del>
      <w:ins w:id="366" w:author="Author">
        <w:r w:rsidR="00BD14F7" w:rsidRPr="009C5ECD">
          <w:rPr>
            <w:rFonts w:cs="Arial"/>
            <w:szCs w:val="20"/>
          </w:rPr>
          <w:t>when</w:t>
        </w:r>
      </w:ins>
      <w:r w:rsidR="00BD14F7" w:rsidRPr="009C5ECD">
        <w:rPr>
          <w:rFonts w:cs="Arial"/>
          <w:szCs w:val="20"/>
        </w:rPr>
        <w:t xml:space="preserve"> </w:t>
      </w:r>
      <w:del w:id="367" w:author="Author">
        <w:r w:rsidR="00BD14F7" w:rsidRPr="009C5ECD" w:rsidDel="00BD14F7">
          <w:rPr>
            <w:rFonts w:cs="Arial"/>
            <w:szCs w:val="20"/>
          </w:rPr>
          <w:delText xml:space="preserve">understood when </w:delText>
        </w:r>
      </w:del>
      <w:r w:rsidR="00BD14F7" w:rsidRPr="009C5ECD">
        <w:rPr>
          <w:rFonts w:cs="Arial"/>
          <w:szCs w:val="20"/>
        </w:rPr>
        <w:t>obtaining an understanding of the information system</w:t>
      </w:r>
      <w:ins w:id="368" w:author="Author">
        <w:r w:rsidR="00BD14F7" w:rsidRPr="009C5ECD">
          <w:rPr>
            <w:rFonts w:cs="Arial"/>
            <w:szCs w:val="20"/>
          </w:rPr>
          <w:t>.</w:t>
        </w:r>
      </w:ins>
      <w:del w:id="369" w:author="Author">
        <w:r w:rsidR="00BD14F7" w:rsidRPr="009C5ECD" w:rsidDel="00BD14F7">
          <w:rPr>
            <w:rFonts w:cs="Arial"/>
            <w:szCs w:val="20"/>
          </w:rPr>
          <w:delText xml:space="preserve"> in accordance with paragraph 35.</w:delText>
        </w:r>
      </w:del>
      <w:r w:rsidR="00BD14F7" w:rsidRPr="009C5ECD">
        <w:rPr>
          <w:rFonts w:cs="Arial"/>
          <w:szCs w:val="20"/>
        </w:rPr>
        <w:t xml:space="preserve"> </w:t>
      </w:r>
    </w:p>
    <w:tbl>
      <w:tblPr>
        <w:tblStyle w:val="TableGrid"/>
        <w:tblW w:w="0" w:type="auto"/>
        <w:tblInd w:w="547" w:type="dxa"/>
        <w:tblLook w:val="04A0" w:firstRow="1" w:lastRow="0" w:firstColumn="1" w:lastColumn="0" w:noHBand="0" w:noVBand="1"/>
      </w:tblPr>
      <w:tblGrid>
        <w:gridCol w:w="8793"/>
      </w:tblGrid>
      <w:tr w:rsidR="00BD14F7" w:rsidTr="00C92119">
        <w:trPr>
          <w:ins w:id="370" w:author="Author"/>
        </w:trPr>
        <w:tc>
          <w:tcPr>
            <w:tcW w:w="8793" w:type="dxa"/>
          </w:tcPr>
          <w:p w:rsidR="00BD14F7" w:rsidRPr="009C5ECD" w:rsidRDefault="00BD14F7" w:rsidP="00971C2C">
            <w:pPr>
              <w:rPr>
                <w:ins w:id="371" w:author="Author"/>
                <w:rFonts w:cs="Arial"/>
                <w:szCs w:val="20"/>
              </w:rPr>
            </w:pPr>
            <w:ins w:id="372" w:author="Author">
              <w:r w:rsidRPr="009C5ECD">
                <w:rPr>
                  <w:rFonts w:cs="Arial"/>
                  <w:szCs w:val="20"/>
                </w:rPr>
                <w:t>Example:</w:t>
              </w:r>
            </w:ins>
          </w:p>
          <w:p w:rsidR="00BD14F7" w:rsidRDefault="00BD14F7" w:rsidP="00971C2C">
            <w:pPr>
              <w:rPr>
                <w:ins w:id="373" w:author="Author"/>
                <w:rFonts w:cs="Arial"/>
                <w:szCs w:val="20"/>
                <w:highlight w:val="yellow"/>
              </w:rPr>
            </w:pPr>
            <w:ins w:id="374" w:author="Author">
              <w:r w:rsidRPr="009C5ECD">
                <w:rPr>
                  <w:rFonts w:cs="Arial"/>
                  <w:szCs w:val="20"/>
                </w:rPr>
                <w:t>The auditor may have an expectation that certain significant classes of transactions related to revenue exist, but in obtaining the understanding about the flows of information in the information system, the auditor may identify additional classes of transactions related to revenue that may be significant.</w:t>
              </w:r>
            </w:ins>
          </w:p>
        </w:tc>
      </w:tr>
    </w:tbl>
    <w:p w:rsidR="00596F9E" w:rsidRPr="00D32E10" w:rsidRDefault="00596F9E" w:rsidP="00596F9E">
      <w:pPr>
        <w:keepNext/>
        <w:spacing w:before="240"/>
        <w:rPr>
          <w:ins w:id="375" w:author="Author"/>
          <w:rFonts w:cs="Arial"/>
          <w:b/>
          <w:szCs w:val="20"/>
        </w:rPr>
      </w:pPr>
      <w:ins w:id="376" w:author="Author">
        <w:r w:rsidRPr="00D32E10">
          <w:rPr>
            <w:rFonts w:cs="Arial"/>
            <w:b/>
            <w:szCs w:val="20"/>
          </w:rPr>
          <w:lastRenderedPageBreak/>
          <w:t>Scalability</w:t>
        </w:r>
      </w:ins>
    </w:p>
    <w:p w:rsidR="00596F9E" w:rsidRDefault="00596F9E" w:rsidP="00596F9E">
      <w:pPr>
        <w:keepNext/>
        <w:ind w:left="547" w:hanging="547"/>
        <w:rPr>
          <w:ins w:id="377" w:author="Author"/>
          <w:rFonts w:cs="Arial"/>
          <w:szCs w:val="20"/>
        </w:rPr>
      </w:pPr>
      <w:ins w:id="378" w:author="Author">
        <w:r>
          <w:rPr>
            <w:rFonts w:cs="Arial"/>
            <w:szCs w:val="20"/>
          </w:rPr>
          <w:t xml:space="preserve">A47c. </w:t>
        </w:r>
      </w:ins>
      <w:r>
        <w:rPr>
          <w:rFonts w:cs="Arial"/>
          <w:szCs w:val="20"/>
        </w:rPr>
        <w:t>[</w:t>
      </w:r>
      <w:r w:rsidRPr="00C823F1">
        <w:rPr>
          <w:rFonts w:cs="Arial"/>
          <w:i/>
          <w:szCs w:val="20"/>
          <w:highlight w:val="yellow"/>
        </w:rPr>
        <w:t xml:space="preserve">Previously </w:t>
      </w:r>
      <w:r w:rsidR="00547867" w:rsidRPr="00C823F1">
        <w:rPr>
          <w:rFonts w:cs="Arial"/>
          <w:i/>
          <w:szCs w:val="20"/>
          <w:highlight w:val="yellow"/>
        </w:rPr>
        <w:t>p</w:t>
      </w:r>
      <w:r w:rsidRPr="00C823F1">
        <w:rPr>
          <w:rFonts w:cs="Arial"/>
          <w:i/>
          <w:szCs w:val="20"/>
          <w:highlight w:val="yellow"/>
        </w:rPr>
        <w:t>ara. A90 (part)</w:t>
      </w:r>
      <w:r>
        <w:rPr>
          <w:rFonts w:cs="Arial"/>
          <w:szCs w:val="20"/>
        </w:rPr>
        <w:t>]</w:t>
      </w:r>
      <w:ins w:id="379" w:author="Author">
        <w:r>
          <w:rPr>
            <w:rFonts w:cs="Arial"/>
            <w:szCs w:val="20"/>
          </w:rPr>
          <w:t xml:space="preserve"> The nature and extent of the understanding needed is a matter of the auditor’s professional judgment and will vary from entity to entity based on the nature and circumstances of the entity, including:</w:t>
        </w:r>
      </w:ins>
    </w:p>
    <w:p w:rsidR="00596F9E" w:rsidRDefault="00596F9E" w:rsidP="007B1D35">
      <w:pPr>
        <w:pStyle w:val="ListParagraph"/>
        <w:keepNext/>
        <w:numPr>
          <w:ilvl w:val="0"/>
          <w:numId w:val="72"/>
        </w:numPr>
        <w:ind w:left="1094" w:hanging="547"/>
        <w:contextualSpacing w:val="0"/>
        <w:rPr>
          <w:ins w:id="380" w:author="Author"/>
          <w:rFonts w:cs="Arial"/>
          <w:szCs w:val="20"/>
        </w:rPr>
      </w:pPr>
      <w:ins w:id="381" w:author="Author">
        <w:r>
          <w:rPr>
            <w:rFonts w:cs="Arial"/>
            <w:szCs w:val="20"/>
          </w:rPr>
          <w:t>The size and complexity of the entity, including its IT environment;</w:t>
        </w:r>
      </w:ins>
    </w:p>
    <w:p w:rsidR="00596F9E" w:rsidRDefault="00596F9E" w:rsidP="007B1D35">
      <w:pPr>
        <w:pStyle w:val="ListParagraph"/>
        <w:numPr>
          <w:ilvl w:val="0"/>
          <w:numId w:val="72"/>
        </w:numPr>
        <w:ind w:left="1094" w:hanging="547"/>
        <w:contextualSpacing w:val="0"/>
        <w:rPr>
          <w:ins w:id="382" w:author="Author"/>
          <w:rFonts w:cs="Arial"/>
          <w:szCs w:val="20"/>
        </w:rPr>
      </w:pPr>
      <w:ins w:id="383" w:author="Author">
        <w:r>
          <w:rPr>
            <w:rFonts w:cs="Arial"/>
            <w:szCs w:val="20"/>
          </w:rPr>
          <w:t>The auditor’s previous experience with the entity;</w:t>
        </w:r>
      </w:ins>
    </w:p>
    <w:p w:rsidR="00596F9E" w:rsidRDefault="00596F9E" w:rsidP="007B1D35">
      <w:pPr>
        <w:pStyle w:val="ListParagraph"/>
        <w:numPr>
          <w:ilvl w:val="0"/>
          <w:numId w:val="72"/>
        </w:numPr>
        <w:ind w:left="1094" w:hanging="547"/>
        <w:contextualSpacing w:val="0"/>
        <w:rPr>
          <w:ins w:id="384" w:author="Author"/>
          <w:rFonts w:cs="Arial"/>
          <w:szCs w:val="20"/>
        </w:rPr>
      </w:pPr>
      <w:ins w:id="385" w:author="Author">
        <w:r>
          <w:rPr>
            <w:rFonts w:cs="Arial"/>
            <w:szCs w:val="20"/>
          </w:rPr>
          <w:t>The nature of the entity’s systems and processes, including whether they are formalized or not; and</w:t>
        </w:r>
      </w:ins>
    </w:p>
    <w:p w:rsidR="00596F9E" w:rsidRDefault="00596F9E" w:rsidP="007B1D35">
      <w:pPr>
        <w:pStyle w:val="ListParagraph"/>
        <w:numPr>
          <w:ilvl w:val="0"/>
          <w:numId w:val="72"/>
        </w:numPr>
        <w:ind w:left="1094" w:hanging="547"/>
        <w:contextualSpacing w:val="0"/>
        <w:rPr>
          <w:ins w:id="386" w:author="Author"/>
          <w:rFonts w:cs="Arial"/>
          <w:szCs w:val="20"/>
        </w:rPr>
      </w:pPr>
      <w:ins w:id="387" w:author="Author">
        <w:r>
          <w:rPr>
            <w:rFonts w:cs="Arial"/>
            <w:szCs w:val="20"/>
          </w:rPr>
          <w:t>The nature and form of the entity’s documentation.</w:t>
        </w:r>
      </w:ins>
    </w:p>
    <w:p w:rsidR="00596F9E" w:rsidRPr="00100470" w:rsidRDefault="00596F9E" w:rsidP="00596F9E">
      <w:pPr>
        <w:ind w:left="547" w:hanging="547"/>
        <w:rPr>
          <w:ins w:id="388" w:author="Author"/>
          <w:rFonts w:cs="Arial"/>
          <w:szCs w:val="20"/>
        </w:rPr>
      </w:pPr>
      <w:ins w:id="389" w:author="Author">
        <w:r>
          <w:rPr>
            <w:rFonts w:cs="Arial"/>
            <w:szCs w:val="20"/>
          </w:rPr>
          <w:t xml:space="preserve">A47d. </w:t>
        </w:r>
      </w:ins>
      <w:r>
        <w:rPr>
          <w:rFonts w:cs="Arial"/>
          <w:szCs w:val="20"/>
        </w:rPr>
        <w:t xml:space="preserve">[Previously Para. A91] </w:t>
      </w:r>
      <w:ins w:id="390" w:author="Author">
        <w:r w:rsidRPr="00961271">
          <w:rPr>
            <w:rFonts w:cs="Arial"/>
            <w:szCs w:val="20"/>
          </w:rPr>
          <w:t xml:space="preserve">The entity’s use of IT and the nature and extent of changes in the IT environment may also affect the specialized skills that are needed to assist with obtaining the required understanding. </w:t>
        </w:r>
      </w:ins>
    </w:p>
    <w:p w:rsidR="00596F9E" w:rsidRDefault="00596F9E" w:rsidP="00596F9E">
      <w:pPr>
        <w:keepNext/>
        <w:ind w:left="547" w:hanging="547"/>
        <w:rPr>
          <w:ins w:id="391" w:author="Author"/>
          <w:rFonts w:cs="Arial"/>
          <w:i/>
          <w:szCs w:val="20"/>
        </w:rPr>
      </w:pPr>
      <w:ins w:id="392" w:author="Author">
        <w:r>
          <w:rPr>
            <w:rFonts w:cs="Arial"/>
            <w:szCs w:val="20"/>
          </w:rPr>
          <w:t xml:space="preserve">A47e. </w:t>
        </w:r>
      </w:ins>
      <w:r>
        <w:rPr>
          <w:rFonts w:cs="Arial"/>
          <w:szCs w:val="20"/>
        </w:rPr>
        <w:t>[</w:t>
      </w:r>
      <w:r w:rsidRPr="00041E6C">
        <w:rPr>
          <w:rFonts w:cs="Arial"/>
          <w:i/>
          <w:szCs w:val="20"/>
        </w:rPr>
        <w:t xml:space="preserve">Previously </w:t>
      </w:r>
      <w:r w:rsidR="00041E6C" w:rsidRPr="00041E6C">
        <w:rPr>
          <w:rFonts w:cs="Arial"/>
          <w:i/>
          <w:szCs w:val="20"/>
        </w:rPr>
        <w:t>p</w:t>
      </w:r>
      <w:r w:rsidRPr="00041E6C">
        <w:rPr>
          <w:rFonts w:cs="Arial"/>
          <w:i/>
          <w:szCs w:val="20"/>
        </w:rPr>
        <w:t>ara. A16 (part)</w:t>
      </w:r>
      <w:r>
        <w:rPr>
          <w:rFonts w:cs="Arial"/>
          <w:szCs w:val="20"/>
        </w:rPr>
        <w:t xml:space="preserve">] </w:t>
      </w:r>
      <w:r w:rsidRPr="00041E6C">
        <w:rPr>
          <w:rFonts w:cs="Arial"/>
          <w:szCs w:val="20"/>
          <w:u w:val="single"/>
        </w:rPr>
        <w:t xml:space="preserve">Accordingly, the auditor’s risk assessment procedures to obtain the overall understanding may be less extensive in audits of less complex entities and more extensive for entities that are more complex. The depth of the overall understanding that is required by the auditor is </w:t>
      </w:r>
      <w:r w:rsidR="00975EA1" w:rsidRPr="00041E6C">
        <w:rPr>
          <w:rFonts w:cs="Arial"/>
          <w:szCs w:val="20"/>
          <w:u w:val="single"/>
        </w:rPr>
        <w:t xml:space="preserve">expected to be </w:t>
      </w:r>
      <w:r w:rsidRPr="00041E6C">
        <w:rPr>
          <w:rFonts w:cs="Arial"/>
          <w:szCs w:val="20"/>
          <w:u w:val="single"/>
        </w:rPr>
        <w:t>less than that possessed by management in managing the entity.</w:t>
      </w:r>
    </w:p>
    <w:p w:rsidR="00596F9E" w:rsidRDefault="00975EA1" w:rsidP="00975EA1">
      <w:pPr>
        <w:spacing w:before="240" w:after="120"/>
        <w:ind w:left="547" w:hanging="547"/>
        <w:jc w:val="left"/>
        <w:rPr>
          <w:ins w:id="393" w:author="Author"/>
          <w:rFonts w:cs="Arial"/>
          <w:szCs w:val="20"/>
        </w:rPr>
      </w:pPr>
      <w:ins w:id="394" w:author="Author">
        <w:r>
          <w:rPr>
            <w:rFonts w:cs="Arial"/>
            <w:szCs w:val="20"/>
          </w:rPr>
          <w:t>Obtaining the Required Understanding</w:t>
        </w:r>
      </w:ins>
    </w:p>
    <w:p w:rsidR="00C92119" w:rsidRDefault="00C92119" w:rsidP="00C92119">
      <w:pPr>
        <w:spacing w:after="120"/>
        <w:ind w:left="547" w:hanging="547"/>
        <w:rPr>
          <w:ins w:id="395" w:author="Author"/>
          <w:rFonts w:cs="Arial"/>
          <w:szCs w:val="20"/>
        </w:rPr>
      </w:pPr>
      <w:ins w:id="396" w:author="Author">
        <w:r>
          <w:rPr>
            <w:rFonts w:cs="Arial"/>
            <w:szCs w:val="20"/>
          </w:rPr>
          <w:t>A4</w:t>
        </w:r>
        <w:r w:rsidR="00975EA1">
          <w:rPr>
            <w:rFonts w:cs="Arial"/>
            <w:szCs w:val="20"/>
          </w:rPr>
          <w:t>7f</w:t>
        </w:r>
        <w:r>
          <w:rPr>
            <w:rFonts w:cs="Arial"/>
            <w:szCs w:val="20"/>
          </w:rPr>
          <w:t xml:space="preserve">. </w:t>
        </w:r>
      </w:ins>
      <w:r>
        <w:rPr>
          <w:rFonts w:cs="Arial"/>
          <w:szCs w:val="20"/>
        </w:rPr>
        <w:t>[</w:t>
      </w:r>
      <w:r w:rsidRPr="00C823F1">
        <w:rPr>
          <w:rFonts w:cs="Arial"/>
          <w:i/>
          <w:szCs w:val="20"/>
          <w:highlight w:val="yellow"/>
        </w:rPr>
        <w:t xml:space="preserve">Previously </w:t>
      </w:r>
      <w:r w:rsidR="00FA4EE8" w:rsidRPr="00C823F1">
        <w:rPr>
          <w:rFonts w:cs="Arial"/>
          <w:i/>
          <w:szCs w:val="20"/>
          <w:highlight w:val="yellow"/>
        </w:rPr>
        <w:t>part of p</w:t>
      </w:r>
      <w:r w:rsidRPr="00C823F1">
        <w:rPr>
          <w:rFonts w:cs="Arial"/>
          <w:i/>
          <w:szCs w:val="20"/>
          <w:highlight w:val="yellow"/>
        </w:rPr>
        <w:t>ara. A12</w:t>
      </w:r>
      <w:r>
        <w:rPr>
          <w:rFonts w:cs="Arial"/>
          <w:szCs w:val="20"/>
        </w:rPr>
        <w:t xml:space="preserve">] </w:t>
      </w:r>
      <w:r w:rsidRPr="00FA4EE8">
        <w:rPr>
          <w:rFonts w:cs="Arial"/>
          <w:szCs w:val="20"/>
          <w:u w:val="single"/>
        </w:rPr>
        <w:t>Obtaining an understanding of the entity and its environment, the applicable financial reporting framework and the entity’s system of internal control is a dynamic and iterative process of gathering, updating and analyzing information and continues throughout the audit.</w:t>
      </w:r>
      <w:r w:rsidRPr="009C5ECD">
        <w:rPr>
          <w:rFonts w:cs="Arial"/>
          <w:szCs w:val="20"/>
        </w:rPr>
        <w:t xml:space="preserve"> </w:t>
      </w:r>
      <w:ins w:id="397" w:author="Author">
        <w:r w:rsidR="00FA4EE8">
          <w:rPr>
            <w:rFonts w:cs="Arial"/>
            <w:szCs w:val="20"/>
          </w:rPr>
          <w:t>Therefore,</w:t>
        </w:r>
        <w:r>
          <w:rPr>
            <w:rFonts w:cs="Arial"/>
            <w:szCs w:val="20"/>
          </w:rPr>
          <w:t xml:space="preserve"> the auditor’s expectations may change as new information is obtained.</w:t>
        </w:r>
      </w:ins>
    </w:p>
    <w:p w:rsidR="003E1141" w:rsidRDefault="00BD14F7" w:rsidP="00971C2C">
      <w:pPr>
        <w:ind w:left="547" w:hanging="547"/>
        <w:rPr>
          <w:ins w:id="398" w:author="Author"/>
          <w:rFonts w:cs="Arial"/>
          <w:szCs w:val="20"/>
        </w:rPr>
      </w:pPr>
      <w:ins w:id="399" w:author="Author">
        <w:r w:rsidRPr="00B97A84">
          <w:rPr>
            <w:rFonts w:cs="Arial"/>
            <w:szCs w:val="20"/>
          </w:rPr>
          <w:t>A47</w:t>
        </w:r>
        <w:r w:rsidR="00975EA1">
          <w:rPr>
            <w:rFonts w:cs="Arial"/>
            <w:szCs w:val="20"/>
          </w:rPr>
          <w:t>g</w:t>
        </w:r>
        <w:r w:rsidRPr="00B97A84">
          <w:rPr>
            <w:rFonts w:cs="Arial"/>
            <w:szCs w:val="20"/>
          </w:rPr>
          <w:t xml:space="preserve">. </w:t>
        </w:r>
      </w:ins>
      <w:r w:rsidR="00975EA1">
        <w:rPr>
          <w:rFonts w:cs="Arial"/>
          <w:szCs w:val="20"/>
        </w:rPr>
        <w:t>[</w:t>
      </w:r>
      <w:r w:rsidRPr="00C823F1">
        <w:rPr>
          <w:rFonts w:cs="Arial"/>
          <w:i/>
          <w:szCs w:val="20"/>
          <w:highlight w:val="yellow"/>
        </w:rPr>
        <w:t xml:space="preserve">Previously </w:t>
      </w:r>
      <w:r w:rsidR="00547867" w:rsidRPr="00C823F1">
        <w:rPr>
          <w:rFonts w:cs="Arial"/>
          <w:i/>
          <w:szCs w:val="20"/>
          <w:highlight w:val="yellow"/>
        </w:rPr>
        <w:t>2</w:t>
      </w:r>
      <w:r w:rsidR="00547867" w:rsidRPr="00C823F1">
        <w:rPr>
          <w:rFonts w:cs="Arial"/>
          <w:i/>
          <w:szCs w:val="20"/>
          <w:highlight w:val="yellow"/>
          <w:vertAlign w:val="superscript"/>
        </w:rPr>
        <w:t>nd</w:t>
      </w:r>
      <w:r w:rsidR="00547867" w:rsidRPr="00C823F1">
        <w:rPr>
          <w:rFonts w:cs="Arial"/>
          <w:i/>
          <w:szCs w:val="20"/>
          <w:highlight w:val="yellow"/>
        </w:rPr>
        <w:t xml:space="preserve"> sentence of para. A47</w:t>
      </w:r>
      <w:r w:rsidR="00975EA1">
        <w:rPr>
          <w:rFonts w:cs="Arial"/>
          <w:szCs w:val="20"/>
        </w:rPr>
        <w:t>]</w:t>
      </w:r>
      <w:ins w:id="400" w:author="Author">
        <w:r w:rsidRPr="00B97A84">
          <w:rPr>
            <w:rFonts w:cs="Arial"/>
            <w:szCs w:val="20"/>
          </w:rPr>
          <w:t xml:space="preserve"> </w:t>
        </w:r>
      </w:ins>
      <w:del w:id="401" w:author="Author">
        <w:r w:rsidR="003E1141" w:rsidRPr="00B97A84" w:rsidDel="00BD14F7">
          <w:rPr>
            <w:rFonts w:cs="Arial"/>
            <w:szCs w:val="20"/>
          </w:rPr>
          <w:delText>Specifically, t</w:delText>
        </w:r>
      </w:del>
      <w:ins w:id="402" w:author="Author">
        <w:r w:rsidRPr="00B97A84">
          <w:rPr>
            <w:rFonts w:cs="Arial"/>
            <w:szCs w:val="20"/>
          </w:rPr>
          <w:t>T</w:t>
        </w:r>
      </w:ins>
      <w:r w:rsidR="003E1141" w:rsidRPr="00B97A84">
        <w:rPr>
          <w:rFonts w:cs="Arial"/>
          <w:szCs w:val="20"/>
        </w:rPr>
        <w:t xml:space="preserve">he auditor applies professional judgment in determining whether the understanding required by paragraph 23 is sufficient to provide an appropriate basis </w:t>
      </w:r>
      <w:del w:id="403" w:author="Author">
        <w:r w:rsidR="003E1141" w:rsidRPr="00B97A84" w:rsidDel="00832816">
          <w:rPr>
            <w:rFonts w:cs="Arial"/>
            <w:szCs w:val="20"/>
          </w:rPr>
          <w:delText xml:space="preserve">for </w:delText>
        </w:r>
      </w:del>
      <w:ins w:id="404" w:author="Author">
        <w:r w:rsidR="00832816">
          <w:rPr>
            <w:rFonts w:cs="Arial"/>
            <w:szCs w:val="20"/>
          </w:rPr>
          <w:t>to achieve</w:t>
        </w:r>
        <w:r w:rsidR="00832816" w:rsidRPr="00B97A84">
          <w:rPr>
            <w:rFonts w:cs="Arial"/>
            <w:szCs w:val="20"/>
          </w:rPr>
          <w:t xml:space="preserve"> </w:t>
        </w:r>
      </w:ins>
      <w:r w:rsidR="003E1141" w:rsidRPr="00B97A84">
        <w:rPr>
          <w:rFonts w:cs="Arial"/>
          <w:szCs w:val="20"/>
        </w:rPr>
        <w:t>the</w:t>
      </w:r>
      <w:ins w:id="405" w:author="Author">
        <w:r w:rsidR="00832816">
          <w:rPr>
            <w:rFonts w:cs="Arial"/>
            <w:szCs w:val="20"/>
          </w:rPr>
          <w:t xml:space="preserve"> objectives in paragraph 17(a) and (b).</w:t>
        </w:r>
      </w:ins>
      <w:del w:id="406" w:author="Author">
        <w:r w:rsidR="003E1141" w:rsidRPr="00B97A84" w:rsidDel="00832816">
          <w:rPr>
            <w:rFonts w:cs="Arial"/>
            <w:szCs w:val="20"/>
          </w:rPr>
          <w:delText xml:space="preserve"> auditor to understand the classes of transactions, account balances and disclosures to be expected in the entity’s financial statements</w:delText>
        </w:r>
      </w:del>
      <w:r w:rsidR="003E1141" w:rsidRPr="00B97A84">
        <w:rPr>
          <w:rFonts w:cs="Arial"/>
          <w:szCs w:val="20"/>
        </w:rPr>
        <w:t xml:space="preserve">. </w:t>
      </w:r>
    </w:p>
    <w:p w:rsidR="00596F9E" w:rsidRPr="00B97A84" w:rsidRDefault="00596F9E" w:rsidP="00975EA1">
      <w:pPr>
        <w:keepNext/>
        <w:ind w:left="547" w:hanging="547"/>
        <w:rPr>
          <w:ins w:id="407" w:author="Author"/>
          <w:rFonts w:cs="Arial"/>
          <w:szCs w:val="20"/>
        </w:rPr>
      </w:pPr>
      <w:ins w:id="408" w:author="Author">
        <w:r>
          <w:rPr>
            <w:rFonts w:cs="Arial"/>
            <w:szCs w:val="20"/>
          </w:rPr>
          <w:t>A47</w:t>
        </w:r>
        <w:r w:rsidR="00EF1712">
          <w:rPr>
            <w:rFonts w:cs="Arial"/>
            <w:szCs w:val="20"/>
          </w:rPr>
          <w:t>h</w:t>
        </w:r>
        <w:r>
          <w:rPr>
            <w:rFonts w:cs="Arial"/>
            <w:szCs w:val="20"/>
          </w:rPr>
          <w:t>. The auditor is only required to obtain an understanding of the relevant aspects of</w:t>
        </w:r>
        <w:r w:rsidRPr="00103B85">
          <w:rPr>
            <w:rFonts w:cs="Arial"/>
            <w:szCs w:val="20"/>
          </w:rPr>
          <w:t xml:space="preserve"> </w:t>
        </w:r>
        <w:r w:rsidRPr="00961271">
          <w:rPr>
            <w:rFonts w:cs="Arial"/>
            <w:szCs w:val="20"/>
          </w:rPr>
          <w:t>the entity and its environment, the applicable financial reporting framework</w:t>
        </w:r>
        <w:r>
          <w:rPr>
            <w:rFonts w:cs="Arial"/>
            <w:szCs w:val="20"/>
          </w:rPr>
          <w:t>,</w:t>
        </w:r>
        <w:r w:rsidRPr="00961271">
          <w:rPr>
            <w:rFonts w:cs="Arial"/>
            <w:szCs w:val="20"/>
          </w:rPr>
          <w:t xml:space="preserve"> and the </w:t>
        </w:r>
        <w:r>
          <w:rPr>
            <w:rFonts w:cs="Arial"/>
            <w:szCs w:val="20"/>
          </w:rPr>
          <w:t xml:space="preserve">components of </w:t>
        </w:r>
        <w:r w:rsidR="005D4798">
          <w:rPr>
            <w:rFonts w:cs="Arial"/>
            <w:szCs w:val="20"/>
          </w:rPr>
          <w:t>t</w:t>
        </w:r>
        <w:r>
          <w:rPr>
            <w:rFonts w:cs="Arial"/>
            <w:szCs w:val="20"/>
          </w:rPr>
          <w:t xml:space="preserve">he </w:t>
        </w:r>
        <w:r w:rsidRPr="00961271">
          <w:rPr>
            <w:rFonts w:cs="Arial"/>
            <w:szCs w:val="20"/>
          </w:rPr>
          <w:t>entity’s system of internal control</w:t>
        </w:r>
        <w:r>
          <w:rPr>
            <w:rFonts w:cs="Arial"/>
            <w:szCs w:val="20"/>
          </w:rPr>
          <w:t xml:space="preserve"> </w:t>
        </w:r>
        <w:r w:rsidRPr="00975EA1">
          <w:rPr>
            <w:rFonts w:cs="Arial"/>
            <w:szCs w:val="20"/>
          </w:rPr>
          <w:t>as set out in the relevant definitions</w:t>
        </w:r>
        <w:r>
          <w:rPr>
            <w:rFonts w:cs="Arial"/>
            <w:szCs w:val="20"/>
          </w:rPr>
          <w:t xml:space="preserve"> for the purpose of </w:t>
        </w:r>
        <w:r w:rsidR="004939D7">
          <w:rPr>
            <w:rFonts w:cs="Arial"/>
            <w:szCs w:val="20"/>
          </w:rPr>
          <w:t xml:space="preserve">paragraphs 17() and (b) (i.e., </w:t>
        </w:r>
        <w:r>
          <w:rPr>
            <w:rFonts w:cs="Arial"/>
            <w:szCs w:val="20"/>
          </w:rPr>
          <w:t xml:space="preserve">meeting </w:t>
        </w:r>
        <w:r w:rsidR="005D4798">
          <w:rPr>
            <w:rFonts w:cs="Arial"/>
            <w:szCs w:val="20"/>
          </w:rPr>
          <w:t>the objectives</w:t>
        </w:r>
        <w:r>
          <w:rPr>
            <w:rFonts w:cs="Arial"/>
            <w:szCs w:val="20"/>
          </w:rPr>
          <w:t xml:space="preserve"> of this standard.</w:t>
        </w:r>
        <w:r w:rsidR="004939D7">
          <w:rPr>
            <w:rFonts w:cs="Arial"/>
            <w:szCs w:val="20"/>
          </w:rPr>
          <w:t>)</w:t>
        </w:r>
      </w:ins>
    </w:p>
    <w:p w:rsidR="003E1141" w:rsidRPr="00961271" w:rsidRDefault="003E1141" w:rsidP="00971C2C">
      <w:pPr>
        <w:keepNext/>
        <w:spacing w:before="240"/>
        <w:rPr>
          <w:rFonts w:cs="Arial"/>
          <w:b/>
          <w:szCs w:val="20"/>
        </w:rPr>
      </w:pPr>
      <w:r w:rsidRPr="00961271">
        <w:rPr>
          <w:rFonts w:cs="Arial"/>
          <w:i/>
          <w:szCs w:val="20"/>
        </w:rPr>
        <w:t>The Entity and Its Environment</w:t>
      </w:r>
      <w:bookmarkEnd w:id="327"/>
      <w:r w:rsidRPr="00961271">
        <w:rPr>
          <w:rFonts w:cs="Arial"/>
          <w:i/>
          <w:szCs w:val="20"/>
        </w:rPr>
        <w:t xml:space="preserve"> </w:t>
      </w:r>
      <w:r>
        <w:rPr>
          <w:rFonts w:cs="Arial"/>
          <w:szCs w:val="20"/>
        </w:rPr>
        <w:t>(Ref: Para 23</w:t>
      </w:r>
      <w:r w:rsidRPr="00961271">
        <w:rPr>
          <w:rFonts w:cs="Arial"/>
          <w:szCs w:val="20"/>
        </w:rPr>
        <w:t>(a))</w:t>
      </w:r>
    </w:p>
    <w:p w:rsidR="00AB061B" w:rsidRPr="00AB061B" w:rsidRDefault="003E1141" w:rsidP="00AB061B">
      <w:pPr>
        <w:ind w:left="547" w:hanging="547"/>
        <w:rPr>
          <w:rFonts w:cs="Arial"/>
          <w:strike/>
          <w:szCs w:val="20"/>
        </w:rPr>
      </w:pPr>
      <w:r w:rsidRPr="00961271">
        <w:rPr>
          <w:rFonts w:cs="Arial"/>
          <w:szCs w:val="20"/>
        </w:rPr>
        <w:t>A48.</w:t>
      </w:r>
      <w:r w:rsidRPr="00961271">
        <w:rPr>
          <w:rFonts w:cs="Arial"/>
          <w:szCs w:val="20"/>
        </w:rPr>
        <w:tab/>
      </w:r>
      <w:r w:rsidR="00643C5E">
        <w:rPr>
          <w:rFonts w:cs="Arial"/>
          <w:szCs w:val="20"/>
        </w:rPr>
        <w:t>[</w:t>
      </w:r>
      <w:r w:rsidR="00643C5E" w:rsidRPr="00C21D43">
        <w:rPr>
          <w:rFonts w:cs="Arial"/>
          <w:i/>
          <w:szCs w:val="20"/>
          <w:highlight w:val="yellow"/>
        </w:rPr>
        <w:t xml:space="preserve">Moved to </w:t>
      </w:r>
      <w:r w:rsidR="00547867" w:rsidRPr="00C21D43">
        <w:rPr>
          <w:rFonts w:cs="Arial"/>
          <w:i/>
          <w:szCs w:val="20"/>
          <w:highlight w:val="yellow"/>
        </w:rPr>
        <w:t>p</w:t>
      </w:r>
      <w:r w:rsidR="00643C5E" w:rsidRPr="00C21D43">
        <w:rPr>
          <w:rFonts w:cs="Arial"/>
          <w:i/>
          <w:szCs w:val="20"/>
          <w:highlight w:val="yellow"/>
        </w:rPr>
        <w:t>ara. A49a</w:t>
      </w:r>
      <w:r w:rsidR="00643C5E">
        <w:rPr>
          <w:rFonts w:cs="Arial"/>
          <w:szCs w:val="20"/>
        </w:rPr>
        <w:t xml:space="preserve">] </w:t>
      </w:r>
      <w:r w:rsidRPr="00961271">
        <w:rPr>
          <w:rFonts w:cs="Arial"/>
          <w:szCs w:val="20"/>
        </w:rPr>
        <w:t xml:space="preserve"> </w:t>
      </w:r>
      <w:r w:rsidR="00AB061B" w:rsidRPr="00AB061B">
        <w:rPr>
          <w:rFonts w:cs="Arial"/>
          <w:strike/>
          <w:szCs w:val="20"/>
        </w:rPr>
        <w:t xml:space="preserve">In obtaining an understanding of the entity and its environment, the auditor may be able to enhance the understanding by using automated tools and techniques. For example, the auditor may use automated techniques to understand flows of transactions and processing as part of the auditor’s procedures to understand the information system. An outcome of these procedures may be that the auditor obtains information about the entity’s organizational structure or those with whom the entity conducts business (e.g., vendors, customers, related parties). </w:t>
      </w:r>
    </w:p>
    <w:p w:rsidR="003E1141" w:rsidRDefault="003E1141" w:rsidP="00971C2C">
      <w:pPr>
        <w:ind w:left="547" w:hanging="547"/>
        <w:rPr>
          <w:rFonts w:cs="Arial"/>
          <w:szCs w:val="20"/>
        </w:rPr>
      </w:pPr>
    </w:p>
    <w:p w:rsidR="00FD6427" w:rsidRDefault="00FD6427" w:rsidP="00FD6427">
      <w:pPr>
        <w:keepNext/>
        <w:jc w:val="left"/>
        <w:rPr>
          <w:rFonts w:cs="Arial"/>
          <w:szCs w:val="20"/>
        </w:rPr>
      </w:pPr>
    </w:p>
    <w:p w:rsidR="00643C5E" w:rsidRPr="00961271" w:rsidRDefault="00643C5E" w:rsidP="00FD6427">
      <w:pPr>
        <w:keepNext/>
        <w:spacing w:after="120"/>
        <w:jc w:val="left"/>
        <w:rPr>
          <w:rFonts w:cs="Arial"/>
          <w:szCs w:val="20"/>
        </w:rPr>
      </w:pPr>
      <w:r w:rsidRPr="00961271">
        <w:rPr>
          <w:rFonts w:cs="Arial"/>
          <w:szCs w:val="20"/>
        </w:rPr>
        <w:t>How Events or Conditions are Subject To, or Affected By, the Inherent Risk Factors</w:t>
      </w:r>
    </w:p>
    <w:tbl>
      <w:tblPr>
        <w:tblStyle w:val="TableGrid"/>
        <w:tblW w:w="0" w:type="auto"/>
        <w:tblInd w:w="80" w:type="dxa"/>
        <w:tblLook w:val="04A0" w:firstRow="1" w:lastRow="0" w:firstColumn="1" w:lastColumn="0" w:noHBand="0" w:noVBand="1"/>
      </w:tblPr>
      <w:tblGrid>
        <w:gridCol w:w="9260"/>
      </w:tblGrid>
      <w:tr w:rsidR="00F661DE" w:rsidTr="00F661DE">
        <w:trPr>
          <w:ins w:id="409" w:author="Author"/>
        </w:trPr>
        <w:tc>
          <w:tcPr>
            <w:tcW w:w="9260" w:type="dxa"/>
          </w:tcPr>
          <w:p w:rsidR="00F661DE" w:rsidRDefault="00F661DE" w:rsidP="00F661DE">
            <w:pPr>
              <w:spacing w:before="120" w:after="120"/>
              <w:rPr>
                <w:ins w:id="410" w:author="Author"/>
                <w:rFonts w:cs="Arial"/>
                <w:szCs w:val="20"/>
              </w:rPr>
            </w:pPr>
            <w:bookmarkStart w:id="411" w:name="_Hlk8382257"/>
            <w:r w:rsidRPr="00F661DE">
              <w:rPr>
                <w:rFonts w:cs="Arial"/>
                <w:b/>
                <w:szCs w:val="20"/>
              </w:rPr>
              <w:t>Appendix 2</w:t>
            </w:r>
            <w:r w:rsidRPr="00F661DE">
              <w:rPr>
                <w:rFonts w:cs="Arial"/>
                <w:szCs w:val="20"/>
              </w:rPr>
              <w:t xml:space="preserve"> provides examples of events and conditions that may indicate susceptibility to risks of material misstatement, categorized by inherent risk factor.</w:t>
            </w:r>
          </w:p>
        </w:tc>
      </w:tr>
    </w:tbl>
    <w:bookmarkEnd w:id="411"/>
    <w:p w:rsidR="00FD6427" w:rsidRDefault="00FD6427" w:rsidP="00643C5E">
      <w:pPr>
        <w:ind w:left="547" w:hanging="547"/>
        <w:rPr>
          <w:rFonts w:cs="Arial"/>
          <w:szCs w:val="20"/>
        </w:rPr>
      </w:pPr>
      <w:ins w:id="412" w:author="Author">
        <w:r>
          <w:rPr>
            <w:rFonts w:cs="Arial"/>
            <w:szCs w:val="20"/>
          </w:rPr>
          <w:t>Why the auditor considers the inherent risk factors when understanding the entity and its environment</w:t>
        </w:r>
      </w:ins>
    </w:p>
    <w:p w:rsidR="00643C5E" w:rsidRPr="00AB061B" w:rsidRDefault="00643C5E" w:rsidP="00643C5E">
      <w:pPr>
        <w:ind w:left="547" w:hanging="547"/>
        <w:rPr>
          <w:rFonts w:cs="Arial"/>
          <w:strike/>
          <w:szCs w:val="20"/>
        </w:rPr>
      </w:pPr>
      <w:ins w:id="413" w:author="Author">
        <w:r>
          <w:rPr>
            <w:rFonts w:cs="Arial"/>
            <w:szCs w:val="20"/>
          </w:rPr>
          <w:t>A48a</w:t>
        </w:r>
      </w:ins>
      <w:r w:rsidRPr="00961271">
        <w:rPr>
          <w:rFonts w:cs="Arial"/>
          <w:szCs w:val="20"/>
        </w:rPr>
        <w:t xml:space="preserve">. </w:t>
      </w:r>
      <w:bookmarkStart w:id="414" w:name="_Hlk9851219"/>
      <w:r>
        <w:rPr>
          <w:rFonts w:cs="Arial"/>
          <w:szCs w:val="20"/>
        </w:rPr>
        <w:t>[</w:t>
      </w:r>
      <w:r w:rsidRPr="00C21D43">
        <w:rPr>
          <w:rFonts w:cs="Arial"/>
          <w:i/>
          <w:szCs w:val="20"/>
          <w:highlight w:val="yellow"/>
        </w:rPr>
        <w:t xml:space="preserve">Previously </w:t>
      </w:r>
      <w:r w:rsidR="00547867" w:rsidRPr="00C21D43">
        <w:rPr>
          <w:rFonts w:cs="Arial"/>
          <w:i/>
          <w:szCs w:val="20"/>
          <w:highlight w:val="yellow"/>
        </w:rPr>
        <w:t>p</w:t>
      </w:r>
      <w:r w:rsidRPr="00C21D43">
        <w:rPr>
          <w:rFonts w:cs="Arial"/>
          <w:i/>
          <w:szCs w:val="20"/>
          <w:highlight w:val="yellow"/>
        </w:rPr>
        <w:t>ara. A83</w:t>
      </w:r>
      <w:r>
        <w:rPr>
          <w:rFonts w:cs="Arial"/>
          <w:szCs w:val="20"/>
        </w:rPr>
        <w:t>]</w:t>
      </w:r>
      <w:bookmarkEnd w:id="414"/>
      <w:r>
        <w:rPr>
          <w:rFonts w:cs="Arial"/>
          <w:szCs w:val="20"/>
        </w:rPr>
        <w:t xml:space="preserve"> </w:t>
      </w:r>
      <w:del w:id="415" w:author="Author">
        <w:r w:rsidRPr="00961271" w:rsidDel="001E7CED">
          <w:rPr>
            <w:rFonts w:cs="Arial"/>
            <w:szCs w:val="20"/>
          </w:rPr>
          <w:delText>The auditor is required to consider events or conditions in understanding how the applicable financial reporting framework applies in the context of the nature and circumstances of the entity.  In doing so,</w:delText>
        </w:r>
      </w:del>
      <w:ins w:id="416" w:author="Author">
        <w:r>
          <w:rPr>
            <w:rFonts w:cs="Arial"/>
            <w:szCs w:val="20"/>
          </w:rPr>
          <w:t>When understanding the entity and its environment,</w:t>
        </w:r>
      </w:ins>
      <w:r w:rsidRPr="00961271">
        <w:rPr>
          <w:rFonts w:cs="Arial"/>
          <w:szCs w:val="20"/>
        </w:rPr>
        <w:t xml:space="preserve"> the auditor </w:t>
      </w:r>
      <w:ins w:id="417" w:author="Author">
        <w:r>
          <w:rPr>
            <w:rFonts w:cs="Arial"/>
            <w:szCs w:val="20"/>
          </w:rPr>
          <w:t>considers</w:t>
        </w:r>
      </w:ins>
      <w:del w:id="418" w:author="Author">
        <w:r w:rsidRPr="00961271" w:rsidDel="001E7CED">
          <w:rPr>
            <w:rFonts w:cs="Arial"/>
            <w:szCs w:val="20"/>
          </w:rPr>
          <w:delText>identifies</w:delText>
        </w:r>
      </w:del>
      <w:r w:rsidRPr="00961271">
        <w:rPr>
          <w:rFonts w:cs="Arial"/>
          <w:szCs w:val="20"/>
        </w:rPr>
        <w:t xml:space="preserve"> how events or conditions </w:t>
      </w:r>
      <w:ins w:id="419" w:author="Author">
        <w:r w:rsidR="0067606D">
          <w:rPr>
            <w:rFonts w:cs="Arial"/>
            <w:szCs w:val="20"/>
          </w:rPr>
          <w:t xml:space="preserve">related to the entity and its environment </w:t>
        </w:r>
      </w:ins>
      <w:r w:rsidRPr="00961271">
        <w:rPr>
          <w:rFonts w:cs="Arial"/>
          <w:szCs w:val="20"/>
        </w:rPr>
        <w:t xml:space="preserve">are subject to, or affected by, the inherent risk </w:t>
      </w:r>
      <w:r w:rsidR="004A2167" w:rsidRPr="00961271">
        <w:rPr>
          <w:rFonts w:cs="Arial"/>
          <w:szCs w:val="20"/>
        </w:rPr>
        <w:t>factors</w:t>
      </w:r>
      <w:r w:rsidR="004A2167">
        <w:rPr>
          <w:rFonts w:cs="Arial"/>
          <w:szCs w:val="20"/>
        </w:rPr>
        <w:t>. These</w:t>
      </w:r>
      <w:ins w:id="420" w:author="Author">
        <w:r w:rsidR="001342D7">
          <w:rPr>
            <w:rFonts w:cs="Arial"/>
            <w:szCs w:val="20"/>
          </w:rPr>
          <w:t xml:space="preserve"> inherent risk factors help with the auditor’s understanding of where risks of material misstatement may arise when the entity has applied the applicable financial reporting framework</w:t>
        </w:r>
        <w:r w:rsidR="00832816">
          <w:rPr>
            <w:rFonts w:cs="Arial"/>
            <w:szCs w:val="20"/>
          </w:rPr>
          <w:t xml:space="preserve"> to these events or conditions</w:t>
        </w:r>
        <w:r w:rsidR="001342D7">
          <w:rPr>
            <w:rFonts w:cs="Arial"/>
            <w:szCs w:val="20"/>
          </w:rPr>
          <w:t xml:space="preserve"> by highlighting </w:t>
        </w:r>
      </w:ins>
      <w:del w:id="421" w:author="Author">
        <w:r w:rsidRPr="00961271" w:rsidDel="0067606D">
          <w:rPr>
            <w:rFonts w:cs="Arial"/>
            <w:szCs w:val="20"/>
          </w:rPr>
          <w:delText>which</w:delText>
        </w:r>
        <w:r w:rsidRPr="00961271" w:rsidDel="001342D7">
          <w:rPr>
            <w:rFonts w:cs="Arial"/>
            <w:szCs w:val="20"/>
          </w:rPr>
          <w:delText xml:space="preserve"> may assist the auditor in understanding</w:delText>
        </w:r>
      </w:del>
      <w:r w:rsidRPr="00961271">
        <w:rPr>
          <w:rFonts w:cs="Arial"/>
          <w:szCs w:val="20"/>
        </w:rPr>
        <w:t xml:space="preserve"> which classes of transactions, account balances and disclosures may be affected</w:t>
      </w:r>
      <w:ins w:id="422" w:author="Author">
        <w:r>
          <w:rPr>
            <w:rFonts w:cs="Arial"/>
            <w:szCs w:val="20"/>
          </w:rPr>
          <w:t xml:space="preserve"> and therefore </w:t>
        </w:r>
        <w:r w:rsidR="001342D7">
          <w:rPr>
            <w:rFonts w:cs="Arial"/>
            <w:szCs w:val="20"/>
          </w:rPr>
          <w:t xml:space="preserve">which </w:t>
        </w:r>
        <w:r>
          <w:rPr>
            <w:rFonts w:cs="Arial"/>
            <w:szCs w:val="20"/>
          </w:rPr>
          <w:t>may be significant classes of transactions, account balances and disclosures</w:t>
        </w:r>
      </w:ins>
      <w:r w:rsidRPr="00961271">
        <w:rPr>
          <w:rFonts w:cs="Arial"/>
          <w:szCs w:val="20"/>
        </w:rPr>
        <w:t xml:space="preserve">. Understanding whether, and </w:t>
      </w:r>
      <w:r w:rsidRPr="00961271">
        <w:rPr>
          <w:rFonts w:cs="Arial"/>
          <w:spacing w:val="-4"/>
          <w:szCs w:val="20"/>
        </w:rPr>
        <w:t>the relative degree to which</w:t>
      </w:r>
      <w:ins w:id="423" w:author="Author">
        <w:r w:rsidR="0067606D">
          <w:rPr>
            <w:rFonts w:cs="Arial"/>
            <w:spacing w:val="-4"/>
            <w:szCs w:val="20"/>
          </w:rPr>
          <w:t>,</w:t>
        </w:r>
      </w:ins>
      <w:r w:rsidRPr="00961271">
        <w:rPr>
          <w:rFonts w:cs="Arial"/>
          <w:spacing w:val="-4"/>
          <w:szCs w:val="20"/>
        </w:rPr>
        <w:t xml:space="preserve"> the inherent risk factors affect the events and conditions may </w:t>
      </w:r>
      <w:ins w:id="424" w:author="Author">
        <w:r w:rsidR="0067606D">
          <w:rPr>
            <w:rFonts w:cs="Arial"/>
            <w:spacing w:val="-4"/>
            <w:szCs w:val="20"/>
          </w:rPr>
          <w:t xml:space="preserve">also </w:t>
        </w:r>
      </w:ins>
      <w:r w:rsidRPr="00961271">
        <w:rPr>
          <w:rFonts w:cs="Arial"/>
          <w:spacing w:val="-4"/>
          <w:szCs w:val="20"/>
        </w:rPr>
        <w:t>assist the auditor in identifying and assessing the risks of material misstatement at the assertion level</w:t>
      </w:r>
      <w:r w:rsidRPr="00961271">
        <w:rPr>
          <w:rFonts w:cs="Arial"/>
          <w:szCs w:val="20"/>
        </w:rPr>
        <w:t xml:space="preserve">. </w:t>
      </w:r>
      <w:r w:rsidR="00AB061B">
        <w:rPr>
          <w:rFonts w:cs="Arial"/>
          <w:szCs w:val="20"/>
        </w:rPr>
        <w:t>[</w:t>
      </w:r>
      <w:r w:rsidR="00AB061B" w:rsidRPr="00C21D43">
        <w:rPr>
          <w:rFonts w:cs="Arial"/>
          <w:i/>
          <w:szCs w:val="20"/>
          <w:highlight w:val="yellow"/>
        </w:rPr>
        <w:t>Moved to example box</w:t>
      </w:r>
      <w:r w:rsidR="00AB061B">
        <w:rPr>
          <w:rFonts w:cs="Arial"/>
          <w:szCs w:val="20"/>
        </w:rPr>
        <w:t xml:space="preserve">] </w:t>
      </w:r>
      <w:r w:rsidR="00AB061B" w:rsidRPr="00AB061B">
        <w:rPr>
          <w:rFonts w:cs="Arial"/>
          <w:b/>
          <w:strike/>
          <w:szCs w:val="20"/>
        </w:rPr>
        <w:t>Appendix 2</w:t>
      </w:r>
      <w:r w:rsidR="00AB061B" w:rsidRPr="00AB061B">
        <w:rPr>
          <w:rFonts w:cs="Arial"/>
          <w:strike/>
          <w:szCs w:val="20"/>
        </w:rPr>
        <w:t xml:space="preserve"> provides examples of events and conditions that may indicate susceptibility to risks of material misstatement, categorized by inherent risk factor.</w:t>
      </w:r>
    </w:p>
    <w:p w:rsidR="00643C5E" w:rsidRDefault="00643C5E" w:rsidP="00F661DE">
      <w:pPr>
        <w:keepNext/>
        <w:spacing w:before="240" w:after="120"/>
        <w:ind w:left="547" w:hanging="547"/>
        <w:jc w:val="left"/>
        <w:rPr>
          <w:ins w:id="425" w:author="Author"/>
          <w:rFonts w:cs="Arial"/>
          <w:kern w:val="20"/>
          <w:szCs w:val="20"/>
        </w:rPr>
      </w:pPr>
      <w:ins w:id="426" w:author="Author">
        <w:r>
          <w:rPr>
            <w:rFonts w:cs="Arial"/>
            <w:szCs w:val="20"/>
          </w:rPr>
          <w:t>The Effect of the Inherent Risk Factors on a Class of Transactions, Account Balance or Disclosure</w:t>
        </w:r>
      </w:ins>
    </w:p>
    <w:p w:rsidR="0067606D" w:rsidRDefault="00643C5E" w:rsidP="001342D7">
      <w:pPr>
        <w:spacing w:after="120"/>
        <w:ind w:left="547" w:hanging="547"/>
        <w:rPr>
          <w:ins w:id="427" w:author="Author"/>
          <w:rFonts w:cs="Arial"/>
          <w:kern w:val="20"/>
          <w:szCs w:val="20"/>
        </w:rPr>
      </w:pPr>
      <w:ins w:id="428" w:author="Author">
        <w:r>
          <w:rPr>
            <w:rFonts w:cs="Arial"/>
            <w:kern w:val="20"/>
            <w:szCs w:val="20"/>
          </w:rPr>
          <w:t>A48b</w:t>
        </w:r>
      </w:ins>
      <w:r w:rsidRPr="00961271">
        <w:rPr>
          <w:rFonts w:cs="Arial"/>
          <w:kern w:val="20"/>
          <w:szCs w:val="20"/>
        </w:rPr>
        <w:t xml:space="preserve">. </w:t>
      </w:r>
      <w:r>
        <w:rPr>
          <w:rFonts w:cs="Arial"/>
          <w:szCs w:val="20"/>
        </w:rPr>
        <w:t xml:space="preserve">[Previously </w:t>
      </w:r>
      <w:r w:rsidR="001342D7">
        <w:rPr>
          <w:rFonts w:cs="Arial"/>
          <w:szCs w:val="20"/>
        </w:rPr>
        <w:t xml:space="preserve">part of </w:t>
      </w:r>
      <w:r>
        <w:rPr>
          <w:rFonts w:cs="Arial"/>
          <w:szCs w:val="20"/>
        </w:rPr>
        <w:t xml:space="preserve">Para. A84] </w:t>
      </w:r>
      <w:r w:rsidRPr="00961271">
        <w:rPr>
          <w:rFonts w:cs="Arial"/>
          <w:kern w:val="20"/>
          <w:szCs w:val="20"/>
        </w:rPr>
        <w:t xml:space="preserve">The extent to which a class of transactions, account balance or disclosure is subject to, or affected by, complexity or subjectivity, is often closely related to the extent to which it is subject to change or uncertainty. </w:t>
      </w:r>
    </w:p>
    <w:tbl>
      <w:tblPr>
        <w:tblStyle w:val="TableGrid"/>
        <w:tblW w:w="0" w:type="auto"/>
        <w:tblInd w:w="547" w:type="dxa"/>
        <w:tblLook w:val="04A0" w:firstRow="1" w:lastRow="0" w:firstColumn="1" w:lastColumn="0" w:noHBand="0" w:noVBand="1"/>
      </w:tblPr>
      <w:tblGrid>
        <w:gridCol w:w="8793"/>
      </w:tblGrid>
      <w:tr w:rsidR="0067606D" w:rsidTr="0067606D">
        <w:trPr>
          <w:ins w:id="429" w:author="Author"/>
        </w:trPr>
        <w:tc>
          <w:tcPr>
            <w:tcW w:w="9340" w:type="dxa"/>
          </w:tcPr>
          <w:p w:rsidR="0067606D" w:rsidRDefault="0067606D" w:rsidP="00643C5E">
            <w:pPr>
              <w:rPr>
                <w:ins w:id="430" w:author="Author"/>
                <w:rFonts w:cs="Arial"/>
                <w:kern w:val="20"/>
                <w:szCs w:val="20"/>
              </w:rPr>
            </w:pPr>
            <w:ins w:id="431" w:author="Author">
              <w:r>
                <w:rPr>
                  <w:rFonts w:cs="Arial"/>
                  <w:kern w:val="20"/>
                  <w:szCs w:val="20"/>
                </w:rPr>
                <w:t>Example:</w:t>
              </w:r>
            </w:ins>
          </w:p>
          <w:p w:rsidR="0067606D" w:rsidRDefault="0067606D" w:rsidP="001342D7">
            <w:pPr>
              <w:spacing w:after="120"/>
              <w:rPr>
                <w:ins w:id="432" w:author="Author"/>
                <w:rFonts w:cs="Arial"/>
                <w:kern w:val="20"/>
                <w:szCs w:val="20"/>
              </w:rPr>
            </w:pPr>
            <w:ins w:id="433" w:author="Author">
              <w:r>
                <w:rPr>
                  <w:rFonts w:cs="Arial"/>
                  <w:kern w:val="20"/>
                  <w:szCs w:val="20"/>
                </w:rPr>
                <w:t>If the entity has a</w:t>
              </w:r>
              <w:r w:rsidR="001342D7">
                <w:rPr>
                  <w:rFonts w:cs="Arial"/>
                  <w:kern w:val="20"/>
                  <w:szCs w:val="20"/>
                </w:rPr>
                <w:t>n accounting estimate</w:t>
              </w:r>
              <w:r>
                <w:rPr>
                  <w:rFonts w:cs="Arial"/>
                  <w:kern w:val="20"/>
                  <w:szCs w:val="20"/>
                </w:rPr>
                <w:t xml:space="preserve"> </w:t>
              </w:r>
              <w:r w:rsidR="001342D7">
                <w:rPr>
                  <w:rFonts w:cs="Arial"/>
                  <w:kern w:val="20"/>
                  <w:szCs w:val="20"/>
                </w:rPr>
                <w:t xml:space="preserve">based on assumptions that are sensitive to changes, </w:t>
              </w:r>
              <w:r>
                <w:rPr>
                  <w:rFonts w:cs="Arial"/>
                  <w:kern w:val="20"/>
                  <w:szCs w:val="20"/>
                </w:rPr>
                <w:t xml:space="preserve"> </w:t>
              </w:r>
              <w:r w:rsidR="001342D7">
                <w:rPr>
                  <w:rFonts w:cs="Arial"/>
                  <w:kern w:val="20"/>
                  <w:szCs w:val="20"/>
                </w:rPr>
                <w:t xml:space="preserve">the greater the risk </w:t>
              </w:r>
              <w:del w:id="434" w:author="Author">
                <w:r w:rsidR="001342D7" w:rsidDel="00832816">
                  <w:rPr>
                    <w:rFonts w:cs="Arial"/>
                    <w:kern w:val="20"/>
                    <w:szCs w:val="20"/>
                  </w:rPr>
                  <w:delText xml:space="preserve">is </w:delText>
                </w:r>
              </w:del>
              <w:r w:rsidR="001342D7">
                <w:rPr>
                  <w:rFonts w:cs="Arial"/>
                  <w:kern w:val="20"/>
                  <w:szCs w:val="20"/>
                </w:rPr>
                <w:t>that there may be a material misstatement.</w:t>
              </w:r>
            </w:ins>
          </w:p>
        </w:tc>
      </w:tr>
    </w:tbl>
    <w:p w:rsidR="00643C5E" w:rsidRPr="00961271" w:rsidRDefault="0067606D" w:rsidP="00643C5E">
      <w:pPr>
        <w:ind w:left="547" w:hanging="547"/>
        <w:rPr>
          <w:rFonts w:cs="Arial"/>
          <w:color w:val="FF0000"/>
          <w:kern w:val="20"/>
          <w:szCs w:val="20"/>
        </w:rPr>
      </w:pPr>
      <w:ins w:id="435" w:author="Author">
        <w:r>
          <w:rPr>
            <w:rFonts w:cs="Arial"/>
            <w:kern w:val="20"/>
            <w:szCs w:val="20"/>
          </w:rPr>
          <w:t xml:space="preserve">A48c. </w:t>
        </w:r>
        <w:r w:rsidR="00643C5E">
          <w:rPr>
            <w:rFonts w:cs="Arial"/>
            <w:kern w:val="20"/>
            <w:szCs w:val="20"/>
          </w:rPr>
          <w:t xml:space="preserve">The greater the extent to which a class of transactions, account balance or disclosure is subject to, or affected by, complexity or subjectivity, the greater the need for the auditor to apply professional skepticism. </w:t>
        </w:r>
      </w:ins>
      <w:r w:rsidR="001342D7">
        <w:rPr>
          <w:rFonts w:cs="Arial"/>
          <w:szCs w:val="20"/>
        </w:rPr>
        <w:t xml:space="preserve">[Previously part of Para. A84] </w:t>
      </w:r>
      <w:r w:rsidR="00643C5E" w:rsidRPr="00961271">
        <w:rPr>
          <w:rFonts w:cs="Arial"/>
          <w:kern w:val="20"/>
          <w:szCs w:val="20"/>
        </w:rPr>
        <w:t>Further, when a class of transactions, account balance or disclosure is subject to, or affected by, complexity, subjectivity, change or uncertainty, these inherent risk factors may create opportunity for management bias, whether unintentional or intentional, and affect susceptibility to misstatement due to management bias</w:t>
      </w:r>
      <w:del w:id="436" w:author="Author">
        <w:r w:rsidR="00643C5E" w:rsidRPr="00961271" w:rsidDel="00B13A5D">
          <w:rPr>
            <w:rFonts w:cs="Arial"/>
            <w:kern w:val="20"/>
            <w:szCs w:val="20"/>
          </w:rPr>
          <w:delText xml:space="preserve"> or fraud</w:delText>
        </w:r>
      </w:del>
      <w:r w:rsidR="00643C5E" w:rsidRPr="00961271">
        <w:rPr>
          <w:rFonts w:cs="Arial"/>
          <w:kern w:val="20"/>
          <w:szCs w:val="20"/>
        </w:rPr>
        <w:t xml:space="preserve">. </w:t>
      </w:r>
      <w:del w:id="437" w:author="Author">
        <w:r w:rsidR="00643C5E" w:rsidRPr="00961271" w:rsidDel="00FD6427">
          <w:rPr>
            <w:rFonts w:cs="Arial"/>
            <w:kern w:val="20"/>
            <w:szCs w:val="20"/>
          </w:rPr>
          <w:delText>Accordingly, t</w:delText>
        </w:r>
      </w:del>
      <w:ins w:id="438" w:author="Author">
        <w:r w:rsidR="00FD6427">
          <w:rPr>
            <w:rFonts w:cs="Arial"/>
            <w:kern w:val="20"/>
            <w:szCs w:val="20"/>
          </w:rPr>
          <w:t>T</w:t>
        </w:r>
      </w:ins>
      <w:r w:rsidR="00643C5E" w:rsidRPr="00961271">
        <w:rPr>
          <w:rFonts w:cs="Arial"/>
          <w:kern w:val="20"/>
          <w:szCs w:val="20"/>
        </w:rPr>
        <w:t>he auditor’s identification of risks of material misstatement, and assessment of inherent risk at the assertion level, are also affected by the interrelationships among the inherent risk factors.</w:t>
      </w:r>
    </w:p>
    <w:p w:rsidR="00643C5E" w:rsidRPr="00961271" w:rsidRDefault="00643C5E" w:rsidP="00643C5E">
      <w:pPr>
        <w:ind w:left="547" w:hanging="547"/>
        <w:rPr>
          <w:rFonts w:cs="Arial"/>
          <w:szCs w:val="20"/>
        </w:rPr>
      </w:pPr>
      <w:ins w:id="439" w:author="Author">
        <w:r>
          <w:rPr>
            <w:rFonts w:cs="Arial"/>
            <w:szCs w:val="20"/>
          </w:rPr>
          <w:t>A48</w:t>
        </w:r>
        <w:r w:rsidR="001342D7">
          <w:rPr>
            <w:rFonts w:cs="Arial"/>
            <w:szCs w:val="20"/>
          </w:rPr>
          <w:t>d</w:t>
        </w:r>
      </w:ins>
      <w:r w:rsidRPr="00961271">
        <w:rPr>
          <w:rFonts w:cs="Arial"/>
          <w:szCs w:val="20"/>
        </w:rPr>
        <w:t xml:space="preserve">. </w:t>
      </w:r>
      <w:r>
        <w:rPr>
          <w:rFonts w:cs="Arial"/>
          <w:szCs w:val="20"/>
        </w:rPr>
        <w:t xml:space="preserve">[Previously Para. A85] </w:t>
      </w:r>
      <w:r w:rsidRPr="00961271">
        <w:rPr>
          <w:rFonts w:cs="Arial"/>
          <w:szCs w:val="20"/>
        </w:rPr>
        <w:t xml:space="preserve">Events or conditions that may be affected by, or subject to, the susceptibility of misstatement due to management bias </w:t>
      </w:r>
      <w:del w:id="440" w:author="Author">
        <w:r w:rsidRPr="00961271" w:rsidDel="004939D7">
          <w:rPr>
            <w:rFonts w:cs="Arial"/>
            <w:szCs w:val="20"/>
          </w:rPr>
          <w:delText xml:space="preserve">or fraud </w:delText>
        </w:r>
      </w:del>
      <w:r w:rsidRPr="00961271">
        <w:rPr>
          <w:rFonts w:cs="Arial"/>
          <w:szCs w:val="20"/>
        </w:rPr>
        <w:t xml:space="preserve">may be indicative of increased risks of material misstatement due to fraud. Accordingly, this may be relevant information for use in accordance with paragraph 24 of ISA 240, which requires the auditor to evaluate whether the information obtained </w:t>
      </w:r>
      <w:r w:rsidRPr="00961271">
        <w:rPr>
          <w:rFonts w:cs="Arial"/>
          <w:szCs w:val="20"/>
        </w:rPr>
        <w:lastRenderedPageBreak/>
        <w:t xml:space="preserve">from the other risk assessment procedures and related activities indicates that one or more fraud risk factors are present. </w:t>
      </w:r>
    </w:p>
    <w:p w:rsidR="00E637DA" w:rsidRDefault="00E637DA" w:rsidP="00E637DA">
      <w:pPr>
        <w:keepNext/>
        <w:spacing w:before="240"/>
        <w:jc w:val="left"/>
        <w:rPr>
          <w:ins w:id="441" w:author="Author"/>
          <w:rFonts w:cs="Arial"/>
          <w:szCs w:val="20"/>
        </w:rPr>
      </w:pPr>
      <w:ins w:id="442" w:author="Author">
        <w:r>
          <w:rPr>
            <w:rFonts w:cs="Arial"/>
            <w:szCs w:val="20"/>
          </w:rPr>
          <w:t xml:space="preserve">Obtaining an Understanding of </w:t>
        </w:r>
        <w:r w:rsidR="001A366B">
          <w:rPr>
            <w:rFonts w:cs="Arial"/>
            <w:szCs w:val="20"/>
          </w:rPr>
          <w:t xml:space="preserve">Relevant Aspects of </w:t>
        </w:r>
        <w:r>
          <w:rPr>
            <w:rFonts w:cs="Arial"/>
            <w:szCs w:val="20"/>
          </w:rPr>
          <w:t>the Entity and Its Environment</w:t>
        </w:r>
      </w:ins>
    </w:p>
    <w:p w:rsidR="00EF1712" w:rsidRDefault="00EF1712" w:rsidP="00EF1712">
      <w:pPr>
        <w:keepNext/>
        <w:jc w:val="left"/>
        <w:rPr>
          <w:ins w:id="443" w:author="Author"/>
          <w:rFonts w:cs="Arial"/>
          <w:szCs w:val="20"/>
        </w:rPr>
      </w:pPr>
      <w:ins w:id="444" w:author="Author">
        <w:r>
          <w:rPr>
            <w:rFonts w:cs="Arial"/>
            <w:szCs w:val="20"/>
          </w:rPr>
          <w:t>A48</w:t>
        </w:r>
        <w:r w:rsidR="001342D7">
          <w:rPr>
            <w:rFonts w:cs="Arial"/>
            <w:szCs w:val="20"/>
          </w:rPr>
          <w:t>e</w:t>
        </w:r>
        <w:r>
          <w:rPr>
            <w:rFonts w:cs="Arial"/>
            <w:szCs w:val="20"/>
          </w:rPr>
          <w:t xml:space="preserve">. The relevant aspects of the entity and its environment are defined in paragraph </w:t>
        </w:r>
        <w:r w:rsidR="00B913DC">
          <w:rPr>
            <w:rFonts w:cs="Arial"/>
            <w:szCs w:val="20"/>
          </w:rPr>
          <w:t>16(</w:t>
        </w:r>
        <w:proofErr w:type="spellStart"/>
        <w:r w:rsidR="00B913DC">
          <w:rPr>
            <w:rFonts w:cs="Arial"/>
            <w:szCs w:val="20"/>
          </w:rPr>
          <w:t>gc</w:t>
        </w:r>
        <w:proofErr w:type="spellEnd"/>
        <w:r w:rsidR="00B913DC">
          <w:rPr>
            <w:rFonts w:cs="Arial"/>
            <w:szCs w:val="20"/>
          </w:rPr>
          <w:t>)</w:t>
        </w:r>
        <w:r>
          <w:rPr>
            <w:rFonts w:cs="Arial"/>
            <w:szCs w:val="20"/>
          </w:rPr>
          <w:t>.</w:t>
        </w:r>
      </w:ins>
    </w:p>
    <w:p w:rsidR="003E1141" w:rsidRPr="00961271" w:rsidRDefault="003E1141" w:rsidP="00E637DA">
      <w:pPr>
        <w:keepNext/>
        <w:jc w:val="left"/>
        <w:rPr>
          <w:rFonts w:cs="Arial"/>
          <w:szCs w:val="20"/>
        </w:rPr>
      </w:pPr>
      <w:r w:rsidRPr="00961271">
        <w:rPr>
          <w:rFonts w:cs="Arial"/>
          <w:szCs w:val="20"/>
        </w:rPr>
        <w:t>The Entity’s Organizational Structure, Ownership and Governance, a</w:t>
      </w:r>
      <w:r>
        <w:rPr>
          <w:rFonts w:cs="Arial"/>
          <w:szCs w:val="20"/>
        </w:rPr>
        <w:t>nd Business Model (Ref: Para. 23</w:t>
      </w:r>
      <w:r w:rsidRPr="00961271">
        <w:rPr>
          <w:rFonts w:cs="Arial"/>
          <w:szCs w:val="20"/>
        </w:rPr>
        <w:t>(a)(i))</w:t>
      </w:r>
    </w:p>
    <w:p w:rsidR="003E1141" w:rsidRPr="00961271" w:rsidRDefault="003E1141" w:rsidP="00971C2C">
      <w:pPr>
        <w:keepNext/>
        <w:rPr>
          <w:rFonts w:cs="Arial"/>
          <w:szCs w:val="20"/>
        </w:rPr>
      </w:pPr>
      <w:r w:rsidRPr="00961271">
        <w:rPr>
          <w:rFonts w:cs="Arial"/>
          <w:szCs w:val="20"/>
        </w:rPr>
        <w:t>The entity’s organizational structure and ownership</w:t>
      </w:r>
    </w:p>
    <w:p w:rsidR="003E1141" w:rsidRPr="00961271" w:rsidRDefault="003E1141" w:rsidP="00971C2C">
      <w:pPr>
        <w:ind w:left="547" w:hanging="547"/>
        <w:rPr>
          <w:rFonts w:cs="Arial"/>
          <w:szCs w:val="20"/>
        </w:rPr>
      </w:pPr>
      <w:r w:rsidRPr="00961271">
        <w:rPr>
          <w:rFonts w:cs="Arial"/>
          <w:szCs w:val="20"/>
        </w:rPr>
        <w:t>A49.</w:t>
      </w:r>
      <w:r w:rsidRPr="00961271">
        <w:rPr>
          <w:rFonts w:cs="Arial"/>
          <w:szCs w:val="20"/>
        </w:rPr>
        <w:tab/>
        <w:t>An understanding of the entity’s organizational structure and ownership may enable the auditor to understand such matters as:</w:t>
      </w:r>
    </w:p>
    <w:p w:rsidR="00E637DA" w:rsidRDefault="003E1141" w:rsidP="00D31753">
      <w:pPr>
        <w:pStyle w:val="ListParagraph"/>
        <w:numPr>
          <w:ilvl w:val="0"/>
          <w:numId w:val="43"/>
        </w:numPr>
        <w:spacing w:after="120"/>
        <w:ind w:left="1094" w:hanging="547"/>
        <w:contextualSpacing w:val="0"/>
        <w:rPr>
          <w:ins w:id="445" w:author="Author"/>
          <w:rFonts w:cs="Arial"/>
          <w:szCs w:val="20"/>
        </w:rPr>
      </w:pPr>
      <w:r w:rsidRPr="00961271">
        <w:rPr>
          <w:rFonts w:cs="Arial"/>
          <w:szCs w:val="20"/>
        </w:rPr>
        <w:t xml:space="preserve">The complexity of the entity’s structure. </w:t>
      </w:r>
    </w:p>
    <w:tbl>
      <w:tblPr>
        <w:tblStyle w:val="TableGrid"/>
        <w:tblW w:w="0" w:type="auto"/>
        <w:tblInd w:w="1094" w:type="dxa"/>
        <w:tblLook w:val="04A0" w:firstRow="1" w:lastRow="0" w:firstColumn="1" w:lastColumn="0" w:noHBand="0" w:noVBand="1"/>
      </w:tblPr>
      <w:tblGrid>
        <w:gridCol w:w="8246"/>
      </w:tblGrid>
      <w:tr w:rsidR="00E637DA" w:rsidTr="00E637DA">
        <w:trPr>
          <w:ins w:id="446" w:author="Author"/>
        </w:trPr>
        <w:tc>
          <w:tcPr>
            <w:tcW w:w="9340" w:type="dxa"/>
          </w:tcPr>
          <w:p w:rsidR="00E637DA" w:rsidRDefault="00E637DA" w:rsidP="00E637DA">
            <w:pPr>
              <w:pStyle w:val="ListParagraph"/>
              <w:ind w:left="0"/>
              <w:contextualSpacing w:val="0"/>
              <w:rPr>
                <w:ins w:id="447" w:author="Author"/>
                <w:rFonts w:cs="Arial"/>
                <w:szCs w:val="20"/>
              </w:rPr>
            </w:pPr>
            <w:del w:id="448" w:author="Author">
              <w:r w:rsidRPr="00961271" w:rsidDel="00E637DA">
                <w:rPr>
                  <w:rFonts w:cs="Arial"/>
                  <w:szCs w:val="20"/>
                </w:rPr>
                <w:delText>For e</w:delText>
              </w:r>
            </w:del>
            <w:ins w:id="449" w:author="Author">
              <w:r>
                <w:rPr>
                  <w:rFonts w:cs="Arial"/>
                  <w:szCs w:val="20"/>
                </w:rPr>
                <w:t>E</w:t>
              </w:r>
            </w:ins>
            <w:r w:rsidRPr="00961271">
              <w:rPr>
                <w:rFonts w:cs="Arial"/>
                <w:szCs w:val="20"/>
              </w:rPr>
              <w:t>xample</w:t>
            </w:r>
            <w:ins w:id="450" w:author="Author">
              <w:r>
                <w:rPr>
                  <w:rFonts w:cs="Arial"/>
                  <w:szCs w:val="20"/>
                </w:rPr>
                <w:t>:</w:t>
              </w:r>
            </w:ins>
            <w:del w:id="451" w:author="Author">
              <w:r w:rsidRPr="00961271" w:rsidDel="00E637DA">
                <w:rPr>
                  <w:rFonts w:cs="Arial"/>
                  <w:szCs w:val="20"/>
                </w:rPr>
                <w:delText>,</w:delText>
              </w:r>
            </w:del>
            <w:r w:rsidRPr="00961271">
              <w:rPr>
                <w:rFonts w:cs="Arial"/>
                <w:szCs w:val="20"/>
              </w:rPr>
              <w:t xml:space="preserve"> </w:t>
            </w:r>
          </w:p>
          <w:p w:rsidR="00E637DA" w:rsidRDefault="00E637DA" w:rsidP="00E637DA">
            <w:pPr>
              <w:pStyle w:val="ListParagraph"/>
              <w:ind w:left="0"/>
              <w:contextualSpacing w:val="0"/>
              <w:rPr>
                <w:ins w:id="452" w:author="Author"/>
                <w:rFonts w:cs="Arial"/>
                <w:szCs w:val="20"/>
              </w:rPr>
            </w:pPr>
            <w:del w:id="453" w:author="Author">
              <w:r w:rsidRPr="00961271" w:rsidDel="00E637DA">
                <w:rPr>
                  <w:rFonts w:cs="Arial"/>
                  <w:szCs w:val="20"/>
                </w:rPr>
                <w:delText>t</w:delText>
              </w:r>
            </w:del>
            <w:ins w:id="454" w:author="Author">
              <w:r>
                <w:rPr>
                  <w:rFonts w:cs="Arial"/>
                  <w:szCs w:val="20"/>
                </w:rPr>
                <w:t>T</w:t>
              </w:r>
            </w:ins>
            <w:r w:rsidRPr="00961271">
              <w:rPr>
                <w:rFonts w:cs="Arial"/>
                <w:szCs w:val="20"/>
              </w:rPr>
              <w:t>he entity may be a single entity or the entity’s structure may include subsidiaries, divisions or other components in multiple locations. Further, the legal structure may be different from the operating structure. Complex structures often introduce factors that may give rise to increased susceptibility to risks of material misstatement. Such issues may include whether goodwill, joint ventures, investments, or special-purpose entities are accounted for appropriately and whether adequate disclosure of such issues in the financial statements have been made.</w:t>
            </w:r>
          </w:p>
        </w:tc>
      </w:tr>
    </w:tbl>
    <w:p w:rsidR="003E1141" w:rsidRPr="00961271" w:rsidRDefault="003E1141" w:rsidP="00D31753">
      <w:pPr>
        <w:pStyle w:val="ListParagraph"/>
        <w:numPr>
          <w:ilvl w:val="0"/>
          <w:numId w:val="43"/>
        </w:numPr>
        <w:ind w:left="1094" w:hanging="547"/>
        <w:contextualSpacing w:val="0"/>
        <w:rPr>
          <w:rFonts w:cs="Arial"/>
          <w:szCs w:val="20"/>
        </w:rPr>
      </w:pPr>
      <w:r w:rsidRPr="00961271">
        <w:rPr>
          <w:rFonts w:cs="Arial"/>
          <w:szCs w:val="20"/>
        </w:rPr>
        <w:t>The ownership, and relationships between owners and other people or entities, including related parties. This understanding may assist in determining whether related party transactions have been appropriately identified, accounted for, and adequately disclosed in the financial statements.</w:t>
      </w:r>
      <w:r w:rsidRPr="00961271">
        <w:rPr>
          <w:rStyle w:val="FootnoteReference"/>
          <w:rFonts w:cs="Arial"/>
          <w:szCs w:val="20"/>
        </w:rPr>
        <w:footnoteReference w:id="26"/>
      </w:r>
      <w:r w:rsidRPr="00961271">
        <w:rPr>
          <w:rFonts w:cs="Arial"/>
          <w:szCs w:val="20"/>
        </w:rPr>
        <w:t xml:space="preserve"> </w:t>
      </w:r>
    </w:p>
    <w:p w:rsidR="00633837" w:rsidRDefault="003E1141" w:rsidP="00D31753">
      <w:pPr>
        <w:pStyle w:val="ListParagraph"/>
        <w:keepNext/>
        <w:numPr>
          <w:ilvl w:val="0"/>
          <w:numId w:val="43"/>
        </w:numPr>
        <w:spacing w:after="120"/>
        <w:ind w:left="1094" w:hanging="547"/>
        <w:contextualSpacing w:val="0"/>
        <w:rPr>
          <w:rFonts w:cs="Arial"/>
          <w:szCs w:val="20"/>
        </w:rPr>
      </w:pPr>
      <w:r w:rsidRPr="00961271">
        <w:rPr>
          <w:rFonts w:cs="Arial"/>
          <w:szCs w:val="20"/>
        </w:rPr>
        <w:t xml:space="preserve">The distinction between the owners, those charged with governance and management. </w:t>
      </w:r>
    </w:p>
    <w:tbl>
      <w:tblPr>
        <w:tblStyle w:val="TableGrid"/>
        <w:tblW w:w="0" w:type="auto"/>
        <w:tblInd w:w="1094" w:type="dxa"/>
        <w:tblLook w:val="04A0" w:firstRow="1" w:lastRow="0" w:firstColumn="1" w:lastColumn="0" w:noHBand="0" w:noVBand="1"/>
      </w:tblPr>
      <w:tblGrid>
        <w:gridCol w:w="8246"/>
      </w:tblGrid>
      <w:tr w:rsidR="00633837" w:rsidTr="00633837">
        <w:tc>
          <w:tcPr>
            <w:tcW w:w="9340" w:type="dxa"/>
          </w:tcPr>
          <w:p w:rsidR="00633837" w:rsidRDefault="00633837" w:rsidP="00633837">
            <w:pPr>
              <w:rPr>
                <w:ins w:id="455" w:author="Author"/>
                <w:rFonts w:cs="Arial"/>
                <w:szCs w:val="20"/>
              </w:rPr>
            </w:pPr>
            <w:ins w:id="456" w:author="Author">
              <w:r>
                <w:rPr>
                  <w:rFonts w:cs="Arial"/>
                  <w:szCs w:val="20"/>
                </w:rPr>
                <w:t>Example:</w:t>
              </w:r>
            </w:ins>
          </w:p>
          <w:p w:rsidR="00633837" w:rsidRPr="00633837" w:rsidRDefault="00633837" w:rsidP="00633837">
            <w:pPr>
              <w:rPr>
                <w:rFonts w:cs="Arial"/>
                <w:szCs w:val="20"/>
              </w:rPr>
            </w:pPr>
            <w:r w:rsidRPr="00633837">
              <w:rPr>
                <w:rFonts w:cs="Arial"/>
                <w:szCs w:val="20"/>
              </w:rPr>
              <w:t xml:space="preserve">In </w:t>
            </w:r>
            <w:del w:id="457" w:author="Author">
              <w:r w:rsidRPr="00633837" w:rsidDel="00683FEC">
                <w:rPr>
                  <w:rFonts w:cs="Arial"/>
                  <w:szCs w:val="20"/>
                </w:rPr>
                <w:delText xml:space="preserve">some entities, </w:delText>
              </w:r>
              <w:r w:rsidRPr="00633837" w:rsidDel="00633837">
                <w:rPr>
                  <w:rFonts w:cs="Arial"/>
                  <w:szCs w:val="20"/>
                </w:rPr>
                <w:delText>particularly smaller and</w:delText>
              </w:r>
              <w:r w:rsidRPr="00633837" w:rsidDel="00683FEC">
                <w:rPr>
                  <w:rFonts w:cs="Arial"/>
                  <w:szCs w:val="20"/>
                </w:rPr>
                <w:delText xml:space="preserve"> </w:delText>
              </w:r>
            </w:del>
            <w:r w:rsidRPr="00633837">
              <w:rPr>
                <w:rFonts w:cs="Arial"/>
                <w:szCs w:val="20"/>
              </w:rPr>
              <w:t xml:space="preserve">less complex entities, owners of the entity may be involved in managing the entity, </w:t>
            </w:r>
            <w:ins w:id="458" w:author="Author">
              <w:r w:rsidR="00683FEC">
                <w:rPr>
                  <w:rFonts w:cs="Arial"/>
                  <w:szCs w:val="20"/>
                </w:rPr>
                <w:t xml:space="preserve">therefore there is little or no distinction. In contrast, such as in some listed </w:t>
              </w:r>
              <w:r w:rsidR="005A4697">
                <w:rPr>
                  <w:rFonts w:cs="Arial"/>
                  <w:szCs w:val="20"/>
                </w:rPr>
                <w:t xml:space="preserve">entities, there </w:t>
              </w:r>
              <w:r>
                <w:rPr>
                  <w:rFonts w:cs="Arial"/>
                  <w:szCs w:val="20"/>
                </w:rPr>
                <w:t xml:space="preserve"> may be a clear distinction between management, the owners of the entity, and those charged with governance. </w:t>
              </w:r>
            </w:ins>
            <w:del w:id="459" w:author="Author">
              <w:r w:rsidR="005A4697" w:rsidDel="005A4697">
                <w:rPr>
                  <w:rFonts w:cs="Arial"/>
                  <w:szCs w:val="20"/>
                </w:rPr>
                <w:delText xml:space="preserve">or </w:delText>
              </w:r>
              <w:r w:rsidRPr="00633837" w:rsidDel="00633837">
                <w:rPr>
                  <w:rFonts w:cs="Arial"/>
                  <w:szCs w:val="20"/>
                </w:rPr>
                <w:delText>those charged with governance may be involved in managing the entity</w:delText>
              </w:r>
            </w:del>
            <w:r w:rsidRPr="00633837">
              <w:rPr>
                <w:rFonts w:cs="Arial"/>
                <w:szCs w:val="20"/>
              </w:rPr>
              <w:t>.</w:t>
            </w:r>
            <w:r w:rsidRPr="00961271">
              <w:rPr>
                <w:rStyle w:val="FootnoteReference"/>
                <w:rFonts w:cs="Arial"/>
                <w:szCs w:val="20"/>
              </w:rPr>
              <w:footnoteReference w:id="27"/>
            </w:r>
          </w:p>
        </w:tc>
      </w:tr>
    </w:tbl>
    <w:p w:rsidR="00633837" w:rsidRDefault="003E1141" w:rsidP="00D31753">
      <w:pPr>
        <w:pStyle w:val="ListParagraph"/>
        <w:numPr>
          <w:ilvl w:val="0"/>
          <w:numId w:val="43"/>
        </w:numPr>
        <w:spacing w:after="120"/>
        <w:ind w:left="1094" w:hanging="547"/>
        <w:contextualSpacing w:val="0"/>
        <w:rPr>
          <w:ins w:id="462" w:author="Author"/>
          <w:rFonts w:cs="Arial"/>
          <w:szCs w:val="20"/>
        </w:rPr>
      </w:pPr>
      <w:r w:rsidRPr="00961271">
        <w:rPr>
          <w:rFonts w:cs="Arial"/>
          <w:szCs w:val="20"/>
        </w:rPr>
        <w:t xml:space="preserve">The entity’s IT environment. </w:t>
      </w:r>
    </w:p>
    <w:tbl>
      <w:tblPr>
        <w:tblStyle w:val="TableGrid"/>
        <w:tblW w:w="0" w:type="auto"/>
        <w:tblInd w:w="1094" w:type="dxa"/>
        <w:tblLook w:val="04A0" w:firstRow="1" w:lastRow="0" w:firstColumn="1" w:lastColumn="0" w:noHBand="0" w:noVBand="1"/>
      </w:tblPr>
      <w:tblGrid>
        <w:gridCol w:w="8246"/>
      </w:tblGrid>
      <w:tr w:rsidR="00633837" w:rsidTr="00643C5E">
        <w:trPr>
          <w:cantSplit w:val="0"/>
          <w:ins w:id="463" w:author="Author"/>
        </w:trPr>
        <w:tc>
          <w:tcPr>
            <w:tcW w:w="8246" w:type="dxa"/>
          </w:tcPr>
          <w:p w:rsidR="00633837" w:rsidRDefault="00633837" w:rsidP="00633837">
            <w:pPr>
              <w:rPr>
                <w:ins w:id="464" w:author="Author"/>
                <w:rFonts w:cs="Arial"/>
                <w:szCs w:val="20"/>
              </w:rPr>
            </w:pPr>
            <w:del w:id="465" w:author="Author">
              <w:r w:rsidRPr="00633837" w:rsidDel="00633837">
                <w:rPr>
                  <w:rFonts w:cs="Arial"/>
                  <w:szCs w:val="20"/>
                </w:rPr>
                <w:delText>For e</w:delText>
              </w:r>
            </w:del>
            <w:ins w:id="466" w:author="Author">
              <w:r>
                <w:rPr>
                  <w:rFonts w:cs="Arial"/>
                  <w:szCs w:val="20"/>
                </w:rPr>
                <w:t>E</w:t>
              </w:r>
            </w:ins>
            <w:r w:rsidRPr="00633837">
              <w:rPr>
                <w:rFonts w:cs="Arial"/>
                <w:szCs w:val="20"/>
              </w:rPr>
              <w:t>xample</w:t>
            </w:r>
            <w:ins w:id="467" w:author="Author">
              <w:r>
                <w:rPr>
                  <w:rFonts w:cs="Arial"/>
                  <w:szCs w:val="20"/>
                </w:rPr>
                <w:t>:</w:t>
              </w:r>
            </w:ins>
            <w:del w:id="468" w:author="Author">
              <w:r w:rsidRPr="00633837" w:rsidDel="00633837">
                <w:rPr>
                  <w:rFonts w:cs="Arial"/>
                  <w:szCs w:val="20"/>
                </w:rPr>
                <w:delText>,</w:delText>
              </w:r>
            </w:del>
            <w:r w:rsidRPr="00633837">
              <w:rPr>
                <w:rFonts w:cs="Arial"/>
                <w:szCs w:val="20"/>
              </w:rPr>
              <w:t xml:space="preserve"> </w:t>
            </w:r>
          </w:p>
          <w:p w:rsidR="00633837" w:rsidRPr="00633837" w:rsidRDefault="00633837" w:rsidP="00633837">
            <w:pPr>
              <w:rPr>
                <w:ins w:id="469" w:author="Author"/>
                <w:rFonts w:cs="Arial"/>
                <w:szCs w:val="20"/>
              </w:rPr>
            </w:pPr>
            <w:ins w:id="470" w:author="Author">
              <w:r>
                <w:rPr>
                  <w:rFonts w:cs="Arial"/>
                  <w:szCs w:val="20"/>
                </w:rPr>
                <w:t>A</w:t>
              </w:r>
            </w:ins>
            <w:del w:id="471" w:author="Author">
              <w:r w:rsidRPr="00633837" w:rsidDel="00633837">
                <w:rPr>
                  <w:rFonts w:cs="Arial"/>
                  <w:szCs w:val="20"/>
                </w:rPr>
                <w:delText>a</w:delText>
              </w:r>
            </w:del>
            <w:r w:rsidRPr="00633837">
              <w:rPr>
                <w:rFonts w:cs="Arial"/>
                <w:szCs w:val="20"/>
              </w:rPr>
              <w:t xml:space="preserve">n entity’s IT environment may be relatively simple because it consists only of commercial software for which the entity does not have access to the underlying source code to which </w:t>
            </w:r>
            <w:r w:rsidRPr="00633837">
              <w:rPr>
                <w:rFonts w:cs="Arial"/>
                <w:szCs w:val="20"/>
              </w:rPr>
              <w:lastRenderedPageBreak/>
              <w:t xml:space="preserve">no changes have been made. Alternatively, an entity may </w:t>
            </w:r>
            <w:del w:id="472" w:author="Author">
              <w:r w:rsidRPr="00633837" w:rsidDel="00FD6427">
                <w:rPr>
                  <w:rFonts w:cs="Arial"/>
                  <w:szCs w:val="20"/>
                </w:rPr>
                <w:delText>have grown through extensive merger and acquisition activity and</w:delText>
              </w:r>
            </w:del>
            <w:r w:rsidRPr="00633837">
              <w:rPr>
                <w:rFonts w:cs="Arial"/>
                <w:szCs w:val="20"/>
              </w:rPr>
              <w:t xml:space="preserve"> have multiple legacy IT systems in diverse businesses that are not well integrated resulting in a complex IT environment.</w:t>
            </w:r>
            <w:ins w:id="473" w:author="Author">
              <w:r w:rsidR="009515EA">
                <w:rPr>
                  <w:rFonts w:cs="Arial"/>
                  <w:szCs w:val="20"/>
                </w:rPr>
                <w:t xml:space="preserve"> </w:t>
              </w:r>
              <w:r w:rsidR="00213BE6" w:rsidRPr="00BF0C0F">
                <w:rPr>
                  <w:rFonts w:cs="Arial"/>
                  <w:szCs w:val="18"/>
                </w:rPr>
                <w:t xml:space="preserve">The entity may be using external or internal service providers for </w:t>
              </w:r>
              <w:r w:rsidR="00213BE6">
                <w:rPr>
                  <w:rFonts w:cs="Arial"/>
                  <w:szCs w:val="18"/>
                </w:rPr>
                <w:t>aspects</w:t>
              </w:r>
              <w:r w:rsidR="00213BE6" w:rsidRPr="00BF0C0F">
                <w:rPr>
                  <w:rFonts w:cs="Arial"/>
                  <w:szCs w:val="18"/>
                </w:rPr>
                <w:t xml:space="preserve"> of its IT environment (e.g., outsourcing the hosting of its IT environment to a third party or using a shared service center for central management of IT processes in a group)</w:t>
              </w:r>
              <w:r w:rsidR="009515EA" w:rsidRPr="00213BE6">
                <w:rPr>
                  <w:rFonts w:cs="Arial"/>
                  <w:szCs w:val="18"/>
                </w:rPr>
                <w:t>.</w:t>
              </w:r>
            </w:ins>
          </w:p>
        </w:tc>
      </w:tr>
    </w:tbl>
    <w:p w:rsidR="00683FEC" w:rsidRDefault="00683FEC" w:rsidP="00683FEC">
      <w:pPr>
        <w:spacing w:before="240"/>
        <w:ind w:left="547" w:hanging="547"/>
        <w:jc w:val="left"/>
        <w:rPr>
          <w:ins w:id="474" w:author="Author"/>
          <w:rFonts w:cs="Arial"/>
          <w:szCs w:val="20"/>
        </w:rPr>
      </w:pPr>
      <w:ins w:id="475" w:author="Author">
        <w:r>
          <w:rPr>
            <w:rFonts w:cs="Arial"/>
            <w:szCs w:val="20"/>
          </w:rPr>
          <w:lastRenderedPageBreak/>
          <w:t>Automated Tools and Techniques</w:t>
        </w:r>
      </w:ins>
    </w:p>
    <w:p w:rsidR="00643C5E" w:rsidRPr="00961271" w:rsidRDefault="00643C5E" w:rsidP="00643C5E">
      <w:pPr>
        <w:ind w:left="547" w:hanging="547"/>
        <w:rPr>
          <w:rFonts w:cs="Arial"/>
          <w:szCs w:val="20"/>
        </w:rPr>
      </w:pPr>
      <w:ins w:id="476" w:author="Author">
        <w:r>
          <w:rPr>
            <w:rFonts w:cs="Arial"/>
            <w:szCs w:val="20"/>
          </w:rPr>
          <w:t xml:space="preserve">A49a. </w:t>
        </w:r>
      </w:ins>
      <w:r>
        <w:rPr>
          <w:rFonts w:cs="Arial"/>
          <w:szCs w:val="20"/>
        </w:rPr>
        <w:t>[</w:t>
      </w:r>
      <w:r w:rsidR="004A2167" w:rsidRPr="00C21D43">
        <w:rPr>
          <w:rFonts w:cs="Arial"/>
          <w:i/>
          <w:szCs w:val="20"/>
          <w:highlight w:val="yellow"/>
        </w:rPr>
        <w:t>Previously</w:t>
      </w:r>
      <w:r w:rsidRPr="00C21D43">
        <w:rPr>
          <w:rFonts w:cs="Arial"/>
          <w:i/>
          <w:szCs w:val="20"/>
          <w:highlight w:val="yellow"/>
        </w:rPr>
        <w:t xml:space="preserve"> </w:t>
      </w:r>
      <w:r w:rsidR="00547867" w:rsidRPr="00C21D43">
        <w:rPr>
          <w:rFonts w:cs="Arial"/>
          <w:i/>
          <w:szCs w:val="20"/>
          <w:highlight w:val="yellow"/>
        </w:rPr>
        <w:t>p</w:t>
      </w:r>
      <w:r w:rsidRPr="00C21D43">
        <w:rPr>
          <w:rFonts w:cs="Arial"/>
          <w:i/>
          <w:szCs w:val="20"/>
          <w:highlight w:val="yellow"/>
        </w:rPr>
        <w:t>ara. A48</w:t>
      </w:r>
      <w:r>
        <w:rPr>
          <w:rFonts w:cs="Arial"/>
          <w:szCs w:val="20"/>
        </w:rPr>
        <w:t xml:space="preserve">] </w:t>
      </w:r>
      <w:r w:rsidRPr="00AB061B">
        <w:rPr>
          <w:rFonts w:cs="Arial"/>
          <w:szCs w:val="20"/>
          <w:u w:val="single"/>
        </w:rPr>
        <w:t>In obtaining an understanding of the entity and its environment, the auditor may be able to enhance the understanding by using automated tools and techniques. For example, the auditor may use automated techniques to understand flows of transactions and processing as part of the auditor’s procedures to understand the information system. An outcome of these procedures may be that the auditor obtains information about the entity’s organizational structure or those with whom the entity conducts business (e.g., vendors, customers, related parties).</w:t>
      </w:r>
      <w:r w:rsidRPr="00961271">
        <w:rPr>
          <w:rFonts w:cs="Arial"/>
          <w:szCs w:val="20"/>
        </w:rPr>
        <w:t xml:space="preserve"> </w:t>
      </w:r>
    </w:p>
    <w:p w:rsidR="003E1141" w:rsidRPr="00961271" w:rsidRDefault="003E1141" w:rsidP="00971C2C">
      <w:pPr>
        <w:spacing w:before="240"/>
        <w:ind w:left="547" w:hanging="547"/>
        <w:rPr>
          <w:rFonts w:cs="Arial"/>
          <w:szCs w:val="20"/>
        </w:rPr>
      </w:pPr>
      <w:r w:rsidRPr="00961271">
        <w:rPr>
          <w:rFonts w:cs="Arial"/>
          <w:szCs w:val="20"/>
        </w:rPr>
        <w:t>Considerations specific to public sector entities</w:t>
      </w:r>
    </w:p>
    <w:p w:rsidR="00E637DA" w:rsidRDefault="003E1141" w:rsidP="00E637DA">
      <w:pPr>
        <w:spacing w:after="120"/>
        <w:ind w:left="547" w:hanging="547"/>
        <w:rPr>
          <w:ins w:id="477" w:author="Author"/>
          <w:rFonts w:cs="Arial"/>
          <w:szCs w:val="20"/>
        </w:rPr>
      </w:pPr>
      <w:r w:rsidRPr="00961271">
        <w:rPr>
          <w:rFonts w:cs="Arial"/>
          <w:szCs w:val="20"/>
        </w:rPr>
        <w:t xml:space="preserve">A50. </w:t>
      </w:r>
      <w:r w:rsidRPr="00961271">
        <w:rPr>
          <w:rFonts w:cs="Arial"/>
          <w:szCs w:val="20"/>
        </w:rPr>
        <w:tab/>
      </w:r>
      <w:del w:id="478" w:author="Author">
        <w:r w:rsidRPr="001043DC" w:rsidDel="00E637DA">
          <w:rPr>
            <w:rFonts w:cs="Arial"/>
            <w:szCs w:val="20"/>
            <w:highlight w:val="lightGray"/>
          </w:rPr>
          <w:delText>In obtaining an understanding of the entity’s organizational structure and ownership, auditors of public sector entities may consider the relevance of ownership of a public sector entity (i.e., o</w:delText>
        </w:r>
      </w:del>
      <w:ins w:id="479" w:author="Author">
        <w:r w:rsidR="00E637DA" w:rsidRPr="001043DC">
          <w:rPr>
            <w:rFonts w:cs="Arial"/>
            <w:szCs w:val="20"/>
            <w:highlight w:val="lightGray"/>
          </w:rPr>
          <w:t>O</w:t>
        </w:r>
      </w:ins>
      <w:r w:rsidRPr="001043DC">
        <w:rPr>
          <w:rFonts w:cs="Arial"/>
          <w:szCs w:val="20"/>
          <w:highlight w:val="lightGray"/>
        </w:rPr>
        <w:t>wnership of a public sector entity may not have the same relevance as in the private sector because decisions related to the entity may be initiated outside of the entity as a result of political processes</w:t>
      </w:r>
      <w:ins w:id="480" w:author="Author">
        <w:r w:rsidR="00E637DA" w:rsidRPr="001043DC">
          <w:rPr>
            <w:rFonts w:cs="Arial"/>
            <w:szCs w:val="20"/>
            <w:highlight w:val="lightGray"/>
          </w:rPr>
          <w:t>. Therefore</w:t>
        </w:r>
      </w:ins>
      <w:del w:id="481" w:author="Author">
        <w:r w:rsidRPr="001043DC" w:rsidDel="00E637DA">
          <w:rPr>
            <w:rFonts w:cs="Arial"/>
            <w:szCs w:val="20"/>
            <w:highlight w:val="lightGray"/>
          </w:rPr>
          <w:delText xml:space="preserve"> and therefore</w:delText>
        </w:r>
      </w:del>
      <w:r w:rsidRPr="001043DC">
        <w:rPr>
          <w:rFonts w:cs="Arial"/>
          <w:szCs w:val="20"/>
          <w:highlight w:val="lightGray"/>
        </w:rPr>
        <w:t xml:space="preserve"> management may not have control over decisions that are made</w:t>
      </w:r>
      <w:del w:id="482" w:author="Author">
        <w:r w:rsidRPr="001043DC" w:rsidDel="00E637DA">
          <w:rPr>
            <w:rFonts w:cs="Arial"/>
            <w:szCs w:val="20"/>
            <w:highlight w:val="lightGray"/>
          </w:rPr>
          <w:delText>)</w:delText>
        </w:r>
      </w:del>
      <w:r w:rsidRPr="001043DC">
        <w:rPr>
          <w:rFonts w:cs="Arial"/>
          <w:szCs w:val="20"/>
          <w:highlight w:val="lightGray"/>
        </w:rPr>
        <w:t xml:space="preserve">. Matters </w:t>
      </w:r>
      <w:del w:id="483" w:author="Author">
        <w:r w:rsidRPr="001043DC" w:rsidDel="00E637DA">
          <w:rPr>
            <w:rFonts w:cs="Arial"/>
            <w:szCs w:val="20"/>
            <w:highlight w:val="lightGray"/>
          </w:rPr>
          <w:delText>related to the understanding of the organizational structure, governance and business model of a public sector entity</w:delText>
        </w:r>
      </w:del>
      <w:ins w:id="484" w:author="Author">
        <w:r w:rsidR="00E637DA" w:rsidRPr="001043DC">
          <w:rPr>
            <w:rFonts w:cs="Arial"/>
            <w:szCs w:val="20"/>
            <w:highlight w:val="lightGray"/>
          </w:rPr>
          <w:t>that</w:t>
        </w:r>
      </w:ins>
      <w:r w:rsidRPr="001043DC">
        <w:rPr>
          <w:rFonts w:cs="Arial"/>
          <w:szCs w:val="20"/>
          <w:highlight w:val="lightGray"/>
        </w:rPr>
        <w:t xml:space="preserve"> may</w:t>
      </w:r>
      <w:ins w:id="485" w:author="Author">
        <w:r w:rsidR="00E637DA" w:rsidRPr="001043DC">
          <w:rPr>
            <w:rFonts w:cs="Arial"/>
            <w:szCs w:val="20"/>
            <w:highlight w:val="lightGray"/>
          </w:rPr>
          <w:t xml:space="preserve"> be relevant</w:t>
        </w:r>
      </w:ins>
      <w:r w:rsidRPr="001043DC">
        <w:rPr>
          <w:rFonts w:cs="Arial"/>
          <w:szCs w:val="20"/>
          <w:highlight w:val="lightGray"/>
        </w:rPr>
        <w:t xml:space="preserve"> include understanding the ability of the entity to make unilateral decisions, and the ability of other public sector entities to control or influence the entity</w:t>
      </w:r>
      <w:ins w:id="486" w:author="Author">
        <w:r w:rsidR="002C6F53" w:rsidRPr="001043DC">
          <w:rPr>
            <w:rFonts w:cs="Arial"/>
            <w:szCs w:val="20"/>
            <w:highlight w:val="lightGray"/>
          </w:rPr>
          <w:t>’s</w:t>
        </w:r>
      </w:ins>
      <w:r w:rsidRPr="001043DC">
        <w:rPr>
          <w:rFonts w:cs="Arial"/>
          <w:szCs w:val="20"/>
          <w:highlight w:val="lightGray"/>
        </w:rPr>
        <w:t xml:space="preserve"> mandate and strategic direction.</w:t>
      </w:r>
      <w:r w:rsidRPr="00961271">
        <w:rPr>
          <w:rFonts w:cs="Arial"/>
          <w:szCs w:val="20"/>
        </w:rPr>
        <w:t xml:space="preserve"> </w:t>
      </w:r>
    </w:p>
    <w:tbl>
      <w:tblPr>
        <w:tblStyle w:val="TableGrid"/>
        <w:tblW w:w="0" w:type="auto"/>
        <w:tblInd w:w="547" w:type="dxa"/>
        <w:tblLook w:val="04A0" w:firstRow="1" w:lastRow="0" w:firstColumn="1" w:lastColumn="0" w:noHBand="0" w:noVBand="1"/>
      </w:tblPr>
      <w:tblGrid>
        <w:gridCol w:w="8793"/>
      </w:tblGrid>
      <w:tr w:rsidR="00E637DA" w:rsidTr="00E637DA">
        <w:trPr>
          <w:ins w:id="487" w:author="Author"/>
        </w:trPr>
        <w:tc>
          <w:tcPr>
            <w:tcW w:w="9340" w:type="dxa"/>
          </w:tcPr>
          <w:p w:rsidR="00E637DA" w:rsidRDefault="00E637DA" w:rsidP="00971C2C">
            <w:pPr>
              <w:rPr>
                <w:ins w:id="488" w:author="Author"/>
                <w:rFonts w:cs="Arial"/>
                <w:szCs w:val="20"/>
              </w:rPr>
            </w:pPr>
            <w:del w:id="489" w:author="Author">
              <w:r w:rsidRPr="00961271" w:rsidDel="00E637DA">
                <w:rPr>
                  <w:rFonts w:cs="Arial"/>
                  <w:szCs w:val="20"/>
                </w:rPr>
                <w:delText>For e</w:delText>
              </w:r>
            </w:del>
            <w:ins w:id="490" w:author="Author">
              <w:r>
                <w:rPr>
                  <w:rFonts w:cs="Arial"/>
                  <w:szCs w:val="20"/>
                </w:rPr>
                <w:t>E</w:t>
              </w:r>
            </w:ins>
            <w:r w:rsidRPr="00961271">
              <w:rPr>
                <w:rFonts w:cs="Arial"/>
                <w:szCs w:val="20"/>
              </w:rPr>
              <w:t>xample</w:t>
            </w:r>
            <w:ins w:id="491" w:author="Author">
              <w:r>
                <w:rPr>
                  <w:rFonts w:cs="Arial"/>
                  <w:szCs w:val="20"/>
                </w:rPr>
                <w:t>:</w:t>
              </w:r>
            </w:ins>
            <w:del w:id="492" w:author="Author">
              <w:r w:rsidRPr="00961271" w:rsidDel="00E637DA">
                <w:rPr>
                  <w:rFonts w:cs="Arial"/>
                  <w:szCs w:val="20"/>
                </w:rPr>
                <w:delText>,</w:delText>
              </w:r>
            </w:del>
            <w:r w:rsidRPr="00961271">
              <w:rPr>
                <w:rFonts w:cs="Arial"/>
                <w:szCs w:val="20"/>
              </w:rPr>
              <w:t xml:space="preserve"> </w:t>
            </w:r>
          </w:p>
          <w:p w:rsidR="00E637DA" w:rsidRDefault="00E637DA" w:rsidP="00971C2C">
            <w:pPr>
              <w:rPr>
                <w:ins w:id="493" w:author="Author"/>
                <w:rFonts w:cs="Arial"/>
                <w:szCs w:val="20"/>
              </w:rPr>
            </w:pPr>
            <w:del w:id="494" w:author="Author">
              <w:r w:rsidRPr="00961271" w:rsidDel="00E637DA">
                <w:rPr>
                  <w:rFonts w:cs="Arial"/>
                  <w:szCs w:val="20"/>
                </w:rPr>
                <w:delText xml:space="preserve">the </w:delText>
              </w:r>
            </w:del>
            <w:ins w:id="495" w:author="Author">
              <w:r>
                <w:rPr>
                  <w:rFonts w:cs="Arial"/>
                  <w:szCs w:val="20"/>
                </w:rPr>
                <w:t>A</w:t>
              </w:r>
              <w:r w:rsidRPr="00961271">
                <w:rPr>
                  <w:rFonts w:cs="Arial"/>
                  <w:szCs w:val="20"/>
                </w:rPr>
                <w:t xml:space="preserve"> </w:t>
              </w:r>
            </w:ins>
            <w:r w:rsidRPr="00961271">
              <w:rPr>
                <w:rFonts w:cs="Arial"/>
                <w:szCs w:val="20"/>
              </w:rPr>
              <w:t xml:space="preserve">public sector entity may be subject to laws or other directives from authorities that require it to obtain approval from parties external to the entity of its strategy and objectives prior to it implementing them. </w:t>
            </w:r>
            <w:ins w:id="496" w:author="Author">
              <w:r w:rsidR="00633837">
                <w:rPr>
                  <w:rFonts w:cs="Arial"/>
                  <w:szCs w:val="20"/>
                </w:rPr>
                <w:t>Therefore m</w:t>
              </w:r>
            </w:ins>
            <w:del w:id="497" w:author="Author">
              <w:r w:rsidRPr="00961271" w:rsidDel="00633837">
                <w:rPr>
                  <w:rFonts w:cs="Arial"/>
                  <w:szCs w:val="20"/>
                </w:rPr>
                <w:delText>M</w:delText>
              </w:r>
            </w:del>
            <w:r w:rsidRPr="00961271">
              <w:rPr>
                <w:rFonts w:cs="Arial"/>
                <w:szCs w:val="20"/>
              </w:rPr>
              <w:t>atters related to understanding the legal structure of the entity may include applicable laws and regulations, and the classification of the entity (i.e. whether the entity is a ministry, department, agency or other type of entity).</w:t>
            </w:r>
          </w:p>
        </w:tc>
      </w:tr>
    </w:tbl>
    <w:p w:rsidR="003E1141" w:rsidRPr="00961271" w:rsidRDefault="003E1141" w:rsidP="00971C2C">
      <w:pPr>
        <w:spacing w:before="240"/>
        <w:rPr>
          <w:rFonts w:cs="Arial"/>
          <w:kern w:val="20"/>
          <w:szCs w:val="20"/>
        </w:rPr>
      </w:pPr>
      <w:r w:rsidRPr="00961271">
        <w:rPr>
          <w:rFonts w:cs="Arial"/>
          <w:kern w:val="20"/>
          <w:szCs w:val="20"/>
        </w:rPr>
        <w:t xml:space="preserve">Governance </w:t>
      </w:r>
    </w:p>
    <w:p w:rsidR="00683FEC" w:rsidRDefault="00683FEC" w:rsidP="00683FEC">
      <w:pPr>
        <w:ind w:left="547" w:hanging="547"/>
        <w:jc w:val="left"/>
        <w:rPr>
          <w:ins w:id="498" w:author="Author"/>
          <w:rFonts w:cs="Arial"/>
          <w:szCs w:val="20"/>
        </w:rPr>
      </w:pPr>
      <w:ins w:id="499" w:author="Author">
        <w:r>
          <w:rPr>
            <w:rFonts w:cs="Arial"/>
            <w:szCs w:val="20"/>
          </w:rPr>
          <w:t>Why the Auditor Obtains an Understanding of Governance</w:t>
        </w:r>
      </w:ins>
    </w:p>
    <w:p w:rsidR="00683FEC" w:rsidRDefault="003E1141" w:rsidP="00971C2C">
      <w:pPr>
        <w:ind w:left="547" w:hanging="547"/>
        <w:rPr>
          <w:ins w:id="500" w:author="Author"/>
          <w:rFonts w:cs="Arial"/>
          <w:szCs w:val="20"/>
        </w:rPr>
      </w:pPr>
      <w:r w:rsidRPr="00961271">
        <w:rPr>
          <w:rFonts w:cs="Arial"/>
          <w:szCs w:val="20"/>
        </w:rPr>
        <w:t>A51.</w:t>
      </w:r>
      <w:r w:rsidRPr="00961271">
        <w:rPr>
          <w:rFonts w:cs="Arial"/>
          <w:szCs w:val="20"/>
        </w:rPr>
        <w:tab/>
      </w:r>
      <w:del w:id="501" w:author="Author">
        <w:r w:rsidRPr="00961271" w:rsidDel="002C6F53">
          <w:rPr>
            <w:rFonts w:cs="Arial"/>
            <w:szCs w:val="20"/>
          </w:rPr>
          <w:delText xml:space="preserve">Responsibilities of management and those charged with governance are broader than responsibilities for the oversight of the system of internal control, but are generally prerequisites for an effective system of internal control. The responsibilities of those charged with governance in relation to the control environment are further discussed in Appendix 3. </w:delText>
        </w:r>
      </w:del>
      <w:ins w:id="502" w:author="Author">
        <w:r w:rsidR="00683FEC">
          <w:rPr>
            <w:rFonts w:cs="Arial"/>
            <w:szCs w:val="20"/>
          </w:rPr>
          <w:t xml:space="preserve">Understanding the entity’s governance </w:t>
        </w:r>
      </w:ins>
      <w:r w:rsidR="004A2167">
        <w:rPr>
          <w:rFonts w:cs="Arial"/>
          <w:szCs w:val="20"/>
        </w:rPr>
        <w:t>assist</w:t>
      </w:r>
      <w:ins w:id="503" w:author="Author">
        <w:r w:rsidR="00FD6427">
          <w:rPr>
            <w:rFonts w:cs="Arial"/>
            <w:szCs w:val="20"/>
          </w:rPr>
          <w:t>s the auditor</w:t>
        </w:r>
        <w:r w:rsidR="00683FEC">
          <w:rPr>
            <w:rFonts w:cs="Arial"/>
            <w:szCs w:val="20"/>
          </w:rPr>
          <w:t xml:space="preserve"> with understanding </w:t>
        </w:r>
        <w:r w:rsidR="004939D7">
          <w:rPr>
            <w:rFonts w:cs="Arial"/>
            <w:szCs w:val="20"/>
          </w:rPr>
          <w:t>of the</w:t>
        </w:r>
      </w:ins>
      <w:del w:id="504" w:author="Author">
        <w:r w:rsidRPr="00961271" w:rsidDel="00683FEC">
          <w:rPr>
            <w:rFonts w:cs="Arial"/>
            <w:szCs w:val="20"/>
          </w:rPr>
          <w:delText>D</w:delText>
        </w:r>
        <w:r w:rsidRPr="00961271" w:rsidDel="004939D7">
          <w:rPr>
            <w:rFonts w:cs="Arial"/>
            <w:szCs w:val="20"/>
          </w:rPr>
          <w:delText>eficient</w:delText>
        </w:r>
        <w:r w:rsidRPr="00961271" w:rsidDel="00683FEC">
          <w:rPr>
            <w:rFonts w:cs="Arial"/>
            <w:szCs w:val="20"/>
          </w:rPr>
          <w:delText xml:space="preserve"> governance processes may</w:delText>
        </w:r>
        <w:r w:rsidRPr="00961271" w:rsidDel="004939D7">
          <w:rPr>
            <w:rFonts w:cs="Arial"/>
            <w:szCs w:val="20"/>
          </w:rPr>
          <w:delText xml:space="preserve"> limit an</w:delText>
        </w:r>
      </w:del>
      <w:r w:rsidRPr="00961271">
        <w:rPr>
          <w:rFonts w:cs="Arial"/>
          <w:szCs w:val="20"/>
        </w:rPr>
        <w:t xml:space="preserve"> entity’s ability to provide appropriate oversight of its system of internal control</w:t>
      </w:r>
      <w:ins w:id="505" w:author="Author">
        <w:r w:rsidR="004939D7">
          <w:rPr>
            <w:rFonts w:cs="Arial"/>
            <w:szCs w:val="20"/>
          </w:rPr>
          <w:t>. However, this understanding may also provide evidence of deficiencies</w:t>
        </w:r>
      </w:ins>
      <w:r w:rsidRPr="00961271">
        <w:rPr>
          <w:rFonts w:cs="Arial"/>
          <w:szCs w:val="20"/>
        </w:rPr>
        <w:t xml:space="preserve">, which may </w:t>
      </w:r>
      <w:ins w:id="506" w:author="Author">
        <w:r w:rsidR="004939D7">
          <w:rPr>
            <w:rFonts w:cs="Arial"/>
            <w:szCs w:val="20"/>
          </w:rPr>
          <w:t xml:space="preserve">indicate an </w:t>
        </w:r>
      </w:ins>
      <w:r w:rsidRPr="00961271">
        <w:rPr>
          <w:rFonts w:cs="Arial"/>
          <w:szCs w:val="20"/>
        </w:rPr>
        <w:t xml:space="preserve">increase the </w:t>
      </w:r>
      <w:del w:id="507" w:author="Author">
        <w:r w:rsidRPr="00961271" w:rsidDel="00C1527C">
          <w:rPr>
            <w:rFonts w:cs="Arial"/>
            <w:szCs w:val="20"/>
          </w:rPr>
          <w:delText xml:space="preserve">entity’s </w:delText>
        </w:r>
      </w:del>
      <w:r w:rsidRPr="00961271">
        <w:rPr>
          <w:rFonts w:cs="Arial"/>
          <w:szCs w:val="20"/>
        </w:rPr>
        <w:t>susceptibility</w:t>
      </w:r>
      <w:ins w:id="508" w:author="Author">
        <w:r w:rsidR="00C1527C">
          <w:rPr>
            <w:rFonts w:cs="Arial"/>
            <w:szCs w:val="20"/>
          </w:rPr>
          <w:t xml:space="preserve"> of the entity’s financial statements</w:t>
        </w:r>
      </w:ins>
      <w:r w:rsidRPr="00961271">
        <w:rPr>
          <w:rFonts w:cs="Arial"/>
          <w:szCs w:val="20"/>
        </w:rPr>
        <w:t xml:space="preserve"> to risks of material misstatement. </w:t>
      </w:r>
    </w:p>
    <w:p w:rsidR="00683FEC" w:rsidRDefault="00683FEC" w:rsidP="0018763C">
      <w:pPr>
        <w:keepNext/>
        <w:spacing w:before="240"/>
        <w:ind w:left="547" w:hanging="547"/>
        <w:jc w:val="left"/>
        <w:rPr>
          <w:ins w:id="509" w:author="Author"/>
          <w:rFonts w:cs="Arial"/>
          <w:szCs w:val="20"/>
        </w:rPr>
      </w:pPr>
      <w:ins w:id="510" w:author="Author">
        <w:r>
          <w:rPr>
            <w:rFonts w:cs="Arial"/>
            <w:szCs w:val="20"/>
          </w:rPr>
          <w:lastRenderedPageBreak/>
          <w:t>Underst</w:t>
        </w:r>
        <w:r w:rsidR="0043387D">
          <w:rPr>
            <w:rFonts w:cs="Arial"/>
            <w:szCs w:val="20"/>
          </w:rPr>
          <w:t>a</w:t>
        </w:r>
        <w:r>
          <w:rPr>
            <w:rFonts w:cs="Arial"/>
            <w:szCs w:val="20"/>
          </w:rPr>
          <w:t>nding the Entity’s Governance</w:t>
        </w:r>
      </w:ins>
    </w:p>
    <w:p w:rsidR="003E1141" w:rsidRPr="00961271" w:rsidRDefault="00683FEC" w:rsidP="00971C2C">
      <w:pPr>
        <w:ind w:left="547" w:hanging="547"/>
        <w:rPr>
          <w:rFonts w:cs="Arial"/>
          <w:szCs w:val="20"/>
        </w:rPr>
      </w:pPr>
      <w:ins w:id="511" w:author="Author">
        <w:r>
          <w:rPr>
            <w:rFonts w:cs="Arial"/>
            <w:szCs w:val="20"/>
          </w:rPr>
          <w:t xml:space="preserve">A51a. </w:t>
        </w:r>
      </w:ins>
      <w:r w:rsidR="003E1141" w:rsidRPr="00961271">
        <w:rPr>
          <w:rFonts w:cs="Arial"/>
          <w:szCs w:val="20"/>
        </w:rPr>
        <w:t>Matters that may be relevant for the auditor to consider in obtaining an understanding of the governance of the entity include:</w:t>
      </w:r>
      <w:r w:rsidR="003E1141" w:rsidRPr="00961271">
        <w:rPr>
          <w:rFonts w:cs="Arial"/>
          <w:kern w:val="20"/>
          <w:szCs w:val="20"/>
        </w:rPr>
        <w:t xml:space="preserve">  </w:t>
      </w:r>
    </w:p>
    <w:p w:rsidR="003E1141" w:rsidRPr="00961271" w:rsidRDefault="003E1141" w:rsidP="00D31753">
      <w:pPr>
        <w:pStyle w:val="ListParagraph"/>
        <w:numPr>
          <w:ilvl w:val="0"/>
          <w:numId w:val="44"/>
        </w:numPr>
        <w:ind w:left="1094" w:hanging="547"/>
        <w:contextualSpacing w:val="0"/>
        <w:rPr>
          <w:rFonts w:cs="Arial"/>
          <w:kern w:val="20"/>
          <w:szCs w:val="20"/>
        </w:rPr>
      </w:pPr>
      <w:r w:rsidRPr="00961271">
        <w:rPr>
          <w:rFonts w:cs="Arial"/>
          <w:kern w:val="20"/>
          <w:szCs w:val="20"/>
        </w:rPr>
        <w:t xml:space="preserve">Whether any or all of those charged with governance are involved in managing the entity. </w:t>
      </w:r>
    </w:p>
    <w:p w:rsidR="003E1141" w:rsidRPr="00961271" w:rsidRDefault="003E1141" w:rsidP="00D31753">
      <w:pPr>
        <w:pStyle w:val="ListParagraph"/>
        <w:numPr>
          <w:ilvl w:val="0"/>
          <w:numId w:val="44"/>
        </w:numPr>
        <w:ind w:left="1094" w:hanging="547"/>
        <w:contextualSpacing w:val="0"/>
        <w:rPr>
          <w:rFonts w:cs="Arial"/>
          <w:kern w:val="20"/>
          <w:szCs w:val="20"/>
        </w:rPr>
      </w:pPr>
      <w:r w:rsidRPr="00961271">
        <w:rPr>
          <w:rFonts w:cs="Arial"/>
          <w:kern w:val="20"/>
          <w:szCs w:val="20"/>
        </w:rPr>
        <w:t xml:space="preserve">The existence (and separation) of a non-executive Board, if any, from executive management. </w:t>
      </w:r>
    </w:p>
    <w:p w:rsidR="003E1141" w:rsidRPr="00961271" w:rsidRDefault="003E1141" w:rsidP="00D31753">
      <w:pPr>
        <w:pStyle w:val="ListParagraph"/>
        <w:numPr>
          <w:ilvl w:val="0"/>
          <w:numId w:val="44"/>
        </w:numPr>
        <w:ind w:left="1094" w:hanging="547"/>
        <w:contextualSpacing w:val="0"/>
        <w:rPr>
          <w:rFonts w:cs="Arial"/>
          <w:kern w:val="20"/>
          <w:szCs w:val="20"/>
        </w:rPr>
      </w:pPr>
      <w:r w:rsidRPr="00961271">
        <w:rPr>
          <w:rFonts w:cs="Arial"/>
          <w:kern w:val="20"/>
          <w:szCs w:val="20"/>
        </w:rPr>
        <w:t xml:space="preserve">Whether those charged with governance hold positions that are an integral part of the entity’s legal structure, for example as directors. </w:t>
      </w:r>
    </w:p>
    <w:p w:rsidR="003E1141" w:rsidRPr="00961271" w:rsidRDefault="003E1141" w:rsidP="00D31753">
      <w:pPr>
        <w:pStyle w:val="ListParagraph"/>
        <w:numPr>
          <w:ilvl w:val="0"/>
          <w:numId w:val="44"/>
        </w:numPr>
        <w:ind w:left="1094" w:hanging="547"/>
        <w:contextualSpacing w:val="0"/>
        <w:rPr>
          <w:rFonts w:cs="Arial"/>
          <w:kern w:val="20"/>
          <w:szCs w:val="20"/>
        </w:rPr>
      </w:pPr>
      <w:r w:rsidRPr="00961271">
        <w:rPr>
          <w:rFonts w:cs="Arial"/>
          <w:kern w:val="20"/>
          <w:szCs w:val="20"/>
        </w:rPr>
        <w:t xml:space="preserve">The existence of sub-groups of those charged with governance such as an audit committee, and the responsibilities of such a group.  </w:t>
      </w:r>
    </w:p>
    <w:p w:rsidR="003E1141" w:rsidRPr="00961271" w:rsidRDefault="003E1141" w:rsidP="00D31753">
      <w:pPr>
        <w:pStyle w:val="ListParagraph"/>
        <w:numPr>
          <w:ilvl w:val="0"/>
          <w:numId w:val="44"/>
        </w:numPr>
        <w:ind w:left="1094" w:hanging="547"/>
        <w:contextualSpacing w:val="0"/>
        <w:rPr>
          <w:rFonts w:cs="Arial"/>
          <w:kern w:val="20"/>
          <w:szCs w:val="20"/>
        </w:rPr>
      </w:pPr>
      <w:r w:rsidRPr="00961271">
        <w:rPr>
          <w:rFonts w:cs="Arial"/>
          <w:kern w:val="20"/>
          <w:szCs w:val="20"/>
        </w:rPr>
        <w:t>The responsibilities of those charged with governance for oversight of financial reporting, including approval of the financial statements.</w:t>
      </w:r>
    </w:p>
    <w:p w:rsidR="003E1141" w:rsidRPr="00961271" w:rsidRDefault="003E1141" w:rsidP="00971C2C">
      <w:pPr>
        <w:spacing w:before="240"/>
        <w:rPr>
          <w:rFonts w:cs="Arial"/>
          <w:szCs w:val="20"/>
        </w:rPr>
      </w:pPr>
      <w:r w:rsidRPr="00961271">
        <w:rPr>
          <w:rFonts w:cs="Arial"/>
          <w:szCs w:val="20"/>
        </w:rPr>
        <w:t xml:space="preserve">The Entity’s Business Model </w:t>
      </w:r>
    </w:p>
    <w:p w:rsidR="00350F5F" w:rsidRDefault="00350F5F" w:rsidP="00350F5F">
      <w:pPr>
        <w:spacing w:after="120"/>
        <w:ind w:left="547" w:hanging="547"/>
        <w:jc w:val="left"/>
        <w:rPr>
          <w:ins w:id="512" w:author="Author"/>
          <w:rFonts w:cs="Arial"/>
          <w:szCs w:val="20"/>
        </w:rPr>
      </w:pPr>
      <w:ins w:id="513" w:author="Author">
        <w:r>
          <w:rPr>
            <w:rFonts w:cs="Arial"/>
            <w:szCs w:val="20"/>
          </w:rPr>
          <w:t>Why the Auditor Obtains an Understanding of the Entity’s Business Model and Its Related Risks</w:t>
        </w:r>
      </w:ins>
    </w:p>
    <w:p w:rsidR="002C6F53" w:rsidRPr="000D497F" w:rsidRDefault="003E1141" w:rsidP="002C6F53">
      <w:pPr>
        <w:spacing w:after="120"/>
        <w:ind w:left="547" w:hanging="547"/>
        <w:rPr>
          <w:rFonts w:cs="Arial"/>
          <w:szCs w:val="20"/>
          <w:u w:val="single"/>
        </w:rPr>
      </w:pPr>
      <w:r w:rsidRPr="00961271">
        <w:rPr>
          <w:rFonts w:cs="Arial"/>
          <w:szCs w:val="20"/>
        </w:rPr>
        <w:t>A52.</w:t>
      </w:r>
      <w:r w:rsidRPr="00961271">
        <w:rPr>
          <w:rFonts w:cs="Arial"/>
          <w:szCs w:val="20"/>
        </w:rPr>
        <w:tab/>
      </w:r>
      <w:r w:rsidR="00FD6427">
        <w:rPr>
          <w:rFonts w:cs="Arial"/>
          <w:szCs w:val="20"/>
        </w:rPr>
        <w:t>[</w:t>
      </w:r>
      <w:r w:rsidR="00FD6427" w:rsidRPr="00C21D43">
        <w:rPr>
          <w:rFonts w:cs="Arial"/>
          <w:i/>
          <w:szCs w:val="20"/>
          <w:highlight w:val="yellow"/>
        </w:rPr>
        <w:t>Sentence moved from para. A56</w:t>
      </w:r>
      <w:r w:rsidR="00FD6427">
        <w:rPr>
          <w:rFonts w:cs="Arial"/>
          <w:szCs w:val="20"/>
        </w:rPr>
        <w:t xml:space="preserve">] </w:t>
      </w:r>
      <w:r w:rsidR="00914C4F" w:rsidRPr="00FD6427">
        <w:rPr>
          <w:rFonts w:cs="Arial"/>
          <w:szCs w:val="20"/>
          <w:u w:val="single"/>
          <w:lang w:val="en-GB"/>
        </w:rPr>
        <w:t>Understanding the entity’s objectives, strategy and business model helps the auditor to understand the entity at a strategic level and to understand the business risks the entity takes and faces.</w:t>
      </w:r>
      <w:r w:rsidR="00FD6427" w:rsidRPr="00FD6427">
        <w:rPr>
          <w:rFonts w:cs="Arial"/>
          <w:szCs w:val="20"/>
          <w:lang w:val="en-GB"/>
        </w:rPr>
        <w:t xml:space="preserve"> </w:t>
      </w:r>
      <w:del w:id="514" w:author="Author">
        <w:r w:rsidRPr="00961271" w:rsidDel="00FD6427">
          <w:rPr>
            <w:rFonts w:cs="Arial"/>
            <w:szCs w:val="20"/>
          </w:rPr>
          <w:delText>The auditor’s understanding of the entity’s business model, and how it is affected by its business strategy and business objectives, may assist the auditor in identifying business risks that are relevant in the context of the audit. Furthermore, this may assist the auditor in identifying risks of material misstatement.</w:delText>
        </w:r>
        <w:r w:rsidR="000D497F" w:rsidDel="000D497F">
          <w:rPr>
            <w:rFonts w:cs="Arial"/>
            <w:szCs w:val="20"/>
          </w:rPr>
          <w:delText xml:space="preserve"> For example,</w:delText>
        </w:r>
        <w:r w:rsidRPr="00961271" w:rsidDel="00FD6427">
          <w:rPr>
            <w:rFonts w:cs="Arial"/>
            <w:szCs w:val="20"/>
          </w:rPr>
          <w:delText xml:space="preserve"> </w:delText>
        </w:r>
        <w:r w:rsidR="00914C4F" w:rsidDel="00FD6427">
          <w:rPr>
            <w:rFonts w:cs="Arial"/>
            <w:szCs w:val="20"/>
          </w:rPr>
          <w:delText>i</w:delText>
        </w:r>
        <w:r w:rsidR="00914C4F" w:rsidRPr="00961271" w:rsidDel="00FD6427">
          <w:rPr>
            <w:rFonts w:cs="Arial"/>
            <w:szCs w:val="20"/>
          </w:rPr>
          <w:delText>n</w:delText>
        </w:r>
        <w:r w:rsidR="00914C4F" w:rsidRPr="00961271" w:rsidDel="007061AF">
          <w:rPr>
            <w:rFonts w:cs="Arial"/>
            <w:szCs w:val="20"/>
          </w:rPr>
          <w:delText xml:space="preserve">centives and pressures on management may result in intentional or unintentional management bias, which may affect the reasonableness of significant assumptions and </w:delText>
        </w:r>
        <w:r w:rsidR="00914C4F" w:rsidDel="007061AF">
          <w:rPr>
            <w:rFonts w:cs="Arial"/>
            <w:szCs w:val="20"/>
          </w:rPr>
          <w:delText xml:space="preserve">the </w:delText>
        </w:r>
        <w:r w:rsidR="00914C4F" w:rsidRPr="00961271" w:rsidDel="007061AF">
          <w:rPr>
            <w:rFonts w:cs="Arial"/>
            <w:szCs w:val="20"/>
          </w:rPr>
          <w:delText>expectations of management or those charged with governance thereby increasing the susceptibility to risks of material misstatement</w:delText>
        </w:r>
      </w:del>
      <w:r w:rsidR="00914C4F" w:rsidRPr="000D497F">
        <w:rPr>
          <w:rFonts w:cs="Arial"/>
          <w:szCs w:val="20"/>
        </w:rPr>
        <w:t>.</w:t>
      </w:r>
      <w:r w:rsidR="000D497F" w:rsidRPr="000D497F" w:rsidDel="007939B0">
        <w:rPr>
          <w:rFonts w:cs="Arial"/>
          <w:szCs w:val="20"/>
        </w:rPr>
        <w:t xml:space="preserve"> </w:t>
      </w:r>
      <w:r w:rsidR="000D497F" w:rsidRPr="000D497F">
        <w:rPr>
          <w:rFonts w:cs="Arial"/>
          <w:szCs w:val="20"/>
        </w:rPr>
        <w:t>[</w:t>
      </w:r>
      <w:r w:rsidR="000D497F" w:rsidRPr="00C21D43">
        <w:rPr>
          <w:rFonts w:cs="Arial"/>
          <w:i/>
          <w:szCs w:val="20"/>
          <w:highlight w:val="yellow"/>
        </w:rPr>
        <w:t xml:space="preserve">Moved </w:t>
      </w:r>
      <w:proofErr w:type="spellStart"/>
      <w:r w:rsidR="000D497F" w:rsidRPr="00C21D43">
        <w:rPr>
          <w:rFonts w:cs="Arial"/>
          <w:i/>
          <w:szCs w:val="20"/>
          <w:highlight w:val="yellow"/>
        </w:rPr>
        <w:t>form</w:t>
      </w:r>
      <w:proofErr w:type="spellEnd"/>
      <w:r w:rsidR="000D497F" w:rsidRPr="00C21D43">
        <w:rPr>
          <w:rFonts w:cs="Arial"/>
          <w:i/>
          <w:szCs w:val="20"/>
          <w:highlight w:val="yellow"/>
        </w:rPr>
        <w:t xml:space="preserve"> para. A59</w:t>
      </w:r>
      <w:r w:rsidR="000D497F" w:rsidRPr="000D497F">
        <w:rPr>
          <w:rFonts w:cs="Arial"/>
          <w:szCs w:val="20"/>
        </w:rPr>
        <w:t>]</w:t>
      </w:r>
      <w:r w:rsidR="000D497F">
        <w:rPr>
          <w:rFonts w:cs="Arial"/>
          <w:szCs w:val="20"/>
          <w:u w:val="single"/>
        </w:rPr>
        <w:t xml:space="preserve"> </w:t>
      </w:r>
      <w:r w:rsidR="000D497F" w:rsidRPr="000D497F" w:rsidDel="007939B0">
        <w:rPr>
          <w:rFonts w:cs="Arial"/>
          <w:szCs w:val="20"/>
          <w:u w:val="single"/>
        </w:rPr>
        <w:t>An understanding of the business risks</w:t>
      </w:r>
      <w:r w:rsidR="000D497F" w:rsidRPr="000D497F">
        <w:rPr>
          <w:rFonts w:cs="Arial"/>
          <w:szCs w:val="20"/>
          <w:u w:val="single"/>
        </w:rPr>
        <w:t xml:space="preserve"> that have an effect on the financial statements assists the auditor</w:t>
      </w:r>
      <w:r w:rsidR="000D497F" w:rsidRPr="000D497F" w:rsidDel="007939B0">
        <w:rPr>
          <w:rFonts w:cs="Arial"/>
          <w:szCs w:val="20"/>
          <w:u w:val="single"/>
        </w:rPr>
        <w:t xml:space="preserve"> </w:t>
      </w:r>
      <w:r w:rsidR="000D497F" w:rsidRPr="000D497F">
        <w:rPr>
          <w:rFonts w:cs="Arial"/>
          <w:szCs w:val="20"/>
          <w:u w:val="single"/>
        </w:rPr>
        <w:t xml:space="preserve">in </w:t>
      </w:r>
      <w:r w:rsidR="000D497F" w:rsidRPr="000D497F" w:rsidDel="007939B0">
        <w:rPr>
          <w:rFonts w:cs="Arial"/>
          <w:szCs w:val="20"/>
          <w:u w:val="single"/>
        </w:rPr>
        <w:t>identifying risks of material misstatement, since most business risks will eventually have financial consequences and, therefore, an effect on the financial statements.</w:t>
      </w:r>
    </w:p>
    <w:tbl>
      <w:tblPr>
        <w:tblStyle w:val="TableGrid"/>
        <w:tblW w:w="0" w:type="auto"/>
        <w:tblInd w:w="547" w:type="dxa"/>
        <w:tblLook w:val="04A0" w:firstRow="1" w:lastRow="0" w:firstColumn="1" w:lastColumn="0" w:noHBand="0" w:noVBand="1"/>
      </w:tblPr>
      <w:tblGrid>
        <w:gridCol w:w="8793"/>
      </w:tblGrid>
      <w:tr w:rsidR="002C6F53" w:rsidTr="002C6F53">
        <w:trPr>
          <w:ins w:id="515" w:author="Author"/>
        </w:trPr>
        <w:tc>
          <w:tcPr>
            <w:tcW w:w="9340" w:type="dxa"/>
          </w:tcPr>
          <w:p w:rsidR="002C6F53" w:rsidRDefault="002C6F53" w:rsidP="002C6F53">
            <w:pPr>
              <w:rPr>
                <w:ins w:id="516" w:author="Author"/>
                <w:rFonts w:cs="Arial"/>
                <w:szCs w:val="20"/>
              </w:rPr>
            </w:pPr>
            <w:del w:id="517" w:author="Author">
              <w:r w:rsidRPr="00961271" w:rsidDel="002C6F53">
                <w:rPr>
                  <w:rFonts w:cs="Arial"/>
                  <w:szCs w:val="20"/>
                </w:rPr>
                <w:delText>For e</w:delText>
              </w:r>
            </w:del>
            <w:ins w:id="518" w:author="Author">
              <w:r>
                <w:rPr>
                  <w:rFonts w:cs="Arial"/>
                  <w:szCs w:val="20"/>
                </w:rPr>
                <w:t>E</w:t>
              </w:r>
            </w:ins>
            <w:r w:rsidRPr="00961271">
              <w:rPr>
                <w:rFonts w:cs="Arial"/>
                <w:szCs w:val="20"/>
              </w:rPr>
              <w:t>xample</w:t>
            </w:r>
            <w:ins w:id="519" w:author="Author">
              <w:r>
                <w:rPr>
                  <w:rFonts w:cs="Arial"/>
                  <w:szCs w:val="20"/>
                </w:rPr>
                <w:t>:</w:t>
              </w:r>
            </w:ins>
            <w:del w:id="520" w:author="Author">
              <w:r w:rsidRPr="00961271" w:rsidDel="002C6F53">
                <w:rPr>
                  <w:rFonts w:cs="Arial"/>
                  <w:szCs w:val="20"/>
                </w:rPr>
                <w:delText>,</w:delText>
              </w:r>
            </w:del>
            <w:r w:rsidRPr="00961271">
              <w:rPr>
                <w:rFonts w:cs="Arial"/>
                <w:szCs w:val="20"/>
              </w:rPr>
              <w:t xml:space="preserve"> </w:t>
            </w:r>
          </w:p>
          <w:p w:rsidR="000D497F" w:rsidRDefault="000D497F" w:rsidP="000D497F">
            <w:pPr>
              <w:rPr>
                <w:ins w:id="521" w:author="Author"/>
                <w:rFonts w:cs="Arial"/>
                <w:szCs w:val="20"/>
              </w:rPr>
            </w:pPr>
            <w:ins w:id="522" w:author="Author">
              <w:r>
                <w:rPr>
                  <w:rFonts w:cs="Arial"/>
                  <w:szCs w:val="20"/>
                </w:rPr>
                <w:t>An entity’s business model may rely on the use of IT in different ways:</w:t>
              </w:r>
            </w:ins>
          </w:p>
          <w:p w:rsidR="000D497F" w:rsidRDefault="000D497F" w:rsidP="007B1D35">
            <w:pPr>
              <w:pStyle w:val="ListParagraph"/>
              <w:numPr>
                <w:ilvl w:val="0"/>
                <w:numId w:val="77"/>
              </w:numPr>
              <w:spacing w:before="120" w:after="120"/>
              <w:ind w:left="547" w:hanging="547"/>
              <w:contextualSpacing w:val="0"/>
              <w:rPr>
                <w:ins w:id="523" w:author="Author"/>
                <w:rFonts w:cs="Arial"/>
                <w:szCs w:val="20"/>
              </w:rPr>
            </w:pPr>
            <w:ins w:id="524" w:author="Author">
              <w:r>
                <w:rPr>
                  <w:rFonts w:cs="Arial"/>
                  <w:szCs w:val="20"/>
                </w:rPr>
                <w:t>The entity sells widgets from a physical store, and uses an advanced stock and point of sale system to record the selling of widgets; or</w:t>
              </w:r>
            </w:ins>
          </w:p>
          <w:p w:rsidR="000D497F" w:rsidRPr="00C21D43" w:rsidRDefault="000D497F" w:rsidP="007B1D35">
            <w:pPr>
              <w:pStyle w:val="ListParagraph"/>
              <w:numPr>
                <w:ilvl w:val="0"/>
                <w:numId w:val="77"/>
              </w:numPr>
              <w:spacing w:before="120" w:after="120"/>
              <w:ind w:left="547" w:hanging="547"/>
              <w:contextualSpacing w:val="0"/>
              <w:rPr>
                <w:ins w:id="525" w:author="Author"/>
                <w:rFonts w:cs="Arial"/>
                <w:szCs w:val="20"/>
              </w:rPr>
            </w:pPr>
            <w:ins w:id="526" w:author="Author">
              <w:r>
                <w:rPr>
                  <w:rFonts w:cs="Arial"/>
                  <w:szCs w:val="20"/>
                </w:rPr>
                <w:t>The entity sells widgets online so that all sales transactions are processed in an IT environment, including initiation of the transactions through a website</w:t>
              </w:r>
              <w:r w:rsidRPr="00C21D43">
                <w:rPr>
                  <w:rFonts w:cs="Arial"/>
                  <w:szCs w:val="20"/>
                </w:rPr>
                <w:t>.</w:t>
              </w:r>
            </w:ins>
          </w:p>
          <w:p w:rsidR="0089355D" w:rsidRDefault="000D497F" w:rsidP="000D497F">
            <w:pPr>
              <w:spacing w:after="120"/>
              <w:rPr>
                <w:rFonts w:cs="Arial"/>
                <w:szCs w:val="20"/>
              </w:rPr>
            </w:pPr>
            <w:ins w:id="527" w:author="Author">
              <w:r>
                <w:rPr>
                  <w:rFonts w:cs="Arial"/>
                  <w:szCs w:val="20"/>
                </w:rPr>
                <w:t>For both of these entities the business risks arising from a significantly different business model would be substantially different, notwithstanding both entities sell widgets.</w:t>
              </w:r>
            </w:ins>
          </w:p>
          <w:p w:rsidR="000D497F" w:rsidRPr="0089355D" w:rsidRDefault="000D497F" w:rsidP="000D497F">
            <w:pPr>
              <w:rPr>
                <w:ins w:id="528" w:author="Author"/>
                <w:rFonts w:cs="Arial"/>
                <w:szCs w:val="20"/>
              </w:rPr>
            </w:pPr>
            <w:del w:id="529" w:author="Author">
              <w:r w:rsidRPr="000D497F" w:rsidDel="000D497F">
                <w:rPr>
                  <w:rFonts w:cs="Arial"/>
                  <w:szCs w:val="20"/>
                </w:rPr>
                <w:delText>For example, incentives and pressures on management may result in intentional or unintentional management bias, which may affect the reasonableness of significant assumptions and expectations of management or those charged with governance thereby increasing the susceptibility to risks of material misstatement. (See also paragraph A59).</w:delText>
              </w:r>
            </w:del>
          </w:p>
        </w:tc>
      </w:tr>
    </w:tbl>
    <w:p w:rsidR="00BF25C6" w:rsidRPr="00BF25C6" w:rsidRDefault="00BF25C6" w:rsidP="00BF25C6">
      <w:pPr>
        <w:ind w:left="547" w:hanging="547"/>
        <w:rPr>
          <w:rFonts w:cs="Arial"/>
          <w:strike/>
          <w:szCs w:val="20"/>
        </w:rPr>
      </w:pPr>
      <w:r w:rsidRPr="0018763C">
        <w:rPr>
          <w:rFonts w:cs="Arial"/>
          <w:szCs w:val="20"/>
        </w:rPr>
        <w:lastRenderedPageBreak/>
        <w:t>A53.</w:t>
      </w:r>
      <w:r w:rsidRPr="0018763C">
        <w:rPr>
          <w:rFonts w:cs="Arial"/>
          <w:szCs w:val="20"/>
        </w:rPr>
        <w:tab/>
      </w:r>
      <w:r w:rsidR="006E0802">
        <w:rPr>
          <w:rFonts w:cs="Arial"/>
          <w:szCs w:val="20"/>
          <w:lang w:val="en-GB"/>
        </w:rPr>
        <w:t>[</w:t>
      </w:r>
      <w:r w:rsidR="006E0802" w:rsidRPr="0089355D">
        <w:rPr>
          <w:rFonts w:cs="Arial"/>
          <w:i/>
          <w:szCs w:val="20"/>
          <w:highlight w:val="yellow"/>
          <w:lang w:val="en-GB"/>
        </w:rPr>
        <w:t xml:space="preserve">Moved to </w:t>
      </w:r>
      <w:r w:rsidR="006E0802" w:rsidRPr="005A4697">
        <w:rPr>
          <w:rFonts w:cs="Arial"/>
          <w:b/>
          <w:i/>
          <w:szCs w:val="20"/>
          <w:highlight w:val="yellow"/>
          <w:lang w:val="en-GB"/>
        </w:rPr>
        <w:t>Appendix 1</w:t>
      </w:r>
      <w:r w:rsidR="006E0802">
        <w:rPr>
          <w:rFonts w:cs="Arial"/>
          <w:szCs w:val="20"/>
          <w:lang w:val="en-GB"/>
        </w:rPr>
        <w:t xml:space="preserve">] </w:t>
      </w:r>
      <w:r w:rsidRPr="00BF25C6">
        <w:rPr>
          <w:rFonts w:cs="Arial"/>
          <w:strike/>
          <w:szCs w:val="20"/>
          <w:lang w:val="en-GB"/>
        </w:rPr>
        <w:t>An entity’s business model describes how an entity considers, for example its organizational structure, operations or scope of activities, business lines (including competitors and customers thereof), processes, growth opportunities, globalization, regulatory requirements and technologies. The entity’s business model describes how the entity creates, preserves and captures financial or broader value, such as public benefits, for its stakeholders.</w:t>
      </w:r>
    </w:p>
    <w:p w:rsidR="00BF25C6" w:rsidRPr="00BF25C6" w:rsidRDefault="00BF25C6" w:rsidP="00BF25C6">
      <w:pPr>
        <w:ind w:left="547" w:hanging="547"/>
        <w:rPr>
          <w:rFonts w:cs="Arial"/>
          <w:strike/>
          <w:szCs w:val="20"/>
        </w:rPr>
      </w:pPr>
      <w:r w:rsidRPr="0018763C">
        <w:rPr>
          <w:rFonts w:cs="Arial"/>
          <w:szCs w:val="20"/>
        </w:rPr>
        <w:t>A54.</w:t>
      </w:r>
      <w:r w:rsidRPr="0018763C">
        <w:rPr>
          <w:rFonts w:cs="Arial"/>
          <w:szCs w:val="20"/>
        </w:rPr>
        <w:tab/>
      </w:r>
      <w:r w:rsidR="006E0802">
        <w:rPr>
          <w:rFonts w:cs="Arial"/>
          <w:szCs w:val="20"/>
          <w:lang w:val="en-GB"/>
        </w:rPr>
        <w:t>[</w:t>
      </w:r>
      <w:r w:rsidR="006E0802" w:rsidRPr="0089355D">
        <w:rPr>
          <w:rFonts w:cs="Arial"/>
          <w:i/>
          <w:szCs w:val="20"/>
          <w:highlight w:val="yellow"/>
          <w:lang w:val="en-GB"/>
        </w:rPr>
        <w:t xml:space="preserve">Moved to </w:t>
      </w:r>
      <w:r w:rsidR="006E0802" w:rsidRPr="005A4697">
        <w:rPr>
          <w:rFonts w:cs="Arial"/>
          <w:b/>
          <w:i/>
          <w:szCs w:val="20"/>
          <w:highlight w:val="yellow"/>
          <w:lang w:val="en-GB"/>
        </w:rPr>
        <w:t>Appendix 1</w:t>
      </w:r>
      <w:r w:rsidR="006E0802">
        <w:rPr>
          <w:rFonts w:cs="Arial"/>
          <w:szCs w:val="20"/>
          <w:lang w:val="en-GB"/>
        </w:rPr>
        <w:t xml:space="preserve">] </w:t>
      </w:r>
      <w:r w:rsidRPr="00BF25C6">
        <w:rPr>
          <w:rFonts w:cs="Arial"/>
          <w:strike/>
          <w:szCs w:val="20"/>
          <w:lang w:val="en-GB"/>
        </w:rPr>
        <w:t xml:space="preserve">Strategies are the approaches by </w:t>
      </w:r>
      <w:proofErr w:type="gramStart"/>
      <w:r w:rsidRPr="00BF25C6">
        <w:rPr>
          <w:rFonts w:cs="Arial"/>
          <w:strike/>
          <w:szCs w:val="20"/>
          <w:lang w:val="en-GB"/>
        </w:rPr>
        <w:t>which</w:t>
      </w:r>
      <w:r>
        <w:rPr>
          <w:rFonts w:cs="Arial"/>
          <w:strike/>
          <w:szCs w:val="20"/>
          <w:lang w:val="en-GB"/>
        </w:rPr>
        <w:t xml:space="preserve"> </w:t>
      </w:r>
      <w:r w:rsidRPr="00BF25C6">
        <w:rPr>
          <w:rFonts w:cs="Arial"/>
          <w:strike/>
          <w:szCs w:val="20"/>
          <w:lang w:val="en-GB"/>
        </w:rPr>
        <w:t xml:space="preserve"> management</w:t>
      </w:r>
      <w:proofErr w:type="gramEnd"/>
      <w:r w:rsidRPr="00BF25C6">
        <w:rPr>
          <w:rFonts w:cs="Arial"/>
          <w:strike/>
          <w:szCs w:val="20"/>
          <w:lang w:val="en-GB"/>
        </w:rPr>
        <w:t xml:space="preserve"> plans to achieve the entity’s objectives, including how the entity plans to address the risks and opportunities that it faces. An entity’s strategies are changed over time by management, to respond to changes in its objectives and in the internal and external circumstances in which it operates. </w:t>
      </w:r>
    </w:p>
    <w:p w:rsidR="00BF25C6" w:rsidRPr="00BF25C6" w:rsidRDefault="00BF25C6" w:rsidP="00BF25C6">
      <w:pPr>
        <w:ind w:left="547" w:hanging="547"/>
        <w:rPr>
          <w:rFonts w:cs="Arial"/>
          <w:strike/>
          <w:szCs w:val="20"/>
          <w:highlight w:val="lightGray"/>
        </w:rPr>
      </w:pPr>
      <w:r w:rsidRPr="0018763C">
        <w:rPr>
          <w:rFonts w:cs="Arial"/>
          <w:szCs w:val="20"/>
        </w:rPr>
        <w:t>A55.</w:t>
      </w:r>
      <w:r w:rsidRPr="0018763C">
        <w:rPr>
          <w:rFonts w:cs="Arial"/>
          <w:szCs w:val="20"/>
        </w:rPr>
        <w:tab/>
      </w:r>
      <w:r w:rsidR="006E0802">
        <w:rPr>
          <w:rFonts w:cs="Arial"/>
          <w:szCs w:val="20"/>
          <w:lang w:val="en-GB"/>
        </w:rPr>
        <w:t>[</w:t>
      </w:r>
      <w:r w:rsidR="006E0802" w:rsidRPr="0089355D">
        <w:rPr>
          <w:rFonts w:cs="Arial"/>
          <w:i/>
          <w:szCs w:val="20"/>
          <w:highlight w:val="yellow"/>
          <w:lang w:val="en-GB"/>
        </w:rPr>
        <w:t xml:space="preserve">Moved to </w:t>
      </w:r>
      <w:r w:rsidR="006E0802" w:rsidRPr="005A4697">
        <w:rPr>
          <w:rFonts w:cs="Arial"/>
          <w:b/>
          <w:i/>
          <w:szCs w:val="20"/>
          <w:highlight w:val="yellow"/>
          <w:lang w:val="en-GB"/>
        </w:rPr>
        <w:t>Appendix 1</w:t>
      </w:r>
      <w:r w:rsidR="006E0802">
        <w:rPr>
          <w:rFonts w:cs="Arial"/>
          <w:szCs w:val="20"/>
          <w:lang w:val="en-GB"/>
        </w:rPr>
        <w:t xml:space="preserve">] </w:t>
      </w:r>
      <w:r w:rsidRPr="00BF25C6">
        <w:rPr>
          <w:rFonts w:cs="Arial"/>
          <w:strike/>
          <w:szCs w:val="20"/>
          <w:lang w:val="en-GB"/>
        </w:rPr>
        <w:t>A description of a business model typically includes:</w:t>
      </w:r>
    </w:p>
    <w:p w:rsidR="00BF25C6" w:rsidRPr="00BF25C6" w:rsidRDefault="00BF25C6" w:rsidP="007B1D35">
      <w:pPr>
        <w:numPr>
          <w:ilvl w:val="0"/>
          <w:numId w:val="89"/>
        </w:numPr>
        <w:ind w:left="1094" w:hanging="547"/>
        <w:rPr>
          <w:rFonts w:cs="Arial"/>
          <w:strike/>
          <w:szCs w:val="20"/>
          <w:lang w:val="en-GB"/>
        </w:rPr>
      </w:pPr>
      <w:r w:rsidRPr="00BF25C6">
        <w:rPr>
          <w:rFonts w:cs="Arial"/>
          <w:strike/>
          <w:szCs w:val="20"/>
          <w:lang w:val="en-GB"/>
        </w:rPr>
        <w:t>The scope of the entity’s activities, and why it does them.</w:t>
      </w:r>
    </w:p>
    <w:p w:rsidR="00BF25C6" w:rsidRPr="00BF25C6" w:rsidRDefault="00BF25C6" w:rsidP="007B1D35">
      <w:pPr>
        <w:numPr>
          <w:ilvl w:val="0"/>
          <w:numId w:val="89"/>
        </w:numPr>
        <w:ind w:left="1094" w:hanging="547"/>
        <w:rPr>
          <w:rFonts w:cs="Arial"/>
          <w:strike/>
          <w:szCs w:val="20"/>
          <w:lang w:val="en-GB"/>
        </w:rPr>
      </w:pPr>
      <w:r w:rsidRPr="00BF25C6">
        <w:rPr>
          <w:rFonts w:cs="Arial"/>
          <w:strike/>
          <w:szCs w:val="20"/>
          <w:lang w:val="en-GB"/>
        </w:rPr>
        <w:t>The entity’s structure and scale of its operations.</w:t>
      </w:r>
    </w:p>
    <w:p w:rsidR="00BF25C6" w:rsidRPr="00BF25C6" w:rsidRDefault="00BF25C6" w:rsidP="007B1D35">
      <w:pPr>
        <w:numPr>
          <w:ilvl w:val="0"/>
          <w:numId w:val="89"/>
        </w:numPr>
        <w:ind w:left="1094" w:hanging="547"/>
        <w:rPr>
          <w:rFonts w:cs="Arial"/>
          <w:strike/>
          <w:szCs w:val="20"/>
          <w:lang w:val="en-GB"/>
        </w:rPr>
      </w:pPr>
      <w:r w:rsidRPr="00BF25C6">
        <w:rPr>
          <w:rFonts w:cs="Arial"/>
          <w:strike/>
          <w:szCs w:val="20"/>
          <w:lang w:val="en-GB"/>
        </w:rPr>
        <w:t>The markets or geographical or demographic spheres, and parts of the value chain, in which it operates, how it engages with those markets or spheres (main products, customer segments and distribution methods), and the basis on which it competes.</w:t>
      </w:r>
    </w:p>
    <w:p w:rsidR="00BF25C6" w:rsidRPr="00BF25C6" w:rsidRDefault="00BF25C6" w:rsidP="007B1D35">
      <w:pPr>
        <w:numPr>
          <w:ilvl w:val="0"/>
          <w:numId w:val="89"/>
        </w:numPr>
        <w:ind w:left="1094" w:hanging="547"/>
        <w:rPr>
          <w:rFonts w:cs="Arial"/>
          <w:strike/>
          <w:szCs w:val="20"/>
          <w:lang w:val="en-GB"/>
        </w:rPr>
      </w:pPr>
      <w:r w:rsidRPr="00BF25C6">
        <w:rPr>
          <w:rFonts w:cs="Arial"/>
          <w:strike/>
          <w:szCs w:val="20"/>
          <w:lang w:val="en-GB"/>
        </w:rPr>
        <w:t>The entity’s business or operating processes (e.g., investment, financing and operating processes) employed in performing its activities, focusing on those parts of the business processes that are important in creating, preserving or capturing value.</w:t>
      </w:r>
    </w:p>
    <w:p w:rsidR="00BF25C6" w:rsidRPr="00BF25C6" w:rsidRDefault="00BF25C6" w:rsidP="007B1D35">
      <w:pPr>
        <w:numPr>
          <w:ilvl w:val="0"/>
          <w:numId w:val="89"/>
        </w:numPr>
        <w:ind w:left="1094" w:hanging="547"/>
        <w:rPr>
          <w:rFonts w:cs="Arial"/>
          <w:strike/>
          <w:szCs w:val="20"/>
          <w:lang w:val="en-GB"/>
        </w:rPr>
      </w:pPr>
      <w:r w:rsidRPr="00BF25C6">
        <w:rPr>
          <w:rFonts w:cs="Arial"/>
          <w:strike/>
          <w:szCs w:val="20"/>
          <w:lang w:val="en-GB"/>
        </w:rPr>
        <w:t>The resources (e.g., financial, human, intellectual, environmental and technological) and other inputs and relationships (e.g., customers, competitors, suppliers and employees) that are necessary or important to its success.</w:t>
      </w:r>
    </w:p>
    <w:p w:rsidR="00BF25C6" w:rsidRPr="00BF25C6" w:rsidRDefault="00BF25C6" w:rsidP="007B1D35">
      <w:pPr>
        <w:numPr>
          <w:ilvl w:val="0"/>
          <w:numId w:val="89"/>
        </w:numPr>
        <w:ind w:left="1094" w:hanging="547"/>
        <w:rPr>
          <w:rFonts w:cs="Arial"/>
          <w:strike/>
          <w:szCs w:val="20"/>
          <w:lang w:val="en-GB"/>
        </w:rPr>
      </w:pPr>
      <w:r w:rsidRPr="00BF25C6">
        <w:rPr>
          <w:rFonts w:cs="Arial"/>
          <w:strike/>
          <w:szCs w:val="20"/>
        </w:rPr>
        <w:t>How the entity’s business model integrates the use of IT in its interactions with customers, suppliers, lenders and other stakeholders through IT interfaces and other technologies.</w:t>
      </w:r>
    </w:p>
    <w:p w:rsidR="00914C4F" w:rsidRDefault="00914C4F" w:rsidP="004939D7">
      <w:pPr>
        <w:keepNext/>
        <w:spacing w:after="120"/>
        <w:ind w:left="547" w:hanging="547"/>
        <w:jc w:val="left"/>
        <w:rPr>
          <w:ins w:id="530" w:author="Author"/>
          <w:rFonts w:cs="Arial"/>
          <w:szCs w:val="20"/>
          <w:lang w:val="en-GB"/>
        </w:rPr>
      </w:pPr>
      <w:ins w:id="531" w:author="Author">
        <w:r>
          <w:rPr>
            <w:rFonts w:cs="Arial"/>
            <w:szCs w:val="20"/>
            <w:lang w:val="en-GB"/>
          </w:rPr>
          <w:t>Relevant Aspects of the Business Model Required to be Understood</w:t>
        </w:r>
      </w:ins>
    </w:p>
    <w:tbl>
      <w:tblPr>
        <w:tblStyle w:val="TableGrid"/>
        <w:tblW w:w="0" w:type="auto"/>
        <w:tblInd w:w="547" w:type="dxa"/>
        <w:tblLook w:val="04A0" w:firstRow="1" w:lastRow="0" w:firstColumn="1" w:lastColumn="0" w:noHBand="0" w:noVBand="1"/>
      </w:tblPr>
      <w:tblGrid>
        <w:gridCol w:w="8793"/>
      </w:tblGrid>
      <w:tr w:rsidR="001043DC" w:rsidTr="001043DC">
        <w:trPr>
          <w:ins w:id="532" w:author="Author"/>
        </w:trPr>
        <w:tc>
          <w:tcPr>
            <w:tcW w:w="9340" w:type="dxa"/>
          </w:tcPr>
          <w:p w:rsidR="001043DC" w:rsidRDefault="001043DC" w:rsidP="001043DC">
            <w:pPr>
              <w:spacing w:before="120" w:after="120"/>
              <w:rPr>
                <w:ins w:id="533" w:author="Author"/>
                <w:rFonts w:cs="Arial"/>
                <w:kern w:val="20"/>
                <w:szCs w:val="20"/>
                <w:lang w:val="en-GB"/>
              </w:rPr>
            </w:pPr>
            <w:r w:rsidRPr="001043DC">
              <w:rPr>
                <w:rFonts w:cs="Arial"/>
                <w:b/>
                <w:kern w:val="20"/>
                <w:szCs w:val="20"/>
                <w:lang w:val="en-GB"/>
              </w:rPr>
              <w:t>Appendix 1</w:t>
            </w:r>
            <w:r w:rsidRPr="001043DC">
              <w:rPr>
                <w:rFonts w:cs="Arial"/>
                <w:kern w:val="20"/>
                <w:szCs w:val="20"/>
                <w:lang w:val="en-GB"/>
              </w:rPr>
              <w:t xml:space="preserve"> </w:t>
            </w:r>
            <w:ins w:id="534" w:author="Author">
              <w:r w:rsidR="00BF754A">
                <w:rPr>
                  <w:rFonts w:cs="Arial"/>
                  <w:kern w:val="20"/>
                  <w:szCs w:val="20"/>
                  <w:lang w:val="en-GB"/>
                </w:rPr>
                <w:t xml:space="preserve">explains the objectives and scope of the entity’s business model and </w:t>
              </w:r>
            </w:ins>
            <w:r w:rsidRPr="001043DC">
              <w:rPr>
                <w:rFonts w:cs="Arial"/>
                <w:kern w:val="20"/>
                <w:szCs w:val="20"/>
                <w:lang w:val="en-GB"/>
              </w:rPr>
              <w:t>provides examples of matters that</w:t>
            </w:r>
            <w:ins w:id="535" w:author="Author">
              <w:r w:rsidR="00BF754A">
                <w:rPr>
                  <w:rFonts w:cs="Arial"/>
                  <w:kern w:val="20"/>
                  <w:szCs w:val="20"/>
                  <w:lang w:val="en-GB"/>
                </w:rPr>
                <w:t xml:space="preserve"> the auditor</w:t>
              </w:r>
            </w:ins>
            <w:r w:rsidRPr="001043DC">
              <w:rPr>
                <w:rFonts w:cs="Arial"/>
                <w:kern w:val="20"/>
                <w:szCs w:val="20"/>
                <w:lang w:val="en-GB"/>
              </w:rPr>
              <w:t xml:space="preserve"> may be consider</w:t>
            </w:r>
            <w:del w:id="536" w:author="Author">
              <w:r w:rsidRPr="001043DC" w:rsidDel="00BF754A">
                <w:rPr>
                  <w:rFonts w:cs="Arial"/>
                  <w:kern w:val="20"/>
                  <w:szCs w:val="20"/>
                  <w:lang w:val="en-GB"/>
                </w:rPr>
                <w:delText>ed</w:delText>
              </w:r>
            </w:del>
            <w:r w:rsidRPr="001043DC">
              <w:rPr>
                <w:rFonts w:cs="Arial"/>
                <w:kern w:val="20"/>
                <w:szCs w:val="20"/>
                <w:lang w:val="en-GB"/>
              </w:rPr>
              <w:t xml:space="preserve"> </w:t>
            </w:r>
            <w:ins w:id="537" w:author="Author">
              <w:r w:rsidR="00BF754A">
                <w:rPr>
                  <w:rFonts w:cs="Arial"/>
                  <w:kern w:val="20"/>
                  <w:szCs w:val="20"/>
                  <w:lang w:val="en-GB"/>
                </w:rPr>
                <w:t xml:space="preserve">in </w:t>
              </w:r>
            </w:ins>
            <w:del w:id="538" w:author="Author">
              <w:r w:rsidRPr="001043DC" w:rsidDel="00BF754A">
                <w:rPr>
                  <w:rFonts w:cs="Arial"/>
                  <w:kern w:val="20"/>
                  <w:szCs w:val="20"/>
                  <w:lang w:val="en-GB"/>
                </w:rPr>
                <w:delText>when obtaining an</w:delText>
              </w:r>
            </w:del>
            <w:r w:rsidRPr="001043DC">
              <w:rPr>
                <w:rFonts w:cs="Arial"/>
                <w:kern w:val="20"/>
                <w:szCs w:val="20"/>
                <w:lang w:val="en-GB"/>
              </w:rPr>
              <w:t xml:space="preserve"> understanding </w:t>
            </w:r>
            <w:del w:id="539" w:author="Author">
              <w:r w:rsidRPr="001043DC" w:rsidDel="00BF754A">
                <w:rPr>
                  <w:rFonts w:cs="Arial"/>
                  <w:kern w:val="20"/>
                  <w:szCs w:val="20"/>
                  <w:lang w:val="en-GB"/>
                </w:rPr>
                <w:delText xml:space="preserve">of </w:delText>
              </w:r>
            </w:del>
            <w:r w:rsidRPr="001043DC">
              <w:rPr>
                <w:rFonts w:cs="Arial"/>
                <w:kern w:val="20"/>
                <w:szCs w:val="20"/>
                <w:lang w:val="en-GB"/>
              </w:rPr>
              <w:t>the activities of the entity</w:t>
            </w:r>
            <w:ins w:id="540" w:author="Author">
              <w:r w:rsidR="00BF754A">
                <w:rPr>
                  <w:rFonts w:cs="Arial"/>
                  <w:kern w:val="20"/>
                  <w:szCs w:val="20"/>
                  <w:lang w:val="en-GB"/>
                </w:rPr>
                <w:t xml:space="preserve"> that may be included in the business model. In addition, the appendix explains</w:t>
              </w:r>
            </w:ins>
            <w:del w:id="541" w:author="Author">
              <w:r w:rsidRPr="001043DC" w:rsidDel="00BF754A">
                <w:rPr>
                  <w:rFonts w:cs="Arial"/>
                  <w:kern w:val="20"/>
                  <w:szCs w:val="20"/>
                  <w:lang w:val="en-GB"/>
                </w:rPr>
                <w:delText>, as well as</w:delText>
              </w:r>
            </w:del>
            <w:r w:rsidRPr="001043DC">
              <w:rPr>
                <w:rFonts w:cs="Arial"/>
                <w:kern w:val="20"/>
                <w:szCs w:val="20"/>
                <w:lang w:val="en-GB"/>
              </w:rPr>
              <w:t xml:space="preserve"> other matters that may be considered when auditing financial statements of special purpose entities</w:t>
            </w:r>
            <w:r w:rsidRPr="00961271">
              <w:rPr>
                <w:rFonts w:cs="Arial"/>
                <w:kern w:val="20"/>
                <w:szCs w:val="20"/>
                <w:lang w:val="en-GB"/>
              </w:rPr>
              <w:t>.</w:t>
            </w:r>
          </w:p>
          <w:p w:rsidR="001043DC" w:rsidRDefault="001043DC" w:rsidP="001043DC">
            <w:pPr>
              <w:spacing w:before="120" w:after="120"/>
              <w:rPr>
                <w:ins w:id="542" w:author="Author"/>
                <w:rFonts w:cs="Arial"/>
                <w:szCs w:val="20"/>
                <w:lang w:val="en-GB"/>
              </w:rPr>
            </w:pPr>
            <w:ins w:id="543" w:author="Author">
              <w:r w:rsidRPr="001043DC">
                <w:rPr>
                  <w:rFonts w:cs="Arial"/>
                  <w:b/>
                  <w:szCs w:val="20"/>
                </w:rPr>
                <w:t>Appendix 2</w:t>
              </w:r>
              <w:r>
                <w:rPr>
                  <w:rFonts w:cs="Arial"/>
                  <w:szCs w:val="20"/>
                </w:rPr>
                <w:t xml:space="preserve"> provides </w:t>
              </w:r>
              <w:r w:rsidR="00026B48">
                <w:rPr>
                  <w:rFonts w:cs="Arial"/>
                  <w:szCs w:val="20"/>
                </w:rPr>
                <w:t xml:space="preserve">explanations about the inherent risk factors as well as providing </w:t>
              </w:r>
              <w:r>
                <w:rPr>
                  <w:rFonts w:cs="Arial"/>
                  <w:szCs w:val="20"/>
                </w:rPr>
                <w:t>e</w:t>
              </w:r>
              <w:r w:rsidRPr="001043DC">
                <w:rPr>
                  <w:rFonts w:cs="Arial"/>
                  <w:szCs w:val="20"/>
                </w:rPr>
                <w:t>xamples of events and conditions that may indicate risks of material misstatement.</w:t>
              </w:r>
              <w:r w:rsidR="00026B48">
                <w:rPr>
                  <w:rFonts w:cs="Arial"/>
                  <w:szCs w:val="20"/>
                </w:rPr>
                <w:t xml:space="preserve"> The events and conditions have been categorized by the inherent risk factor that may have the greatest effect in the circumstances. </w:t>
              </w:r>
            </w:ins>
          </w:p>
        </w:tc>
      </w:tr>
    </w:tbl>
    <w:p w:rsidR="003E1141" w:rsidRPr="00961271" w:rsidRDefault="003E1141" w:rsidP="00971C2C">
      <w:pPr>
        <w:ind w:left="547" w:hanging="547"/>
        <w:rPr>
          <w:rFonts w:cs="Arial"/>
          <w:szCs w:val="20"/>
          <w:lang w:val="en-GB"/>
        </w:rPr>
      </w:pPr>
      <w:r w:rsidRPr="00961271">
        <w:rPr>
          <w:rFonts w:cs="Arial"/>
          <w:szCs w:val="20"/>
          <w:lang w:val="en-GB"/>
        </w:rPr>
        <w:t>A56.</w:t>
      </w:r>
      <w:r w:rsidRPr="00961271">
        <w:rPr>
          <w:rFonts w:cs="Arial"/>
          <w:szCs w:val="20"/>
          <w:lang w:val="en-GB"/>
        </w:rPr>
        <w:tab/>
      </w:r>
      <w:r w:rsidR="000D497F">
        <w:rPr>
          <w:rFonts w:cs="Arial"/>
          <w:szCs w:val="20"/>
          <w:lang w:val="en-GB"/>
        </w:rPr>
        <w:t>[</w:t>
      </w:r>
      <w:r w:rsidR="00B3716C" w:rsidRPr="00C21D43">
        <w:rPr>
          <w:rFonts w:cs="Arial"/>
          <w:i/>
          <w:szCs w:val="20"/>
          <w:highlight w:val="yellow"/>
          <w:lang w:val="en-GB"/>
        </w:rPr>
        <w:t xml:space="preserve">Moved to </w:t>
      </w:r>
      <w:r w:rsidR="00C21D43">
        <w:rPr>
          <w:rFonts w:cs="Arial"/>
          <w:i/>
          <w:szCs w:val="20"/>
          <w:highlight w:val="yellow"/>
          <w:lang w:val="en-GB"/>
        </w:rPr>
        <w:t xml:space="preserve">para. </w:t>
      </w:r>
      <w:r w:rsidR="00B3716C" w:rsidRPr="00C21D43">
        <w:rPr>
          <w:rFonts w:cs="Arial"/>
          <w:i/>
          <w:szCs w:val="20"/>
          <w:highlight w:val="yellow"/>
          <w:lang w:val="en-GB"/>
        </w:rPr>
        <w:t>A59</w:t>
      </w:r>
      <w:r w:rsidR="00B3716C">
        <w:rPr>
          <w:rFonts w:cs="Arial"/>
          <w:szCs w:val="20"/>
          <w:lang w:val="en-GB"/>
        </w:rPr>
        <w:t xml:space="preserve">] </w:t>
      </w:r>
      <w:r w:rsidRPr="00B3716C">
        <w:rPr>
          <w:rFonts w:cs="Arial"/>
          <w:strike/>
          <w:szCs w:val="20"/>
          <w:lang w:val="en-GB"/>
        </w:rPr>
        <w:t>Not all aspects of the business model are relevant for the auditor’s understanding,</w:t>
      </w:r>
      <w:del w:id="544" w:author="Author">
        <w:r w:rsidRPr="00961271" w:rsidDel="000D497F">
          <w:rPr>
            <w:rFonts w:cs="Arial"/>
            <w:szCs w:val="20"/>
            <w:lang w:val="en-GB"/>
          </w:rPr>
          <w:delText xml:space="preserve"> but those aspects that give rise to business risks, which are relevant to the identification and assessment of risks of material misstatement, are likely to be more relevant for the auditor’s understanding. </w:delText>
        </w:r>
      </w:del>
    </w:p>
    <w:p w:rsidR="00BF754A" w:rsidRDefault="00BF754A" w:rsidP="00BF754A">
      <w:pPr>
        <w:spacing w:after="120"/>
        <w:ind w:left="547" w:hanging="547"/>
        <w:rPr>
          <w:ins w:id="545" w:author="Author"/>
          <w:rFonts w:cs="Arial"/>
          <w:kern w:val="20"/>
          <w:szCs w:val="20"/>
          <w:lang w:val="en-GB"/>
        </w:rPr>
      </w:pPr>
      <w:r>
        <w:rPr>
          <w:rFonts w:cs="Arial"/>
          <w:kern w:val="20"/>
          <w:szCs w:val="20"/>
          <w:lang w:val="en-GB"/>
        </w:rPr>
        <w:lastRenderedPageBreak/>
        <w:t xml:space="preserve">A57. </w:t>
      </w:r>
      <w:r>
        <w:rPr>
          <w:rFonts w:cs="Arial"/>
          <w:kern w:val="20"/>
          <w:szCs w:val="20"/>
          <w:lang w:val="en-GB"/>
        </w:rPr>
        <w:tab/>
        <w:t>[</w:t>
      </w:r>
      <w:r w:rsidRPr="00C21D43">
        <w:rPr>
          <w:rFonts w:cs="Arial"/>
          <w:i/>
          <w:kern w:val="20"/>
          <w:szCs w:val="20"/>
          <w:highlight w:val="yellow"/>
          <w:lang w:val="en-GB"/>
        </w:rPr>
        <w:t>Moved to the box above</w:t>
      </w:r>
      <w:r>
        <w:rPr>
          <w:rFonts w:cs="Arial"/>
          <w:kern w:val="20"/>
          <w:szCs w:val="20"/>
          <w:lang w:val="en-GB"/>
        </w:rPr>
        <w:t xml:space="preserve">] </w:t>
      </w:r>
      <w:r w:rsidRPr="00BF754A">
        <w:rPr>
          <w:rFonts w:cs="Arial"/>
          <w:strike/>
          <w:kern w:val="20"/>
          <w:szCs w:val="20"/>
          <w:lang w:val="en-GB"/>
        </w:rPr>
        <w:t>Appendix 1 provides examples of matters that may be considered when obtaining an understanding of the activities of the entity, as well as other matters that may be considered when auditing financial statements of special purpose entities.</w:t>
      </w:r>
    </w:p>
    <w:p w:rsidR="00BF754A" w:rsidRPr="00BF754A" w:rsidRDefault="00BF754A" w:rsidP="00BF754A">
      <w:pPr>
        <w:ind w:left="547" w:hanging="547"/>
        <w:rPr>
          <w:rFonts w:cs="Arial"/>
          <w:strike/>
          <w:szCs w:val="20"/>
        </w:rPr>
      </w:pPr>
      <w:r w:rsidRPr="00BF754A">
        <w:rPr>
          <w:rFonts w:cs="Arial"/>
          <w:szCs w:val="20"/>
        </w:rPr>
        <w:t xml:space="preserve">A58. </w:t>
      </w:r>
      <w:r w:rsidRPr="00BF754A">
        <w:rPr>
          <w:rFonts w:cs="Arial"/>
          <w:szCs w:val="20"/>
        </w:rPr>
        <w:tab/>
      </w:r>
      <w:r>
        <w:rPr>
          <w:rFonts w:cs="Arial"/>
          <w:szCs w:val="20"/>
        </w:rPr>
        <w:t>[</w:t>
      </w:r>
      <w:r w:rsidRPr="00C21D43">
        <w:rPr>
          <w:rFonts w:cs="Arial"/>
          <w:i/>
          <w:szCs w:val="20"/>
          <w:highlight w:val="yellow"/>
        </w:rPr>
        <w:t>Moved to para. A62a</w:t>
      </w:r>
      <w:r>
        <w:rPr>
          <w:rFonts w:cs="Arial"/>
          <w:szCs w:val="20"/>
        </w:rPr>
        <w:t xml:space="preserve">] </w:t>
      </w:r>
      <w:r w:rsidRPr="00BF754A">
        <w:rPr>
          <w:rFonts w:cs="Arial"/>
          <w:strike/>
          <w:szCs w:val="20"/>
        </w:rPr>
        <w:t>Entities operating in the public sector may create and deliver value in different ways to those creating wealth for owners but will still have a ‘business model’ to promote value in the public interest. Matters public sector auditors may obtain an understanding of that are relevant to the business model of the entity, include:</w:t>
      </w:r>
    </w:p>
    <w:p w:rsidR="00BF754A" w:rsidRPr="00BF754A" w:rsidRDefault="00BF754A" w:rsidP="007B1D35">
      <w:pPr>
        <w:pStyle w:val="ListParagraph"/>
        <w:numPr>
          <w:ilvl w:val="0"/>
          <w:numId w:val="67"/>
        </w:numPr>
        <w:ind w:left="1094" w:hanging="547"/>
        <w:contextualSpacing w:val="0"/>
        <w:rPr>
          <w:rFonts w:cs="Arial"/>
          <w:strike/>
          <w:szCs w:val="20"/>
        </w:rPr>
      </w:pPr>
      <w:r w:rsidRPr="00BF754A">
        <w:rPr>
          <w:rFonts w:cs="Arial"/>
          <w:strike/>
          <w:szCs w:val="20"/>
        </w:rPr>
        <w:t>Knowledge of relevant government activities, including related programs.</w:t>
      </w:r>
    </w:p>
    <w:p w:rsidR="00BF754A" w:rsidRPr="00BF754A" w:rsidRDefault="00BF754A" w:rsidP="007B1D35">
      <w:pPr>
        <w:pStyle w:val="ListParagraph"/>
        <w:numPr>
          <w:ilvl w:val="0"/>
          <w:numId w:val="67"/>
        </w:numPr>
        <w:ind w:left="1094" w:hanging="547"/>
        <w:contextualSpacing w:val="0"/>
        <w:rPr>
          <w:rFonts w:cs="Arial"/>
          <w:strike/>
          <w:szCs w:val="20"/>
        </w:rPr>
      </w:pPr>
      <w:r w:rsidRPr="00BF754A">
        <w:rPr>
          <w:rFonts w:cs="Arial"/>
          <w:strike/>
          <w:szCs w:val="20"/>
        </w:rPr>
        <w:t>Program objectives and strategies, including public policy elements.</w:t>
      </w:r>
    </w:p>
    <w:p w:rsidR="003E1141" w:rsidRPr="00961271" w:rsidDel="00914C4F" w:rsidRDefault="003E1141" w:rsidP="00971C2C">
      <w:pPr>
        <w:spacing w:before="240"/>
        <w:rPr>
          <w:del w:id="546" w:author="Author"/>
          <w:rFonts w:cs="Arial"/>
          <w:szCs w:val="20"/>
        </w:rPr>
      </w:pPr>
      <w:del w:id="547" w:author="Author">
        <w:r w:rsidRPr="00961271" w:rsidDel="00914C4F">
          <w:rPr>
            <w:rFonts w:cs="Arial"/>
            <w:szCs w:val="20"/>
          </w:rPr>
          <w:delText>Business risks in the context of the entity’s business model</w:delText>
        </w:r>
      </w:del>
    </w:p>
    <w:p w:rsidR="00914C4F" w:rsidRDefault="003E1141" w:rsidP="007061AF">
      <w:pPr>
        <w:spacing w:after="120"/>
        <w:ind w:left="547" w:hanging="547"/>
        <w:rPr>
          <w:rFonts w:cs="Arial"/>
          <w:szCs w:val="20"/>
        </w:rPr>
      </w:pPr>
      <w:r w:rsidRPr="00961271">
        <w:rPr>
          <w:rFonts w:cs="Arial"/>
          <w:szCs w:val="20"/>
        </w:rPr>
        <w:t xml:space="preserve">A59. </w:t>
      </w:r>
      <w:r w:rsidRPr="00961271">
        <w:rPr>
          <w:rFonts w:cs="Arial"/>
          <w:szCs w:val="20"/>
        </w:rPr>
        <w:tab/>
      </w:r>
      <w:r w:rsidR="000D497F">
        <w:rPr>
          <w:rFonts w:cs="Arial"/>
          <w:szCs w:val="20"/>
        </w:rPr>
        <w:t>[</w:t>
      </w:r>
      <w:r w:rsidR="000D497F" w:rsidRPr="00C21D43">
        <w:rPr>
          <w:rFonts w:cs="Arial"/>
          <w:i/>
          <w:szCs w:val="20"/>
          <w:highlight w:val="yellow"/>
        </w:rPr>
        <w:t>Sentence moved to para. A52</w:t>
      </w:r>
      <w:r w:rsidR="000D497F">
        <w:rPr>
          <w:rFonts w:cs="Arial"/>
          <w:szCs w:val="20"/>
        </w:rPr>
        <w:t xml:space="preserve">] </w:t>
      </w:r>
      <w:r w:rsidRPr="000D497F" w:rsidDel="007939B0">
        <w:rPr>
          <w:rFonts w:cs="Arial"/>
          <w:strike/>
          <w:szCs w:val="20"/>
        </w:rPr>
        <w:t>An understanding of the business risks</w:t>
      </w:r>
      <w:r w:rsidRPr="000D497F">
        <w:rPr>
          <w:rFonts w:cs="Arial"/>
          <w:strike/>
          <w:szCs w:val="20"/>
        </w:rPr>
        <w:t xml:space="preserve"> that have an effect on the financial statements assists the auditor</w:t>
      </w:r>
      <w:r w:rsidRPr="000D497F" w:rsidDel="007939B0">
        <w:rPr>
          <w:rFonts w:cs="Arial"/>
          <w:strike/>
          <w:szCs w:val="20"/>
        </w:rPr>
        <w:t xml:space="preserve"> </w:t>
      </w:r>
      <w:r w:rsidRPr="000D497F">
        <w:rPr>
          <w:rFonts w:cs="Arial"/>
          <w:strike/>
          <w:szCs w:val="20"/>
        </w:rPr>
        <w:t xml:space="preserve">in </w:t>
      </w:r>
      <w:r w:rsidRPr="000D497F" w:rsidDel="007939B0">
        <w:rPr>
          <w:rFonts w:cs="Arial"/>
          <w:strike/>
          <w:szCs w:val="20"/>
        </w:rPr>
        <w:t>identifying risks of material misstatement, since most business risks will eventually have financial consequences and, therefore, an effect on the financial statements.</w:t>
      </w:r>
      <w:r w:rsidRPr="00961271">
        <w:rPr>
          <w:rFonts w:cs="Arial"/>
          <w:szCs w:val="20"/>
        </w:rPr>
        <w:t xml:space="preserve"> </w:t>
      </w:r>
      <w:r w:rsidR="00B3716C">
        <w:rPr>
          <w:rFonts w:cs="Arial"/>
          <w:szCs w:val="20"/>
        </w:rPr>
        <w:t>[</w:t>
      </w:r>
      <w:r w:rsidR="00B3716C" w:rsidRPr="00C21D43">
        <w:rPr>
          <w:rFonts w:cs="Arial"/>
          <w:i/>
          <w:szCs w:val="20"/>
          <w:highlight w:val="yellow"/>
        </w:rPr>
        <w:t>Moved from para. A56</w:t>
      </w:r>
      <w:r w:rsidR="00B3716C">
        <w:rPr>
          <w:rFonts w:cs="Arial"/>
          <w:szCs w:val="20"/>
        </w:rPr>
        <w:t xml:space="preserve">] </w:t>
      </w:r>
      <w:r w:rsidR="00B3716C" w:rsidRPr="00B3716C">
        <w:rPr>
          <w:rFonts w:cs="Arial"/>
          <w:szCs w:val="20"/>
          <w:u w:val="single"/>
        </w:rPr>
        <w:t>Not all aspects of the business model are relevant aspects for the auditor’s understanding.</w:t>
      </w:r>
      <w:r w:rsidR="00B3716C">
        <w:rPr>
          <w:rFonts w:cs="Arial"/>
          <w:szCs w:val="20"/>
        </w:rPr>
        <w:t xml:space="preserve"> </w:t>
      </w:r>
      <w:r w:rsidRPr="00961271">
        <w:rPr>
          <w:rFonts w:cs="Arial"/>
          <w:szCs w:val="20"/>
        </w:rPr>
        <w:t xml:space="preserve">Business risks are broader than the risks of material misstatement of the financial statements, although business risks </w:t>
      </w:r>
      <w:proofErr w:type="gramStart"/>
      <w:r w:rsidRPr="00961271">
        <w:rPr>
          <w:rFonts w:cs="Arial"/>
          <w:szCs w:val="20"/>
        </w:rPr>
        <w:t>includes</w:t>
      </w:r>
      <w:proofErr w:type="gramEnd"/>
      <w:r w:rsidRPr="00961271">
        <w:rPr>
          <w:rFonts w:cs="Arial"/>
          <w:szCs w:val="20"/>
        </w:rPr>
        <w:t xml:space="preserve"> the latter. The auditor does not have a responsibility to identify or assess all business risks because not all business risks give rise to risks of material misstatement. </w:t>
      </w:r>
    </w:p>
    <w:p w:rsidR="00B3716C" w:rsidRPr="00914C4F" w:rsidRDefault="00B3716C" w:rsidP="00B3716C">
      <w:pPr>
        <w:spacing w:after="120"/>
        <w:ind w:left="547" w:hanging="547"/>
        <w:rPr>
          <w:ins w:id="548" w:author="Author"/>
          <w:rFonts w:cs="Arial"/>
          <w:szCs w:val="20"/>
        </w:rPr>
      </w:pPr>
      <w:r>
        <w:rPr>
          <w:rFonts w:cs="Arial"/>
          <w:szCs w:val="20"/>
        </w:rPr>
        <w:t xml:space="preserve">A59a. </w:t>
      </w:r>
      <w:r w:rsidRPr="00914C4F">
        <w:rPr>
          <w:rFonts w:cs="Arial"/>
          <w:szCs w:val="20"/>
        </w:rPr>
        <w:t>Business risk</w:t>
      </w:r>
      <w:ins w:id="549" w:author="Author">
        <w:r>
          <w:rPr>
            <w:rFonts w:cs="Arial"/>
            <w:szCs w:val="20"/>
          </w:rPr>
          <w:t xml:space="preserve">s </w:t>
        </w:r>
        <w:r w:rsidRPr="007061AF">
          <w:rPr>
            <w:rFonts w:cs="Arial"/>
            <w:szCs w:val="20"/>
          </w:rPr>
          <w:t>increasing the susceptibility to risks of material misstatement</w:t>
        </w:r>
      </w:ins>
      <w:r w:rsidRPr="00914C4F">
        <w:rPr>
          <w:rFonts w:cs="Arial"/>
          <w:szCs w:val="20"/>
        </w:rPr>
        <w:t xml:space="preserve"> may arise from</w:t>
      </w:r>
      <w:ins w:id="550" w:author="Author">
        <w:r w:rsidRPr="00914C4F">
          <w:rPr>
            <w:rFonts w:cs="Arial"/>
            <w:szCs w:val="20"/>
          </w:rPr>
          <w:t>:</w:t>
        </w:r>
      </w:ins>
    </w:p>
    <w:p w:rsidR="00B3716C" w:rsidRDefault="00B3716C" w:rsidP="007B1D35">
      <w:pPr>
        <w:pStyle w:val="ListParagraph"/>
        <w:numPr>
          <w:ilvl w:val="0"/>
          <w:numId w:val="78"/>
        </w:numPr>
        <w:spacing w:after="120"/>
        <w:ind w:left="1094" w:hanging="547"/>
        <w:contextualSpacing w:val="0"/>
        <w:rPr>
          <w:ins w:id="551" w:author="Author"/>
          <w:rFonts w:cs="Arial"/>
          <w:szCs w:val="20"/>
        </w:rPr>
      </w:pPr>
      <w:del w:id="552" w:author="Author">
        <w:r w:rsidRPr="00914C4F" w:rsidDel="00914C4F">
          <w:rPr>
            <w:rFonts w:cs="Arial"/>
            <w:szCs w:val="20"/>
          </w:rPr>
          <w:delText>, among other matters, i</w:delText>
        </w:r>
      </w:del>
      <w:ins w:id="553" w:author="Author">
        <w:r>
          <w:rPr>
            <w:rFonts w:cs="Arial"/>
            <w:szCs w:val="20"/>
          </w:rPr>
          <w:t>I</w:t>
        </w:r>
      </w:ins>
      <w:r w:rsidRPr="00914C4F">
        <w:rPr>
          <w:rFonts w:cs="Arial"/>
          <w:szCs w:val="20"/>
        </w:rPr>
        <w:t>nappropriate objectives or strategies, ineffective execution of strategies, or change or complexity.</w:t>
      </w:r>
    </w:p>
    <w:p w:rsidR="00B3716C" w:rsidRPr="00914C4F" w:rsidRDefault="00B3716C" w:rsidP="007B1D35">
      <w:pPr>
        <w:pStyle w:val="ListParagraph"/>
        <w:numPr>
          <w:ilvl w:val="0"/>
          <w:numId w:val="78"/>
        </w:numPr>
        <w:spacing w:after="120"/>
        <w:ind w:left="1094" w:hanging="547"/>
        <w:contextualSpacing w:val="0"/>
        <w:rPr>
          <w:rFonts w:cs="Arial"/>
          <w:szCs w:val="20"/>
        </w:rPr>
      </w:pPr>
      <w:r w:rsidRPr="00914C4F">
        <w:rPr>
          <w:rFonts w:cs="Arial"/>
          <w:szCs w:val="20"/>
        </w:rPr>
        <w:t>A failure to recognize the need for change may also give rise to business risk, for example, from:</w:t>
      </w:r>
    </w:p>
    <w:p w:rsidR="00B3716C" w:rsidRPr="00961271" w:rsidRDefault="00B3716C" w:rsidP="007B1D35">
      <w:pPr>
        <w:pStyle w:val="ListParagraph"/>
        <w:numPr>
          <w:ilvl w:val="0"/>
          <w:numId w:val="79"/>
        </w:numPr>
        <w:ind w:left="1454"/>
        <w:contextualSpacing w:val="0"/>
        <w:jc w:val="left"/>
        <w:rPr>
          <w:rFonts w:cs="Arial"/>
          <w:szCs w:val="20"/>
        </w:rPr>
      </w:pPr>
      <w:r w:rsidRPr="00961271">
        <w:rPr>
          <w:rFonts w:cs="Arial"/>
          <w:szCs w:val="20"/>
        </w:rPr>
        <w:t xml:space="preserve">The development of new products or services that may fail; </w:t>
      </w:r>
    </w:p>
    <w:p w:rsidR="00B3716C" w:rsidRPr="00961271" w:rsidRDefault="00B3716C" w:rsidP="007B1D35">
      <w:pPr>
        <w:pStyle w:val="ListParagraph"/>
        <w:numPr>
          <w:ilvl w:val="0"/>
          <w:numId w:val="79"/>
        </w:numPr>
        <w:ind w:left="1454"/>
        <w:contextualSpacing w:val="0"/>
        <w:jc w:val="left"/>
        <w:rPr>
          <w:rFonts w:cs="Arial"/>
          <w:szCs w:val="20"/>
        </w:rPr>
      </w:pPr>
      <w:r w:rsidRPr="00961271">
        <w:rPr>
          <w:rFonts w:cs="Arial"/>
          <w:szCs w:val="20"/>
        </w:rPr>
        <w:t xml:space="preserve">A market which, even if successfully developed, is inadequate to support a product or service; or </w:t>
      </w:r>
    </w:p>
    <w:p w:rsidR="00B3716C" w:rsidRPr="00914C4F" w:rsidRDefault="00B3716C" w:rsidP="007B1D35">
      <w:pPr>
        <w:pStyle w:val="ListParagraph"/>
        <w:numPr>
          <w:ilvl w:val="0"/>
          <w:numId w:val="79"/>
        </w:numPr>
        <w:ind w:left="1454"/>
        <w:contextualSpacing w:val="0"/>
        <w:jc w:val="left"/>
        <w:rPr>
          <w:rFonts w:cs="Arial"/>
          <w:szCs w:val="20"/>
        </w:rPr>
      </w:pPr>
      <w:r w:rsidRPr="00961271">
        <w:rPr>
          <w:rFonts w:cs="Arial"/>
          <w:szCs w:val="20"/>
        </w:rPr>
        <w:t xml:space="preserve">Flaws in a product or service that may result in legal liability and reputational risk. </w:t>
      </w:r>
    </w:p>
    <w:p w:rsidR="00914C4F" w:rsidRPr="00B3716C" w:rsidRDefault="00B3716C" w:rsidP="007B1D35">
      <w:pPr>
        <w:pStyle w:val="ListParagraph"/>
        <w:numPr>
          <w:ilvl w:val="0"/>
          <w:numId w:val="99"/>
        </w:numPr>
        <w:ind w:left="907"/>
        <w:contextualSpacing w:val="0"/>
        <w:rPr>
          <w:ins w:id="554" w:author="Author"/>
          <w:rFonts w:cs="Arial"/>
          <w:szCs w:val="20"/>
        </w:rPr>
      </w:pPr>
      <w:ins w:id="555" w:author="Author">
        <w:r w:rsidRPr="00B3716C">
          <w:rPr>
            <w:rFonts w:cs="Arial"/>
            <w:szCs w:val="20"/>
          </w:rPr>
          <w:t>Incentives and pressures on management, which may result in intentional or unintentional management bias, and therefore affect the reasonableness of significant assumptions and the expectations of management or those charged with governance.</w:t>
        </w:r>
      </w:ins>
    </w:p>
    <w:p w:rsidR="003E1141" w:rsidRPr="0007526A" w:rsidRDefault="003E1141" w:rsidP="00B3716C">
      <w:pPr>
        <w:ind w:left="547" w:hanging="547"/>
        <w:rPr>
          <w:rFonts w:cs="Arial"/>
          <w:strike/>
          <w:szCs w:val="20"/>
        </w:rPr>
      </w:pPr>
      <w:r w:rsidRPr="00961271">
        <w:rPr>
          <w:rFonts w:cs="Arial"/>
          <w:szCs w:val="20"/>
        </w:rPr>
        <w:t>A60.</w:t>
      </w:r>
      <w:r w:rsidRPr="00961271">
        <w:rPr>
          <w:rFonts w:cs="Arial"/>
          <w:szCs w:val="20"/>
        </w:rPr>
        <w:tab/>
      </w:r>
      <w:r w:rsidR="007B756E">
        <w:rPr>
          <w:rFonts w:cs="Arial"/>
          <w:szCs w:val="20"/>
        </w:rPr>
        <w:t>[</w:t>
      </w:r>
      <w:r w:rsidR="0007526A">
        <w:rPr>
          <w:rFonts w:cs="Arial"/>
          <w:i/>
          <w:szCs w:val="20"/>
          <w:highlight w:val="yellow"/>
        </w:rPr>
        <w:t>M</w:t>
      </w:r>
      <w:r w:rsidR="007B756E" w:rsidRPr="0007526A">
        <w:rPr>
          <w:rFonts w:cs="Arial"/>
          <w:i/>
          <w:szCs w:val="20"/>
          <w:highlight w:val="yellow"/>
        </w:rPr>
        <w:t xml:space="preserve">oved to </w:t>
      </w:r>
      <w:r w:rsidR="001043DC" w:rsidRPr="00DB69A9">
        <w:rPr>
          <w:rFonts w:cs="Arial"/>
          <w:b/>
          <w:i/>
          <w:szCs w:val="20"/>
          <w:highlight w:val="yellow"/>
        </w:rPr>
        <w:t>A</w:t>
      </w:r>
      <w:r w:rsidR="007B756E" w:rsidRPr="00DB69A9">
        <w:rPr>
          <w:rFonts w:cs="Arial"/>
          <w:b/>
          <w:i/>
          <w:szCs w:val="20"/>
          <w:highlight w:val="yellow"/>
        </w:rPr>
        <w:t>ppendix</w:t>
      </w:r>
      <w:r w:rsidR="0007526A" w:rsidRPr="00DB69A9">
        <w:rPr>
          <w:rFonts w:cs="Arial"/>
          <w:b/>
          <w:i/>
          <w:szCs w:val="20"/>
          <w:highlight w:val="yellow"/>
        </w:rPr>
        <w:t xml:space="preserve"> 1</w:t>
      </w:r>
      <w:r w:rsidR="007B756E">
        <w:rPr>
          <w:rFonts w:cs="Arial"/>
          <w:szCs w:val="20"/>
        </w:rPr>
        <w:t xml:space="preserve">] </w:t>
      </w:r>
      <w:r w:rsidR="00BF25C6" w:rsidRPr="00BF25C6">
        <w:rPr>
          <w:rFonts w:cs="Arial"/>
          <w:strike/>
          <w:szCs w:val="20"/>
        </w:rPr>
        <w:t xml:space="preserve">A business risk may have an immediate consequence for the risk of material misstatement for classes of transactions, account balances, and disclosures at the assertion level or the financial statement level. For example, the business risk arising from a significant fall in real estate market values may increase the risk of material misstatement associated with the valuation assertion for a lender of medium-term real estate backed loans. However, the same risk, particularly in combination with a severe economic downturn that concurrently increases the underlying risk of lifetime credit losses on its loans, may also have a longer-term consequence. The resulting net exposure to credit losses may cast significant doubt on the entity’s ability to continue as a going concern. If so, this could have implications for management’s and the auditor’s conclusion as to the </w:t>
      </w:r>
      <w:r w:rsidR="00BF25C6" w:rsidRPr="00BF25C6">
        <w:rPr>
          <w:rFonts w:cs="Arial"/>
          <w:strike/>
          <w:szCs w:val="20"/>
        </w:rPr>
        <w:lastRenderedPageBreak/>
        <w:t>appropriateness of the entity’s use of the going concern basis of accounting and determination as to whether a material uncertainty exists. Whether a business risk may result in a risk of material misstatement is, therefore, considered in light of the entity’s circumstances</w:t>
      </w:r>
      <w:r w:rsidR="00BF25C6">
        <w:rPr>
          <w:rFonts w:cs="Arial"/>
          <w:szCs w:val="20"/>
        </w:rPr>
        <w:t xml:space="preserve">. </w:t>
      </w:r>
      <w:r w:rsidRPr="0007526A">
        <w:rPr>
          <w:rFonts w:cs="Arial"/>
          <w:strike/>
          <w:szCs w:val="20"/>
        </w:rPr>
        <w:t>Examples of events and conditions that may indicate risks of material misstatement are indicated in Appendix 2.</w:t>
      </w:r>
    </w:p>
    <w:p w:rsidR="003E1141" w:rsidRPr="00961271" w:rsidRDefault="003E1141" w:rsidP="00BF25C6">
      <w:pPr>
        <w:keepNext/>
        <w:ind w:left="547" w:hanging="547"/>
        <w:rPr>
          <w:rFonts w:cs="Arial"/>
          <w:szCs w:val="20"/>
        </w:rPr>
      </w:pPr>
      <w:r w:rsidRPr="00961271">
        <w:rPr>
          <w:rFonts w:cs="Arial"/>
          <w:szCs w:val="20"/>
        </w:rPr>
        <w:t xml:space="preserve">A61. </w:t>
      </w:r>
      <w:r w:rsidRPr="00961271">
        <w:rPr>
          <w:rFonts w:cs="Arial"/>
          <w:szCs w:val="20"/>
        </w:rPr>
        <w:tab/>
        <w:t>Examples of matters that the auditor may consider when obtaining an understanding of the entity’s business model, objectives, strategies and related business risks that may result in a risk of material misstatement of the financial statements include</w:t>
      </w:r>
      <w:ins w:id="556" w:author="Author">
        <w:r w:rsidR="00F83234">
          <w:rPr>
            <w:rFonts w:cs="Arial"/>
            <w:szCs w:val="20"/>
          </w:rPr>
          <w:t xml:space="preserve"> possible risks arising from</w:t>
        </w:r>
      </w:ins>
      <w:r w:rsidRPr="00961271">
        <w:rPr>
          <w:rFonts w:cs="Arial"/>
          <w:szCs w:val="20"/>
        </w:rPr>
        <w:t>:</w:t>
      </w:r>
    </w:p>
    <w:p w:rsidR="00F83234" w:rsidRPr="00F83234" w:rsidRDefault="003E1141" w:rsidP="007B1D35">
      <w:pPr>
        <w:pStyle w:val="ListParagraph"/>
        <w:numPr>
          <w:ilvl w:val="0"/>
          <w:numId w:val="45"/>
        </w:numPr>
        <w:ind w:left="1094" w:hanging="547"/>
        <w:contextualSpacing w:val="0"/>
        <w:rPr>
          <w:ins w:id="557" w:author="Author"/>
          <w:rFonts w:cs="Arial"/>
          <w:szCs w:val="20"/>
        </w:rPr>
      </w:pPr>
      <w:r w:rsidRPr="00961271">
        <w:rPr>
          <w:rFonts w:cs="Arial"/>
          <w:szCs w:val="20"/>
        </w:rPr>
        <w:t>Industry developments</w:t>
      </w:r>
      <w:r w:rsidR="00F83234">
        <w:rPr>
          <w:rFonts w:cs="Arial"/>
          <w:szCs w:val="20"/>
        </w:rPr>
        <w:t xml:space="preserve">, </w:t>
      </w:r>
      <w:ins w:id="558" w:author="Author">
        <w:r w:rsidR="00F83234">
          <w:rPr>
            <w:rFonts w:cs="Arial"/>
            <w:szCs w:val="20"/>
          </w:rPr>
          <w:t xml:space="preserve">such as the lack of personnel </w:t>
        </w:r>
        <w:r w:rsidR="00F83234" w:rsidRPr="00961271">
          <w:rPr>
            <w:rFonts w:cs="Arial"/>
            <w:szCs w:val="20"/>
          </w:rPr>
          <w:t>or expertise to deal with the changes in the industry</w:t>
        </w:r>
        <w:r w:rsidR="00F83234">
          <w:rPr>
            <w:rFonts w:cs="Arial"/>
            <w:szCs w:val="20"/>
          </w:rPr>
          <w:t>;</w:t>
        </w:r>
      </w:ins>
      <w:del w:id="559" w:author="Author">
        <w:r w:rsidR="0039145E" w:rsidRPr="00F83234" w:rsidDel="00B43A02">
          <w:rPr>
            <w:rFonts w:cs="Arial"/>
            <w:szCs w:val="20"/>
          </w:rPr>
          <w:delText>a</w:delText>
        </w:r>
        <w:r w:rsidR="0039145E" w:rsidRPr="00F83234" w:rsidDel="00F83234">
          <w:rPr>
            <w:rFonts w:cs="Arial"/>
            <w:szCs w:val="20"/>
          </w:rPr>
          <w:delText xml:space="preserve"> potential </w:delText>
        </w:r>
        <w:r w:rsidR="0039145E" w:rsidRPr="00F83234" w:rsidDel="00B43A02">
          <w:rPr>
            <w:rFonts w:cs="Arial"/>
            <w:szCs w:val="20"/>
          </w:rPr>
          <w:delText xml:space="preserve">related </w:delText>
        </w:r>
        <w:r w:rsidR="0039145E" w:rsidRPr="00F83234" w:rsidDel="00F83234">
          <w:rPr>
            <w:rFonts w:cs="Arial"/>
            <w:szCs w:val="20"/>
          </w:rPr>
          <w:delText xml:space="preserve">business risk might </w:delText>
        </w:r>
        <w:r w:rsidR="0039145E" w:rsidRPr="00F83234" w:rsidDel="00B43A02">
          <w:rPr>
            <w:rFonts w:cs="Arial"/>
            <w:szCs w:val="20"/>
          </w:rPr>
          <w:delText>be, for example, that</w:delText>
        </w:r>
        <w:r w:rsidR="0039145E" w:rsidRPr="00F83234" w:rsidDel="00F83234">
          <w:rPr>
            <w:rFonts w:cs="Arial"/>
            <w:szCs w:val="20"/>
          </w:rPr>
          <w:delText xml:space="preserve"> the entity does not have the personnel or expertise to deal with the changes in the industry</w:delText>
        </w:r>
      </w:del>
    </w:p>
    <w:p w:rsidR="00F83234" w:rsidRPr="00F83234" w:rsidRDefault="003E1141" w:rsidP="007B1D35">
      <w:pPr>
        <w:pStyle w:val="ListParagraph"/>
        <w:numPr>
          <w:ilvl w:val="0"/>
          <w:numId w:val="45"/>
        </w:numPr>
        <w:ind w:left="1094" w:hanging="547"/>
        <w:contextualSpacing w:val="0"/>
        <w:rPr>
          <w:ins w:id="560" w:author="Author"/>
          <w:rFonts w:cs="Arial"/>
          <w:szCs w:val="20"/>
        </w:rPr>
      </w:pPr>
      <w:r w:rsidRPr="00961271">
        <w:rPr>
          <w:rFonts w:cs="Arial"/>
          <w:szCs w:val="20"/>
        </w:rPr>
        <w:t>New products and services</w:t>
      </w:r>
      <w:ins w:id="561" w:author="Author">
        <w:r w:rsidR="00F83234">
          <w:rPr>
            <w:rFonts w:cs="Arial"/>
            <w:szCs w:val="20"/>
          </w:rPr>
          <w:t xml:space="preserve"> that may lead to increased product </w:t>
        </w:r>
      </w:ins>
      <w:r w:rsidR="004A2167">
        <w:rPr>
          <w:rFonts w:cs="Arial"/>
          <w:szCs w:val="20"/>
        </w:rPr>
        <w:t>liability</w:t>
      </w:r>
      <w:r w:rsidR="0039145E">
        <w:rPr>
          <w:rFonts w:cs="Arial"/>
          <w:szCs w:val="20"/>
        </w:rPr>
        <w:t>;</w:t>
      </w:r>
      <w:r w:rsidRPr="00961271">
        <w:rPr>
          <w:rFonts w:cs="Arial"/>
          <w:szCs w:val="20"/>
        </w:rPr>
        <w:t xml:space="preserve"> </w:t>
      </w:r>
      <w:del w:id="562" w:author="Author">
        <w:r w:rsidR="0039145E" w:rsidRPr="00F83234" w:rsidDel="00B43A02">
          <w:rPr>
            <w:rFonts w:cs="Arial"/>
            <w:szCs w:val="20"/>
          </w:rPr>
          <w:delText>(a</w:delText>
        </w:r>
        <w:r w:rsidR="0039145E" w:rsidRPr="00F83234" w:rsidDel="00F83234">
          <w:rPr>
            <w:rFonts w:cs="Arial"/>
            <w:szCs w:val="20"/>
          </w:rPr>
          <w:delText xml:space="preserve"> potential related business risk might </w:delText>
        </w:r>
        <w:r w:rsidR="0039145E" w:rsidRPr="00F83234" w:rsidDel="00B43A02">
          <w:rPr>
            <w:rFonts w:cs="Arial"/>
            <w:szCs w:val="20"/>
          </w:rPr>
          <w:delText xml:space="preserve">be, for example, that </w:delText>
        </w:r>
        <w:r w:rsidR="0039145E" w:rsidRPr="00F83234" w:rsidDel="00F83234">
          <w:rPr>
            <w:rFonts w:cs="Arial"/>
            <w:szCs w:val="20"/>
          </w:rPr>
          <w:delText>there is increased product liability</w:delText>
        </w:r>
        <w:r w:rsidR="0039145E" w:rsidRPr="00F83234" w:rsidDel="0039145E">
          <w:rPr>
            <w:rFonts w:cs="Arial"/>
            <w:szCs w:val="20"/>
          </w:rPr>
          <w:delText>)</w:delText>
        </w:r>
        <w:r w:rsidR="0039145E" w:rsidRPr="00F83234" w:rsidDel="00F83234">
          <w:rPr>
            <w:rFonts w:cs="Arial"/>
            <w:szCs w:val="20"/>
          </w:rPr>
          <w:delText>.</w:delText>
        </w:r>
      </w:del>
    </w:p>
    <w:p w:rsidR="00F83234" w:rsidRPr="00F83234" w:rsidRDefault="003E1141" w:rsidP="007B1D35">
      <w:pPr>
        <w:pStyle w:val="ListParagraph"/>
        <w:numPr>
          <w:ilvl w:val="0"/>
          <w:numId w:val="45"/>
        </w:numPr>
        <w:ind w:left="1094" w:hanging="547"/>
        <w:contextualSpacing w:val="0"/>
        <w:rPr>
          <w:ins w:id="563" w:author="Author"/>
          <w:rFonts w:cs="Arial"/>
          <w:szCs w:val="20"/>
        </w:rPr>
      </w:pPr>
      <w:r w:rsidRPr="00961271">
        <w:rPr>
          <w:rFonts w:cs="Arial"/>
          <w:szCs w:val="20"/>
        </w:rPr>
        <w:t>Expansion of the</w:t>
      </w:r>
      <w:ins w:id="564" w:author="Author">
        <w:r w:rsidR="00B43A02">
          <w:rPr>
            <w:rFonts w:cs="Arial"/>
            <w:szCs w:val="20"/>
          </w:rPr>
          <w:t xml:space="preserve"> entity’s</w:t>
        </w:r>
      </w:ins>
      <w:r w:rsidRPr="00961271">
        <w:rPr>
          <w:rFonts w:cs="Arial"/>
          <w:szCs w:val="20"/>
        </w:rPr>
        <w:t xml:space="preserve"> business</w:t>
      </w:r>
      <w:ins w:id="565" w:author="Author">
        <w:r w:rsidR="00F83234">
          <w:rPr>
            <w:rFonts w:cs="Arial"/>
            <w:szCs w:val="20"/>
          </w:rPr>
          <w:t>, and demand has not been accurately estimated</w:t>
        </w:r>
      </w:ins>
      <w:r w:rsidR="0039145E">
        <w:rPr>
          <w:rFonts w:cs="Arial"/>
          <w:szCs w:val="20"/>
        </w:rPr>
        <w:t>;</w:t>
      </w:r>
      <w:del w:id="566" w:author="Author">
        <w:r w:rsidR="0039145E" w:rsidRPr="00F83234" w:rsidDel="00B43A02">
          <w:rPr>
            <w:rFonts w:cs="Arial"/>
            <w:szCs w:val="20"/>
          </w:rPr>
          <w:delText>(</w:delText>
        </w:r>
        <w:r w:rsidR="0039145E" w:rsidRPr="00F83234" w:rsidDel="00F83234">
          <w:rPr>
            <w:rFonts w:cs="Arial"/>
            <w:szCs w:val="20"/>
          </w:rPr>
          <w:delText xml:space="preserve">a potential related business risk might </w:delText>
        </w:r>
        <w:r w:rsidR="0039145E" w:rsidRPr="00F83234" w:rsidDel="00B43A02">
          <w:rPr>
            <w:rFonts w:cs="Arial"/>
            <w:szCs w:val="20"/>
          </w:rPr>
          <w:delText>be, for example, that</w:delText>
        </w:r>
        <w:r w:rsidR="0039145E" w:rsidRPr="00F83234" w:rsidDel="00F83234">
          <w:rPr>
            <w:rFonts w:cs="Arial"/>
            <w:szCs w:val="20"/>
          </w:rPr>
          <w:delText xml:space="preserve"> the demand has not been accurately estimated</w:delText>
        </w:r>
        <w:r w:rsidR="0039145E" w:rsidRPr="00F83234" w:rsidDel="00B43A02">
          <w:rPr>
            <w:rFonts w:cs="Arial"/>
            <w:szCs w:val="20"/>
          </w:rPr>
          <w:delText>)</w:delText>
        </w:r>
        <w:r w:rsidR="0039145E" w:rsidRPr="00F83234" w:rsidDel="00F83234">
          <w:rPr>
            <w:rFonts w:cs="Arial"/>
            <w:szCs w:val="20"/>
          </w:rPr>
          <w:delText>.</w:delText>
        </w:r>
      </w:del>
    </w:p>
    <w:p w:rsidR="00F83234" w:rsidRPr="00F83234" w:rsidRDefault="003E1141" w:rsidP="007B1D35">
      <w:pPr>
        <w:pStyle w:val="ListParagraph"/>
        <w:numPr>
          <w:ilvl w:val="0"/>
          <w:numId w:val="45"/>
        </w:numPr>
        <w:ind w:left="1094" w:hanging="547"/>
        <w:contextualSpacing w:val="0"/>
        <w:rPr>
          <w:ins w:id="567" w:author="Author"/>
          <w:rFonts w:cs="Arial"/>
          <w:szCs w:val="20"/>
        </w:rPr>
      </w:pPr>
      <w:r w:rsidRPr="00961271">
        <w:rPr>
          <w:rFonts w:cs="Arial"/>
          <w:szCs w:val="20"/>
        </w:rPr>
        <w:t>New accounting requirements</w:t>
      </w:r>
      <w:ins w:id="568" w:author="Author">
        <w:r w:rsidR="00F83234">
          <w:rPr>
            <w:rFonts w:cs="Arial"/>
            <w:szCs w:val="20"/>
          </w:rPr>
          <w:t xml:space="preserve"> where there has been incomplete or improper implementation</w:t>
        </w:r>
        <w:r w:rsidR="00B43A02">
          <w:rPr>
            <w:rFonts w:cs="Arial"/>
            <w:szCs w:val="20"/>
          </w:rPr>
          <w:t>;</w:t>
        </w:r>
      </w:ins>
      <w:del w:id="569" w:author="Author">
        <w:r w:rsidR="00B43A02" w:rsidRPr="00F83234" w:rsidDel="00B43A02">
          <w:rPr>
            <w:rFonts w:cs="Arial"/>
            <w:szCs w:val="20"/>
          </w:rPr>
          <w:delText>(a</w:delText>
        </w:r>
        <w:r w:rsidR="00B43A02" w:rsidRPr="00F83234" w:rsidDel="00F83234">
          <w:rPr>
            <w:rFonts w:cs="Arial"/>
            <w:szCs w:val="20"/>
          </w:rPr>
          <w:delText xml:space="preserve"> potential related business risk might </w:delText>
        </w:r>
        <w:r w:rsidR="00B43A02" w:rsidRPr="00F83234" w:rsidDel="00B43A02">
          <w:rPr>
            <w:rFonts w:cs="Arial"/>
            <w:szCs w:val="20"/>
          </w:rPr>
          <w:delText>be, for example,</w:delText>
        </w:r>
        <w:r w:rsidR="00B43A02" w:rsidRPr="00F83234" w:rsidDel="00F83234">
          <w:rPr>
            <w:rFonts w:cs="Arial"/>
            <w:szCs w:val="20"/>
          </w:rPr>
          <w:delText xml:space="preserve"> incomplete or improper implementation, or increased costs</w:delText>
        </w:r>
        <w:r w:rsidR="00B43A02" w:rsidRPr="00F83234" w:rsidDel="00B43A02">
          <w:rPr>
            <w:rFonts w:cs="Arial"/>
            <w:szCs w:val="20"/>
          </w:rPr>
          <w:delText>)</w:delText>
        </w:r>
        <w:r w:rsidR="00B43A02" w:rsidRPr="00F83234" w:rsidDel="00F83234">
          <w:rPr>
            <w:rFonts w:cs="Arial"/>
            <w:szCs w:val="20"/>
          </w:rPr>
          <w:delText>.</w:delText>
        </w:r>
      </w:del>
    </w:p>
    <w:p w:rsidR="00B43A02" w:rsidRDefault="003E1141" w:rsidP="007B1D35">
      <w:pPr>
        <w:pStyle w:val="ListParagraph"/>
        <w:numPr>
          <w:ilvl w:val="0"/>
          <w:numId w:val="45"/>
        </w:numPr>
        <w:ind w:left="1094" w:hanging="547"/>
        <w:contextualSpacing w:val="0"/>
        <w:rPr>
          <w:ins w:id="570" w:author="Author"/>
          <w:rFonts w:cs="Arial"/>
          <w:szCs w:val="20"/>
        </w:rPr>
      </w:pPr>
      <w:r w:rsidRPr="00961271">
        <w:rPr>
          <w:rFonts w:cs="Arial"/>
          <w:szCs w:val="20"/>
        </w:rPr>
        <w:t>Regulatory requirements</w:t>
      </w:r>
      <w:ins w:id="571" w:author="Author">
        <w:r w:rsidR="00F83234">
          <w:rPr>
            <w:rFonts w:cs="Arial"/>
            <w:szCs w:val="20"/>
          </w:rPr>
          <w:t xml:space="preserve"> resulting in increased legal exposure</w:t>
        </w:r>
        <w:r w:rsidR="00B43A02">
          <w:rPr>
            <w:rFonts w:cs="Arial"/>
            <w:szCs w:val="20"/>
          </w:rPr>
          <w:t>;</w:t>
        </w:r>
      </w:ins>
    </w:p>
    <w:tbl>
      <w:tblPr>
        <w:tblStyle w:val="TableGrid"/>
        <w:tblW w:w="0" w:type="auto"/>
        <w:tblInd w:w="1094" w:type="dxa"/>
        <w:tblLook w:val="04A0" w:firstRow="1" w:lastRow="0" w:firstColumn="1" w:lastColumn="0" w:noHBand="0" w:noVBand="1"/>
      </w:tblPr>
      <w:tblGrid>
        <w:gridCol w:w="8246"/>
      </w:tblGrid>
      <w:tr w:rsidR="00B43A02" w:rsidDel="00F83234" w:rsidTr="00B43A02">
        <w:trPr>
          <w:del w:id="572" w:author="Author"/>
        </w:trPr>
        <w:tc>
          <w:tcPr>
            <w:tcW w:w="9340" w:type="dxa"/>
          </w:tcPr>
          <w:p w:rsidR="00B43A02" w:rsidRPr="00B43A02" w:rsidDel="00F83234" w:rsidRDefault="00B43A02" w:rsidP="00B43A02">
            <w:pPr>
              <w:rPr>
                <w:del w:id="573" w:author="Author"/>
                <w:rFonts w:cs="Arial"/>
                <w:szCs w:val="20"/>
              </w:rPr>
            </w:pPr>
            <w:del w:id="574" w:author="Author">
              <w:r w:rsidRPr="00B43A02" w:rsidDel="00B43A02">
                <w:rPr>
                  <w:rFonts w:cs="Arial"/>
                  <w:szCs w:val="20"/>
                </w:rPr>
                <w:delText>(a</w:delText>
              </w:r>
              <w:r w:rsidRPr="00B43A02" w:rsidDel="00F83234">
                <w:rPr>
                  <w:rFonts w:cs="Arial"/>
                  <w:szCs w:val="20"/>
                </w:rPr>
                <w:delText xml:space="preserve"> potential related business risk might </w:delText>
              </w:r>
              <w:r w:rsidRPr="00B43A02" w:rsidDel="00B43A02">
                <w:rPr>
                  <w:rFonts w:cs="Arial"/>
                  <w:szCs w:val="20"/>
                </w:rPr>
                <w:delText>be, for example, that</w:delText>
              </w:r>
              <w:r w:rsidRPr="00B43A02" w:rsidDel="00F83234">
                <w:rPr>
                  <w:rFonts w:cs="Arial"/>
                  <w:szCs w:val="20"/>
                </w:rPr>
                <w:delText xml:space="preserve"> there is increased legal exposure</w:delText>
              </w:r>
              <w:r w:rsidRPr="00B43A02" w:rsidDel="00B43A02">
                <w:rPr>
                  <w:rFonts w:cs="Arial"/>
                  <w:szCs w:val="20"/>
                </w:rPr>
                <w:delText>)</w:delText>
              </w:r>
              <w:r w:rsidRPr="00B43A02" w:rsidDel="00F83234">
                <w:rPr>
                  <w:rFonts w:cs="Arial"/>
                  <w:szCs w:val="20"/>
                </w:rPr>
                <w:delText>.</w:delText>
              </w:r>
            </w:del>
          </w:p>
        </w:tc>
      </w:tr>
    </w:tbl>
    <w:p w:rsidR="00B43A02" w:rsidDel="00F83234" w:rsidRDefault="003E1141" w:rsidP="007B1D35">
      <w:pPr>
        <w:pStyle w:val="ListParagraph"/>
        <w:numPr>
          <w:ilvl w:val="0"/>
          <w:numId w:val="45"/>
        </w:numPr>
        <w:ind w:left="1094" w:hanging="547"/>
        <w:contextualSpacing w:val="0"/>
        <w:rPr>
          <w:del w:id="575" w:author="Author"/>
          <w:rFonts w:cs="Arial"/>
          <w:szCs w:val="20"/>
        </w:rPr>
      </w:pPr>
      <w:r w:rsidRPr="00961271">
        <w:rPr>
          <w:rFonts w:cs="Arial"/>
          <w:szCs w:val="20"/>
        </w:rPr>
        <w:t>Current and prospective financing requirements</w:t>
      </w:r>
      <w:ins w:id="576" w:author="Author">
        <w:r w:rsidR="00F83234">
          <w:rPr>
            <w:rFonts w:cs="Arial"/>
            <w:szCs w:val="20"/>
          </w:rPr>
          <w:t>, such as loss of</w:t>
        </w:r>
      </w:ins>
      <w:r w:rsidRPr="00961271">
        <w:rPr>
          <w:rFonts w:cs="Arial"/>
          <w:szCs w:val="20"/>
        </w:rPr>
        <w:t xml:space="preserve"> </w:t>
      </w:r>
      <w:ins w:id="577" w:author="Author">
        <w:r w:rsidR="00F83234" w:rsidRPr="00B43A02">
          <w:rPr>
            <w:rFonts w:cs="Arial"/>
            <w:szCs w:val="20"/>
          </w:rPr>
          <w:t>financing due to the entity’s inability to meet requirements</w:t>
        </w:r>
        <w:r w:rsidR="00F83234">
          <w:rPr>
            <w:rFonts w:cs="Arial"/>
            <w:szCs w:val="20"/>
          </w:rPr>
          <w:t>;</w:t>
        </w:r>
      </w:ins>
    </w:p>
    <w:p w:rsidR="00F83234" w:rsidRPr="00F83234" w:rsidRDefault="00B43A02" w:rsidP="007B1D35">
      <w:pPr>
        <w:pStyle w:val="ListParagraph"/>
        <w:numPr>
          <w:ilvl w:val="0"/>
          <w:numId w:val="45"/>
        </w:numPr>
        <w:ind w:left="1094" w:hanging="547"/>
        <w:contextualSpacing w:val="0"/>
        <w:rPr>
          <w:ins w:id="578" w:author="Author"/>
          <w:rFonts w:cs="Arial"/>
          <w:szCs w:val="20"/>
        </w:rPr>
      </w:pPr>
      <w:del w:id="579" w:author="Author">
        <w:r w:rsidRPr="00F83234" w:rsidDel="00B43A02">
          <w:rPr>
            <w:rFonts w:cs="Arial"/>
            <w:szCs w:val="20"/>
          </w:rPr>
          <w:delText xml:space="preserve">(a </w:delText>
        </w:r>
        <w:r w:rsidRPr="00F83234" w:rsidDel="00F83234">
          <w:rPr>
            <w:rFonts w:cs="Arial"/>
            <w:szCs w:val="20"/>
          </w:rPr>
          <w:delText xml:space="preserve">potential related business risk might </w:delText>
        </w:r>
        <w:r w:rsidRPr="00F83234" w:rsidDel="00B43A02">
          <w:rPr>
            <w:rFonts w:cs="Arial"/>
            <w:szCs w:val="20"/>
          </w:rPr>
          <w:delText>be, for example,</w:delText>
        </w:r>
        <w:r w:rsidRPr="00F83234" w:rsidDel="00F83234">
          <w:rPr>
            <w:rFonts w:cs="Arial"/>
            <w:szCs w:val="20"/>
          </w:rPr>
          <w:delText xml:space="preserve"> the loss of financing due to the entity’s inability to meet requirements</w:delText>
        </w:r>
        <w:r w:rsidRPr="00F83234" w:rsidDel="00B43A02">
          <w:rPr>
            <w:rFonts w:cs="Arial"/>
            <w:szCs w:val="20"/>
          </w:rPr>
          <w:delText>)</w:delText>
        </w:r>
        <w:r w:rsidRPr="00F83234" w:rsidDel="00F83234">
          <w:rPr>
            <w:rFonts w:cs="Arial"/>
            <w:szCs w:val="20"/>
          </w:rPr>
          <w:delText>.</w:delText>
        </w:r>
      </w:del>
    </w:p>
    <w:p w:rsidR="00B43A02" w:rsidRDefault="003E1141" w:rsidP="007B1D35">
      <w:pPr>
        <w:pStyle w:val="ListParagraph"/>
        <w:keepNext/>
        <w:numPr>
          <w:ilvl w:val="0"/>
          <w:numId w:val="45"/>
        </w:numPr>
        <w:ind w:left="1094" w:hanging="547"/>
        <w:contextualSpacing w:val="0"/>
        <w:rPr>
          <w:rFonts w:cs="Arial"/>
          <w:szCs w:val="20"/>
        </w:rPr>
      </w:pPr>
      <w:r w:rsidRPr="00961271">
        <w:rPr>
          <w:rFonts w:cs="Arial"/>
          <w:szCs w:val="20"/>
        </w:rPr>
        <w:t>Use of IT</w:t>
      </w:r>
      <w:ins w:id="580" w:author="Author">
        <w:r w:rsidR="00F83234">
          <w:rPr>
            <w:rFonts w:cs="Arial"/>
            <w:szCs w:val="20"/>
          </w:rPr>
          <w:t>, such as the implementation of</w:t>
        </w:r>
        <w:r w:rsidR="00F83234" w:rsidRPr="00B43A02">
          <w:rPr>
            <w:rFonts w:cs="Arial"/>
            <w:szCs w:val="20"/>
          </w:rPr>
          <w:t xml:space="preserve"> a new IT system that will affect both operations and financial reporting</w:t>
        </w:r>
        <w:r w:rsidR="00F83234">
          <w:rPr>
            <w:rFonts w:cs="Arial"/>
            <w:szCs w:val="20"/>
          </w:rPr>
          <w:t>;</w:t>
        </w:r>
      </w:ins>
      <w:r w:rsidRPr="00961271">
        <w:rPr>
          <w:rFonts w:cs="Arial"/>
          <w:szCs w:val="20"/>
        </w:rPr>
        <w:t xml:space="preserve"> </w:t>
      </w:r>
      <w:ins w:id="581" w:author="Author">
        <w:r w:rsidR="00F83234">
          <w:rPr>
            <w:rFonts w:cs="Arial"/>
            <w:szCs w:val="20"/>
          </w:rPr>
          <w:t>or</w:t>
        </w:r>
      </w:ins>
    </w:p>
    <w:tbl>
      <w:tblPr>
        <w:tblStyle w:val="TableGrid"/>
        <w:tblW w:w="0" w:type="auto"/>
        <w:tblInd w:w="1094" w:type="dxa"/>
        <w:tblLook w:val="04A0" w:firstRow="1" w:lastRow="0" w:firstColumn="1" w:lastColumn="0" w:noHBand="0" w:noVBand="1"/>
      </w:tblPr>
      <w:tblGrid>
        <w:gridCol w:w="8246"/>
      </w:tblGrid>
      <w:tr w:rsidR="00B43A02" w:rsidDel="00F83234" w:rsidTr="00B43A02">
        <w:trPr>
          <w:del w:id="582" w:author="Author"/>
        </w:trPr>
        <w:tc>
          <w:tcPr>
            <w:tcW w:w="9340" w:type="dxa"/>
          </w:tcPr>
          <w:p w:rsidR="00B43A02" w:rsidRPr="00B43A02" w:rsidDel="00F83234" w:rsidRDefault="00B43A02" w:rsidP="00B43A02">
            <w:pPr>
              <w:rPr>
                <w:del w:id="583" w:author="Author"/>
                <w:rFonts w:cs="Arial"/>
                <w:szCs w:val="20"/>
              </w:rPr>
            </w:pPr>
            <w:del w:id="584" w:author="Author">
              <w:r w:rsidRPr="00B43A02" w:rsidDel="00B43A02">
                <w:rPr>
                  <w:rFonts w:cs="Arial"/>
                  <w:szCs w:val="20"/>
                </w:rPr>
                <w:delText>(a</w:delText>
              </w:r>
              <w:r w:rsidRPr="00B43A02" w:rsidDel="00F83234">
                <w:rPr>
                  <w:rFonts w:cs="Arial"/>
                  <w:szCs w:val="20"/>
                </w:rPr>
                <w:delText xml:space="preserve"> potential related business risk might </w:delText>
              </w:r>
              <w:r w:rsidRPr="00B43A02" w:rsidDel="00B43A02">
                <w:rPr>
                  <w:rFonts w:cs="Arial"/>
                  <w:szCs w:val="20"/>
                </w:rPr>
                <w:delText xml:space="preserve">be, for example, that </w:delText>
              </w:r>
              <w:r w:rsidRPr="00B43A02" w:rsidDel="00F83234">
                <w:rPr>
                  <w:rFonts w:cs="Arial"/>
                  <w:szCs w:val="20"/>
                </w:rPr>
                <w:delText>the entity is implementing a new IT system that will affect both operations and financial reporting</w:delText>
              </w:r>
              <w:r w:rsidRPr="00B43A02" w:rsidDel="00B43A02">
                <w:rPr>
                  <w:rFonts w:cs="Arial"/>
                  <w:szCs w:val="20"/>
                </w:rPr>
                <w:delText>)</w:delText>
              </w:r>
              <w:r w:rsidRPr="00B43A02" w:rsidDel="00F83234">
                <w:rPr>
                  <w:rFonts w:cs="Arial"/>
                  <w:szCs w:val="20"/>
                </w:rPr>
                <w:delText>.</w:delText>
              </w:r>
            </w:del>
          </w:p>
        </w:tc>
      </w:tr>
    </w:tbl>
    <w:p w:rsidR="00B43A02" w:rsidRDefault="003E1141" w:rsidP="007B1D35">
      <w:pPr>
        <w:pStyle w:val="ListParagraph"/>
        <w:numPr>
          <w:ilvl w:val="0"/>
          <w:numId w:val="45"/>
        </w:numPr>
        <w:ind w:left="1094" w:hanging="547"/>
        <w:contextualSpacing w:val="0"/>
        <w:rPr>
          <w:ins w:id="585" w:author="Author"/>
          <w:rFonts w:cs="Arial"/>
          <w:szCs w:val="20"/>
        </w:rPr>
      </w:pPr>
      <w:r w:rsidRPr="00961271">
        <w:rPr>
          <w:rFonts w:cs="Arial"/>
          <w:szCs w:val="20"/>
        </w:rPr>
        <w:t>The effects of implementing a strategy, particularly any effects that will lead to new accounting requirements</w:t>
      </w:r>
      <w:ins w:id="586" w:author="Author">
        <w:r w:rsidR="00F83234">
          <w:rPr>
            <w:rFonts w:cs="Arial"/>
            <w:szCs w:val="20"/>
          </w:rPr>
          <w:t>.</w:t>
        </w:r>
      </w:ins>
      <w:r w:rsidRPr="00961271">
        <w:rPr>
          <w:rFonts w:cs="Arial"/>
          <w:szCs w:val="20"/>
        </w:rPr>
        <w:t xml:space="preserve"> </w:t>
      </w:r>
    </w:p>
    <w:p w:rsidR="00AF3110" w:rsidRDefault="00B43A02" w:rsidP="00971C2C">
      <w:pPr>
        <w:ind w:left="547" w:hanging="547"/>
        <w:rPr>
          <w:ins w:id="587" w:author="Author"/>
          <w:rFonts w:cs="Arial"/>
          <w:szCs w:val="20"/>
        </w:rPr>
      </w:pPr>
      <w:del w:id="588" w:author="Author">
        <w:r w:rsidRPr="00B43A02" w:rsidDel="00B43A02">
          <w:rPr>
            <w:rFonts w:cs="Arial"/>
            <w:szCs w:val="20"/>
          </w:rPr>
          <w:delText>(a</w:delText>
        </w:r>
        <w:r w:rsidRPr="00B43A02" w:rsidDel="00F83234">
          <w:rPr>
            <w:rFonts w:cs="Arial"/>
            <w:szCs w:val="20"/>
          </w:rPr>
          <w:delText xml:space="preserve"> potential related business risk might </w:delText>
        </w:r>
        <w:r w:rsidRPr="00B43A02" w:rsidDel="005C267F">
          <w:rPr>
            <w:rFonts w:cs="Arial"/>
            <w:szCs w:val="20"/>
          </w:rPr>
          <w:delText>be, for example,</w:delText>
        </w:r>
        <w:r w:rsidRPr="00B43A02" w:rsidDel="00F83234">
          <w:rPr>
            <w:rFonts w:cs="Arial"/>
            <w:szCs w:val="20"/>
          </w:rPr>
          <w:delText xml:space="preserve"> incomplete or improper implementation</w:delText>
        </w:r>
        <w:r w:rsidRPr="00B43A02" w:rsidDel="00B43A02">
          <w:rPr>
            <w:rFonts w:cs="Arial"/>
            <w:szCs w:val="20"/>
          </w:rPr>
          <w:delText>)</w:delText>
        </w:r>
        <w:r w:rsidRPr="00B43A02" w:rsidDel="00F83234">
          <w:rPr>
            <w:rFonts w:cs="Arial"/>
            <w:szCs w:val="20"/>
          </w:rPr>
          <w:delText>.</w:delText>
        </w:r>
      </w:del>
    </w:p>
    <w:p w:rsidR="003E1141" w:rsidRPr="00961271" w:rsidRDefault="003E1141" w:rsidP="00971C2C">
      <w:pPr>
        <w:ind w:left="547" w:hanging="547"/>
        <w:rPr>
          <w:rFonts w:cs="Arial"/>
          <w:szCs w:val="20"/>
        </w:rPr>
      </w:pPr>
      <w:r w:rsidRPr="00961271">
        <w:rPr>
          <w:rFonts w:cs="Arial"/>
          <w:szCs w:val="20"/>
        </w:rPr>
        <w:t xml:space="preserve">A62. </w:t>
      </w:r>
      <w:r w:rsidRPr="00961271">
        <w:rPr>
          <w:rFonts w:cs="Arial"/>
          <w:szCs w:val="20"/>
        </w:rPr>
        <w:tab/>
        <w:t xml:space="preserve">Ordinarily, management identifies business risks and develops approaches to address them. Such a risk </w:t>
      </w:r>
      <w:r w:rsidRPr="004B45C6">
        <w:rPr>
          <w:rFonts w:cs="Arial"/>
          <w:szCs w:val="20"/>
        </w:rPr>
        <w:t>assessment process is part of the entity’s system of internal control and is discussed in paragraph 29–31 and paragraphs A115–A121.</w:t>
      </w:r>
    </w:p>
    <w:p w:rsidR="00914C4F" w:rsidRPr="00961271" w:rsidRDefault="00914C4F" w:rsidP="00914C4F">
      <w:pPr>
        <w:keepNext/>
        <w:rPr>
          <w:rFonts w:cs="Arial"/>
          <w:szCs w:val="20"/>
        </w:rPr>
      </w:pPr>
      <w:r w:rsidRPr="00961271">
        <w:rPr>
          <w:rFonts w:cs="Arial"/>
          <w:szCs w:val="20"/>
        </w:rPr>
        <w:t>Considerations specific to public sector entities</w:t>
      </w:r>
    </w:p>
    <w:p w:rsidR="00914C4F" w:rsidRPr="001043DC" w:rsidRDefault="00AF3110" w:rsidP="00914C4F">
      <w:pPr>
        <w:ind w:left="547" w:hanging="547"/>
        <w:rPr>
          <w:rFonts w:cs="Arial"/>
          <w:szCs w:val="20"/>
          <w:highlight w:val="lightGray"/>
        </w:rPr>
      </w:pPr>
      <w:ins w:id="589" w:author="Author">
        <w:r>
          <w:rPr>
            <w:rFonts w:cs="Arial"/>
            <w:szCs w:val="20"/>
          </w:rPr>
          <w:t>A62a</w:t>
        </w:r>
      </w:ins>
      <w:r w:rsidR="00914C4F" w:rsidRPr="00961271">
        <w:rPr>
          <w:rFonts w:cs="Arial"/>
          <w:szCs w:val="20"/>
        </w:rPr>
        <w:t xml:space="preserve"> </w:t>
      </w:r>
      <w:r w:rsidR="00914C4F" w:rsidRPr="00961271">
        <w:rPr>
          <w:rFonts w:cs="Arial"/>
          <w:szCs w:val="20"/>
        </w:rPr>
        <w:tab/>
      </w:r>
      <w:r>
        <w:rPr>
          <w:rFonts w:cs="Arial"/>
          <w:szCs w:val="20"/>
        </w:rPr>
        <w:t>[</w:t>
      </w:r>
      <w:r w:rsidR="004A2167" w:rsidRPr="004B45C6">
        <w:rPr>
          <w:rFonts w:cs="Arial"/>
          <w:i/>
          <w:szCs w:val="20"/>
          <w:highlight w:val="yellow"/>
        </w:rPr>
        <w:t>Previously</w:t>
      </w:r>
      <w:r w:rsidRPr="004B45C6">
        <w:rPr>
          <w:rFonts w:cs="Arial"/>
          <w:i/>
          <w:szCs w:val="20"/>
          <w:highlight w:val="yellow"/>
        </w:rPr>
        <w:t xml:space="preserve"> </w:t>
      </w:r>
      <w:r w:rsidR="00BF25C6" w:rsidRPr="004B45C6">
        <w:rPr>
          <w:rFonts w:cs="Arial"/>
          <w:i/>
          <w:szCs w:val="20"/>
          <w:highlight w:val="yellow"/>
        </w:rPr>
        <w:t>p</w:t>
      </w:r>
      <w:r w:rsidRPr="004B45C6">
        <w:rPr>
          <w:rFonts w:cs="Arial"/>
          <w:i/>
          <w:szCs w:val="20"/>
          <w:highlight w:val="yellow"/>
        </w:rPr>
        <w:t>ara. A</w:t>
      </w:r>
      <w:r w:rsidR="004A2167" w:rsidRPr="004B45C6">
        <w:rPr>
          <w:rFonts w:cs="Arial"/>
          <w:i/>
          <w:szCs w:val="20"/>
          <w:highlight w:val="yellow"/>
        </w:rPr>
        <w:t>58</w:t>
      </w:r>
      <w:r w:rsidR="004A2167">
        <w:rPr>
          <w:rFonts w:cs="Arial"/>
          <w:szCs w:val="20"/>
        </w:rPr>
        <w:t>]</w:t>
      </w:r>
      <w:r w:rsidR="004A2167" w:rsidRPr="001043DC">
        <w:rPr>
          <w:rFonts w:cs="Arial"/>
          <w:szCs w:val="20"/>
          <w:highlight w:val="lightGray"/>
        </w:rPr>
        <w:t xml:space="preserve"> Entities</w:t>
      </w:r>
      <w:r w:rsidR="00914C4F" w:rsidRPr="001043DC">
        <w:rPr>
          <w:rFonts w:cs="Arial"/>
          <w:szCs w:val="20"/>
          <w:highlight w:val="lightGray"/>
        </w:rPr>
        <w:t xml:space="preserve"> operating in the public sector may create and deliver value in different ways to those creating wealth for </w:t>
      </w:r>
      <w:r w:rsidR="004A2167" w:rsidRPr="001043DC">
        <w:rPr>
          <w:rFonts w:cs="Arial"/>
          <w:szCs w:val="20"/>
          <w:highlight w:val="lightGray"/>
        </w:rPr>
        <w:t>owners but</w:t>
      </w:r>
      <w:r w:rsidR="00914C4F" w:rsidRPr="001043DC">
        <w:rPr>
          <w:rFonts w:cs="Arial"/>
          <w:szCs w:val="20"/>
          <w:highlight w:val="lightGray"/>
        </w:rPr>
        <w:t xml:space="preserve"> will still have a ‘business model’ to promote value in the </w:t>
      </w:r>
      <w:r w:rsidR="00914C4F" w:rsidRPr="001043DC">
        <w:rPr>
          <w:rFonts w:cs="Arial"/>
          <w:szCs w:val="20"/>
          <w:highlight w:val="lightGray"/>
        </w:rPr>
        <w:lastRenderedPageBreak/>
        <w:t>public interest. Matters public sector auditors may obtain an understanding of that are relevant to the business model of the entity, include:</w:t>
      </w:r>
    </w:p>
    <w:p w:rsidR="00914C4F" w:rsidRPr="001043DC" w:rsidRDefault="00914C4F" w:rsidP="007B1D35">
      <w:pPr>
        <w:pStyle w:val="ListParagraph"/>
        <w:numPr>
          <w:ilvl w:val="0"/>
          <w:numId w:val="67"/>
        </w:numPr>
        <w:ind w:left="1094" w:hanging="547"/>
        <w:contextualSpacing w:val="0"/>
        <w:rPr>
          <w:rFonts w:cs="Arial"/>
          <w:szCs w:val="20"/>
          <w:highlight w:val="lightGray"/>
        </w:rPr>
      </w:pPr>
      <w:r w:rsidRPr="001043DC">
        <w:rPr>
          <w:rFonts w:cs="Arial"/>
          <w:szCs w:val="20"/>
          <w:highlight w:val="lightGray"/>
        </w:rPr>
        <w:t>Knowledge of relevant government activities, including related programs.</w:t>
      </w:r>
    </w:p>
    <w:p w:rsidR="00914C4F" w:rsidRPr="001043DC" w:rsidRDefault="00914C4F" w:rsidP="007B1D35">
      <w:pPr>
        <w:pStyle w:val="ListParagraph"/>
        <w:numPr>
          <w:ilvl w:val="0"/>
          <w:numId w:val="67"/>
        </w:numPr>
        <w:ind w:left="1094" w:hanging="547"/>
        <w:contextualSpacing w:val="0"/>
        <w:rPr>
          <w:rFonts w:cs="Arial"/>
          <w:szCs w:val="20"/>
          <w:highlight w:val="lightGray"/>
        </w:rPr>
      </w:pPr>
      <w:r w:rsidRPr="001043DC">
        <w:rPr>
          <w:rFonts w:cs="Arial"/>
          <w:szCs w:val="20"/>
          <w:highlight w:val="lightGray"/>
        </w:rPr>
        <w:t>Program objectives and strategies, including public policy elements.</w:t>
      </w:r>
    </w:p>
    <w:p w:rsidR="003E1141" w:rsidRPr="001043DC" w:rsidDel="00AF3110" w:rsidRDefault="003E1141" w:rsidP="00971C2C">
      <w:pPr>
        <w:keepNext/>
        <w:spacing w:before="240"/>
        <w:ind w:left="547" w:hanging="547"/>
        <w:rPr>
          <w:del w:id="590" w:author="Author"/>
          <w:rFonts w:cs="Arial"/>
          <w:szCs w:val="20"/>
          <w:highlight w:val="lightGray"/>
        </w:rPr>
      </w:pPr>
      <w:del w:id="591" w:author="Author">
        <w:r w:rsidRPr="001043DC" w:rsidDel="00AF3110">
          <w:rPr>
            <w:rFonts w:cs="Arial"/>
            <w:szCs w:val="20"/>
            <w:highlight w:val="lightGray"/>
          </w:rPr>
          <w:delText>Considerations Specific to Public Sector Entities</w:delText>
        </w:r>
      </w:del>
    </w:p>
    <w:p w:rsidR="003E1141" w:rsidRPr="00961271" w:rsidRDefault="003E1141" w:rsidP="00971C2C">
      <w:pPr>
        <w:ind w:left="547" w:hanging="547"/>
        <w:rPr>
          <w:rFonts w:cs="Arial"/>
          <w:szCs w:val="20"/>
        </w:rPr>
      </w:pPr>
      <w:r w:rsidRPr="001043DC">
        <w:rPr>
          <w:rFonts w:cs="Arial"/>
          <w:szCs w:val="20"/>
          <w:highlight w:val="lightGray"/>
        </w:rPr>
        <w:t xml:space="preserve">A63. </w:t>
      </w:r>
      <w:r w:rsidRPr="001043DC">
        <w:rPr>
          <w:rFonts w:cs="Arial"/>
          <w:szCs w:val="20"/>
          <w:highlight w:val="lightGray"/>
        </w:rPr>
        <w:tab/>
        <w:t>For the audits of public sector entities, “management objectives” may be influenced by requirements to demonstrate public accountability and may include objectives which have their source in law, regulation or other authority.</w:t>
      </w:r>
      <w:r w:rsidRPr="00961271">
        <w:rPr>
          <w:rFonts w:cs="Arial"/>
          <w:szCs w:val="20"/>
        </w:rPr>
        <w:t xml:space="preserve"> </w:t>
      </w:r>
    </w:p>
    <w:p w:rsidR="003E1141" w:rsidRPr="00961271" w:rsidRDefault="003E1141" w:rsidP="00971C2C">
      <w:pPr>
        <w:keepNext/>
        <w:spacing w:before="240"/>
        <w:rPr>
          <w:rFonts w:cs="Arial"/>
          <w:szCs w:val="20"/>
        </w:rPr>
      </w:pPr>
      <w:r w:rsidRPr="00961271">
        <w:rPr>
          <w:rFonts w:cs="Arial"/>
          <w:szCs w:val="20"/>
        </w:rPr>
        <w:t>Relevant Industry, Regulatory and Other</w:t>
      </w:r>
      <w:r>
        <w:rPr>
          <w:rFonts w:cs="Arial"/>
          <w:szCs w:val="20"/>
        </w:rPr>
        <w:t xml:space="preserve"> External Factors (Ref: Para. 23</w:t>
      </w:r>
      <w:r w:rsidRPr="00961271">
        <w:rPr>
          <w:rFonts w:cs="Arial"/>
          <w:szCs w:val="20"/>
        </w:rPr>
        <w:t>(a)(ii))</w:t>
      </w:r>
    </w:p>
    <w:p w:rsidR="003E1141" w:rsidRPr="00961271" w:rsidRDefault="003E1141" w:rsidP="00AF3110">
      <w:pPr>
        <w:keepNext/>
        <w:spacing w:after="120"/>
        <w:rPr>
          <w:rFonts w:cs="Arial"/>
          <w:szCs w:val="20"/>
        </w:rPr>
      </w:pPr>
      <w:r w:rsidRPr="00961271">
        <w:rPr>
          <w:rFonts w:cs="Arial"/>
          <w:szCs w:val="20"/>
        </w:rPr>
        <w:t>Industry factors</w:t>
      </w:r>
    </w:p>
    <w:p w:rsidR="003E1141" w:rsidRPr="00961271" w:rsidRDefault="003E1141" w:rsidP="00971C2C">
      <w:pPr>
        <w:ind w:left="547" w:hanging="547"/>
        <w:rPr>
          <w:rFonts w:cs="Arial"/>
          <w:szCs w:val="20"/>
        </w:rPr>
      </w:pPr>
      <w:r w:rsidRPr="00961271">
        <w:rPr>
          <w:rFonts w:cs="Arial"/>
          <w:szCs w:val="20"/>
        </w:rPr>
        <w:t>A64.</w:t>
      </w:r>
      <w:r w:rsidRPr="00961271">
        <w:rPr>
          <w:rFonts w:cs="Arial"/>
          <w:szCs w:val="20"/>
        </w:rPr>
        <w:tab/>
        <w:t xml:space="preserve">Relevant industry factors include industry conditions such as the competitive environment, supplier and customer relationships, and technological developments. </w:t>
      </w:r>
      <w:del w:id="592" w:author="Author">
        <w:r w:rsidRPr="00961271" w:rsidDel="007E35D5">
          <w:rPr>
            <w:rFonts w:cs="Arial"/>
            <w:szCs w:val="20"/>
          </w:rPr>
          <w:delText>Examples of m</w:delText>
        </w:r>
      </w:del>
      <w:ins w:id="593" w:author="Author">
        <w:r w:rsidR="007E35D5">
          <w:rPr>
            <w:rFonts w:cs="Arial"/>
            <w:szCs w:val="20"/>
          </w:rPr>
          <w:t>M</w:t>
        </w:r>
      </w:ins>
      <w:r w:rsidRPr="00961271">
        <w:rPr>
          <w:rFonts w:cs="Arial"/>
          <w:szCs w:val="20"/>
        </w:rPr>
        <w:t>atters the auditor may consider include:</w:t>
      </w:r>
    </w:p>
    <w:p w:rsidR="003E1141" w:rsidRPr="007E35D5" w:rsidDel="00AF3110" w:rsidRDefault="003E1141" w:rsidP="007B1D35">
      <w:pPr>
        <w:pStyle w:val="ListParagraph"/>
        <w:numPr>
          <w:ilvl w:val="0"/>
          <w:numId w:val="96"/>
        </w:numPr>
        <w:ind w:left="1094" w:hanging="547"/>
        <w:contextualSpacing w:val="0"/>
        <w:rPr>
          <w:rFonts w:cs="Arial"/>
          <w:szCs w:val="20"/>
        </w:rPr>
      </w:pPr>
      <w:r w:rsidRPr="007E35D5" w:rsidDel="00AF3110">
        <w:rPr>
          <w:rFonts w:cs="Arial"/>
          <w:szCs w:val="20"/>
        </w:rPr>
        <w:t>The market and competition, including demand, capacity, and price competition.</w:t>
      </w:r>
    </w:p>
    <w:p w:rsidR="003E1141" w:rsidRPr="00961271" w:rsidDel="00AF3110" w:rsidRDefault="003E1141" w:rsidP="007B1D35">
      <w:pPr>
        <w:pStyle w:val="ListParagraph"/>
        <w:numPr>
          <w:ilvl w:val="0"/>
          <w:numId w:val="46"/>
        </w:numPr>
        <w:ind w:left="1094" w:hanging="547"/>
        <w:contextualSpacing w:val="0"/>
        <w:rPr>
          <w:rFonts w:cs="Arial"/>
          <w:szCs w:val="20"/>
        </w:rPr>
      </w:pPr>
      <w:r w:rsidRPr="00961271" w:rsidDel="00AF3110">
        <w:rPr>
          <w:rFonts w:cs="Arial"/>
          <w:szCs w:val="20"/>
        </w:rPr>
        <w:t>Cyclical or seasonal activity.</w:t>
      </w:r>
    </w:p>
    <w:p w:rsidR="003E1141" w:rsidRPr="00961271" w:rsidDel="00AF3110" w:rsidRDefault="003E1141" w:rsidP="007B1D35">
      <w:pPr>
        <w:pStyle w:val="ListParagraph"/>
        <w:numPr>
          <w:ilvl w:val="0"/>
          <w:numId w:val="46"/>
        </w:numPr>
        <w:ind w:left="1094" w:hanging="547"/>
        <w:contextualSpacing w:val="0"/>
        <w:rPr>
          <w:rFonts w:cs="Arial"/>
          <w:szCs w:val="20"/>
        </w:rPr>
      </w:pPr>
      <w:r w:rsidRPr="00961271" w:rsidDel="00AF3110">
        <w:rPr>
          <w:rFonts w:cs="Arial"/>
          <w:szCs w:val="20"/>
        </w:rPr>
        <w:t>Product technology relating to the entity’s products.</w:t>
      </w:r>
    </w:p>
    <w:p w:rsidR="003E1141" w:rsidRPr="00961271" w:rsidDel="00AF3110" w:rsidRDefault="003E1141" w:rsidP="007B1D35">
      <w:pPr>
        <w:pStyle w:val="ListParagraph"/>
        <w:numPr>
          <w:ilvl w:val="0"/>
          <w:numId w:val="46"/>
        </w:numPr>
        <w:ind w:left="1094" w:hanging="547"/>
        <w:contextualSpacing w:val="0"/>
        <w:rPr>
          <w:rFonts w:cs="Arial"/>
          <w:szCs w:val="20"/>
        </w:rPr>
      </w:pPr>
      <w:r w:rsidRPr="00961271" w:rsidDel="00AF3110">
        <w:rPr>
          <w:rFonts w:cs="Arial"/>
          <w:szCs w:val="20"/>
        </w:rPr>
        <w:t>Energy supply and cost.</w:t>
      </w:r>
    </w:p>
    <w:p w:rsidR="005C267F" w:rsidRDefault="003E1141" w:rsidP="005C267F">
      <w:pPr>
        <w:spacing w:after="120"/>
        <w:ind w:left="547" w:hanging="547"/>
        <w:rPr>
          <w:ins w:id="594" w:author="Author"/>
          <w:rFonts w:cs="Arial"/>
          <w:szCs w:val="20"/>
        </w:rPr>
      </w:pPr>
      <w:r w:rsidRPr="00961271">
        <w:rPr>
          <w:rFonts w:cs="Arial"/>
          <w:szCs w:val="20"/>
        </w:rPr>
        <w:t xml:space="preserve">A65. The industry in which the entity operates may give rise to specific risks of material misstatement arising from the nature of the business or the degree of regulation. </w:t>
      </w:r>
    </w:p>
    <w:tbl>
      <w:tblPr>
        <w:tblStyle w:val="TableGrid"/>
        <w:tblW w:w="0" w:type="auto"/>
        <w:tblInd w:w="547" w:type="dxa"/>
        <w:tblLook w:val="04A0" w:firstRow="1" w:lastRow="0" w:firstColumn="1" w:lastColumn="0" w:noHBand="0" w:noVBand="1"/>
      </w:tblPr>
      <w:tblGrid>
        <w:gridCol w:w="8793"/>
      </w:tblGrid>
      <w:tr w:rsidR="005C267F" w:rsidTr="005C267F">
        <w:trPr>
          <w:ins w:id="595" w:author="Author"/>
        </w:trPr>
        <w:tc>
          <w:tcPr>
            <w:tcW w:w="9340" w:type="dxa"/>
          </w:tcPr>
          <w:p w:rsidR="005C267F" w:rsidRDefault="005C267F" w:rsidP="005C267F">
            <w:pPr>
              <w:rPr>
                <w:ins w:id="596" w:author="Author"/>
                <w:rFonts w:cs="Arial"/>
                <w:szCs w:val="20"/>
              </w:rPr>
            </w:pPr>
            <w:del w:id="597" w:author="Author">
              <w:r w:rsidRPr="00961271" w:rsidDel="005C267F">
                <w:rPr>
                  <w:rFonts w:cs="Arial"/>
                  <w:szCs w:val="20"/>
                </w:rPr>
                <w:delText>For e</w:delText>
              </w:r>
            </w:del>
            <w:ins w:id="598" w:author="Author">
              <w:r>
                <w:rPr>
                  <w:rFonts w:cs="Arial"/>
                  <w:szCs w:val="20"/>
                </w:rPr>
                <w:t>E</w:t>
              </w:r>
            </w:ins>
            <w:r w:rsidRPr="00961271">
              <w:rPr>
                <w:rFonts w:cs="Arial"/>
                <w:szCs w:val="20"/>
              </w:rPr>
              <w:t>xample</w:t>
            </w:r>
            <w:ins w:id="599" w:author="Author">
              <w:r>
                <w:rPr>
                  <w:rFonts w:cs="Arial"/>
                  <w:szCs w:val="20"/>
                </w:rPr>
                <w:t>:</w:t>
              </w:r>
            </w:ins>
            <w:del w:id="600" w:author="Author">
              <w:r w:rsidRPr="00961271" w:rsidDel="005C267F">
                <w:rPr>
                  <w:rFonts w:cs="Arial"/>
                  <w:szCs w:val="20"/>
                </w:rPr>
                <w:delText>,</w:delText>
              </w:r>
            </w:del>
            <w:r w:rsidRPr="00961271">
              <w:rPr>
                <w:rFonts w:cs="Arial"/>
                <w:szCs w:val="20"/>
              </w:rPr>
              <w:t xml:space="preserve"> </w:t>
            </w:r>
          </w:p>
          <w:p w:rsidR="005C267F" w:rsidRDefault="00AF3110" w:rsidP="005C267F">
            <w:pPr>
              <w:rPr>
                <w:ins w:id="601" w:author="Author"/>
                <w:rFonts w:cs="Arial"/>
                <w:szCs w:val="20"/>
              </w:rPr>
            </w:pPr>
            <w:ins w:id="602" w:author="Author">
              <w:r>
                <w:rPr>
                  <w:rFonts w:cs="Arial"/>
                  <w:szCs w:val="20"/>
                </w:rPr>
                <w:t xml:space="preserve">In the construction industry, </w:t>
              </w:r>
            </w:ins>
            <w:r w:rsidR="005C267F" w:rsidRPr="00961271">
              <w:rPr>
                <w:rFonts w:cs="Arial"/>
                <w:szCs w:val="20"/>
              </w:rPr>
              <w:t>long-term contracts may involve significant estimates of revenues and expenses that give rise to risks of material misstatement. In such cases, it is important that the engagement team include members with sufficient relevant knowledge and experience.</w:t>
            </w:r>
            <w:r w:rsidR="005C267F" w:rsidRPr="00961271">
              <w:rPr>
                <w:rStyle w:val="FootnoteReference"/>
                <w:rFonts w:eastAsiaTheme="majorEastAsia" w:cs="Arial"/>
                <w:szCs w:val="20"/>
              </w:rPr>
              <w:footnoteReference w:id="28"/>
            </w:r>
          </w:p>
        </w:tc>
      </w:tr>
    </w:tbl>
    <w:p w:rsidR="003E1141" w:rsidRPr="00961271" w:rsidRDefault="003E1141" w:rsidP="00971C2C">
      <w:pPr>
        <w:keepNext/>
        <w:ind w:left="547" w:hanging="547"/>
        <w:rPr>
          <w:rFonts w:cs="Arial"/>
          <w:szCs w:val="20"/>
        </w:rPr>
      </w:pPr>
      <w:r w:rsidRPr="00961271">
        <w:rPr>
          <w:rFonts w:cs="Arial"/>
          <w:szCs w:val="20"/>
        </w:rPr>
        <w:t>Regulatory Factors</w:t>
      </w:r>
    </w:p>
    <w:p w:rsidR="003E1141" w:rsidRPr="00961271" w:rsidRDefault="003E1141" w:rsidP="00971C2C">
      <w:pPr>
        <w:keepNext/>
        <w:ind w:left="547" w:hanging="547"/>
        <w:rPr>
          <w:rFonts w:cs="Arial"/>
          <w:szCs w:val="20"/>
        </w:rPr>
      </w:pPr>
      <w:r w:rsidRPr="00961271">
        <w:rPr>
          <w:rFonts w:cs="Arial"/>
          <w:szCs w:val="20"/>
        </w:rPr>
        <w:t>A66.</w:t>
      </w:r>
      <w:r w:rsidRPr="00961271">
        <w:rPr>
          <w:rFonts w:cs="Arial"/>
          <w:szCs w:val="20"/>
        </w:rPr>
        <w:tab/>
        <w:t xml:space="preserve">Relevant regulatory factors include the regulatory environment. The regulatory environment encompasses, among other matters, the applicable financial reporting framework and the legal and political environment and any changes thereto. </w:t>
      </w:r>
      <w:del w:id="603" w:author="Author">
        <w:r w:rsidRPr="00961271" w:rsidDel="00AF3110">
          <w:rPr>
            <w:rFonts w:cs="Arial"/>
            <w:szCs w:val="20"/>
          </w:rPr>
          <w:delText>Examples of m</w:delText>
        </w:r>
      </w:del>
      <w:ins w:id="604" w:author="Author">
        <w:r w:rsidR="00AF3110">
          <w:rPr>
            <w:rFonts w:cs="Arial"/>
            <w:szCs w:val="20"/>
          </w:rPr>
          <w:t>M</w:t>
        </w:r>
      </w:ins>
      <w:r w:rsidRPr="00961271">
        <w:rPr>
          <w:rFonts w:cs="Arial"/>
          <w:szCs w:val="20"/>
        </w:rPr>
        <w:t>atters the auditor may consider include:</w:t>
      </w:r>
      <w:r w:rsidRPr="00961271">
        <w:rPr>
          <w:rFonts w:cs="Arial"/>
          <w:strike/>
          <w:szCs w:val="20"/>
        </w:rPr>
        <w:t xml:space="preserve"> </w:t>
      </w:r>
    </w:p>
    <w:p w:rsidR="003E1141" w:rsidRPr="00961271" w:rsidRDefault="003E1141" w:rsidP="007B1D35">
      <w:pPr>
        <w:pStyle w:val="ListParagraph"/>
        <w:keepNext/>
        <w:numPr>
          <w:ilvl w:val="0"/>
          <w:numId w:val="47"/>
        </w:numPr>
        <w:ind w:left="1094" w:hanging="547"/>
        <w:contextualSpacing w:val="0"/>
        <w:rPr>
          <w:rFonts w:cs="Arial"/>
          <w:szCs w:val="20"/>
        </w:rPr>
      </w:pPr>
      <w:r w:rsidRPr="00961271">
        <w:rPr>
          <w:rFonts w:cs="Arial"/>
          <w:szCs w:val="20"/>
        </w:rPr>
        <w:t xml:space="preserve">Regulatory framework for a regulated industry, for example, </w:t>
      </w:r>
      <w:del w:id="605" w:author="Author">
        <w:r w:rsidRPr="00961271" w:rsidDel="00D12901">
          <w:rPr>
            <w:rFonts w:cs="Arial"/>
            <w:szCs w:val="20"/>
          </w:rPr>
          <w:delText>medical or retirement funds</w:delText>
        </w:r>
      </w:del>
      <w:ins w:id="606" w:author="Author">
        <w:r w:rsidR="00D12901">
          <w:rPr>
            <w:rFonts w:cs="Arial"/>
            <w:szCs w:val="20"/>
          </w:rPr>
          <w:t>prudential requirements</w:t>
        </w:r>
      </w:ins>
      <w:r w:rsidRPr="00961271">
        <w:rPr>
          <w:rFonts w:cs="Arial"/>
          <w:szCs w:val="20"/>
        </w:rPr>
        <w:t xml:space="preserve">, including </w:t>
      </w:r>
      <w:del w:id="607" w:author="Author">
        <w:r w:rsidRPr="00961271" w:rsidDel="00D12901">
          <w:rPr>
            <w:rFonts w:cs="Arial"/>
            <w:szCs w:val="20"/>
          </w:rPr>
          <w:delText>requirements for</w:delText>
        </w:r>
      </w:del>
      <w:ins w:id="608" w:author="Author">
        <w:r w:rsidR="00D12901">
          <w:rPr>
            <w:rFonts w:cs="Arial"/>
            <w:szCs w:val="20"/>
          </w:rPr>
          <w:t>related</w:t>
        </w:r>
      </w:ins>
      <w:r w:rsidRPr="00961271">
        <w:rPr>
          <w:rFonts w:cs="Arial"/>
          <w:szCs w:val="20"/>
        </w:rPr>
        <w:t xml:space="preserve"> disclosures. </w:t>
      </w:r>
    </w:p>
    <w:p w:rsidR="003E1141" w:rsidRPr="00961271" w:rsidRDefault="003E1141" w:rsidP="007B1D35">
      <w:pPr>
        <w:pStyle w:val="ListParagraph"/>
        <w:numPr>
          <w:ilvl w:val="0"/>
          <w:numId w:val="47"/>
        </w:numPr>
        <w:ind w:left="1094" w:hanging="547"/>
        <w:contextualSpacing w:val="0"/>
        <w:rPr>
          <w:rFonts w:cs="Arial"/>
          <w:szCs w:val="20"/>
        </w:rPr>
      </w:pPr>
      <w:r w:rsidRPr="00961271">
        <w:rPr>
          <w:rFonts w:cs="Arial"/>
          <w:szCs w:val="20"/>
        </w:rPr>
        <w:t>Legislation and regulation that significantly affect the entity’s operations, for example, labor laws and regulations.</w:t>
      </w:r>
    </w:p>
    <w:p w:rsidR="003E1141" w:rsidRPr="00961271" w:rsidRDefault="003E1141" w:rsidP="007B1D35">
      <w:pPr>
        <w:pStyle w:val="ListParagraph"/>
        <w:numPr>
          <w:ilvl w:val="0"/>
          <w:numId w:val="47"/>
        </w:numPr>
        <w:ind w:left="1094" w:hanging="547"/>
        <w:contextualSpacing w:val="0"/>
        <w:rPr>
          <w:rFonts w:cs="Arial"/>
          <w:szCs w:val="20"/>
        </w:rPr>
      </w:pPr>
      <w:r w:rsidRPr="00961271">
        <w:rPr>
          <w:rFonts w:cs="Arial"/>
          <w:szCs w:val="20"/>
        </w:rPr>
        <w:t>Taxation legislation and regulations.</w:t>
      </w:r>
    </w:p>
    <w:p w:rsidR="003E1141" w:rsidRPr="00961271" w:rsidRDefault="003E1141" w:rsidP="007B1D35">
      <w:pPr>
        <w:pStyle w:val="ListParagraph"/>
        <w:numPr>
          <w:ilvl w:val="0"/>
          <w:numId w:val="47"/>
        </w:numPr>
        <w:ind w:left="1094" w:hanging="547"/>
        <w:contextualSpacing w:val="0"/>
        <w:rPr>
          <w:rFonts w:cs="Arial"/>
          <w:szCs w:val="20"/>
        </w:rPr>
      </w:pPr>
      <w:r w:rsidRPr="00961271">
        <w:rPr>
          <w:rFonts w:cs="Arial"/>
          <w:szCs w:val="20"/>
        </w:rPr>
        <w:lastRenderedPageBreak/>
        <w:t>Government policies currently affecting the conduct of the entity’s business, such as monetary, including foreign exchange controls, fiscal, financial incentives (for example, government aid programs), and tariffs or trade restriction policies.</w:t>
      </w:r>
    </w:p>
    <w:p w:rsidR="003E1141" w:rsidRPr="00961271" w:rsidRDefault="003E1141" w:rsidP="007B1D35">
      <w:pPr>
        <w:pStyle w:val="ListParagraph"/>
        <w:numPr>
          <w:ilvl w:val="0"/>
          <w:numId w:val="47"/>
        </w:numPr>
        <w:ind w:left="1094" w:hanging="547"/>
        <w:contextualSpacing w:val="0"/>
        <w:rPr>
          <w:rFonts w:cs="Arial"/>
          <w:szCs w:val="20"/>
        </w:rPr>
      </w:pPr>
      <w:r w:rsidRPr="00961271">
        <w:rPr>
          <w:rFonts w:cs="Arial"/>
          <w:szCs w:val="20"/>
        </w:rPr>
        <w:t>Environmental requirements affecting the industry and the entity’s business.</w:t>
      </w:r>
    </w:p>
    <w:p w:rsidR="003E1141" w:rsidRPr="00961271" w:rsidRDefault="003E1141" w:rsidP="00971C2C">
      <w:pPr>
        <w:ind w:left="547" w:hanging="547"/>
        <w:rPr>
          <w:rFonts w:cs="Arial"/>
          <w:szCs w:val="20"/>
        </w:rPr>
      </w:pPr>
      <w:r w:rsidRPr="00961271">
        <w:rPr>
          <w:rFonts w:cs="Arial"/>
          <w:szCs w:val="20"/>
        </w:rPr>
        <w:t xml:space="preserve">A67. </w:t>
      </w:r>
      <w:r w:rsidRPr="00961271">
        <w:rPr>
          <w:rFonts w:cs="Arial"/>
          <w:szCs w:val="20"/>
        </w:rPr>
        <w:tab/>
        <w:t>ISA 250 (Revised) includes some specific requirements related to the legal and regulatory framework applicable to the entity and the industry or sector in which the entity operates.</w:t>
      </w:r>
      <w:r w:rsidRPr="00961271">
        <w:rPr>
          <w:rStyle w:val="FootnoteReference"/>
          <w:rFonts w:eastAsiaTheme="majorEastAsia" w:cs="Arial"/>
          <w:szCs w:val="20"/>
        </w:rPr>
        <w:footnoteReference w:id="29"/>
      </w:r>
    </w:p>
    <w:p w:rsidR="003E1141" w:rsidRPr="00961271" w:rsidRDefault="003E1141" w:rsidP="00971C2C">
      <w:pPr>
        <w:spacing w:before="240"/>
        <w:rPr>
          <w:rFonts w:cs="Arial"/>
          <w:szCs w:val="20"/>
        </w:rPr>
      </w:pPr>
      <w:r w:rsidRPr="00961271">
        <w:rPr>
          <w:rFonts w:cs="Arial"/>
          <w:szCs w:val="20"/>
        </w:rPr>
        <w:t>Considerations specific to public sector entities</w:t>
      </w:r>
    </w:p>
    <w:p w:rsidR="003E1141" w:rsidRPr="00961271" w:rsidRDefault="003E1141" w:rsidP="00971C2C">
      <w:pPr>
        <w:ind w:left="547" w:hanging="547"/>
        <w:rPr>
          <w:rFonts w:cs="Arial"/>
          <w:szCs w:val="20"/>
        </w:rPr>
      </w:pPr>
      <w:r w:rsidRPr="00961271">
        <w:rPr>
          <w:rFonts w:cs="Arial"/>
          <w:szCs w:val="20"/>
        </w:rPr>
        <w:t xml:space="preserve">A68. </w:t>
      </w:r>
      <w:r w:rsidRPr="00961271">
        <w:rPr>
          <w:rFonts w:cs="Arial"/>
          <w:szCs w:val="20"/>
        </w:rPr>
        <w:tab/>
      </w:r>
      <w:r w:rsidRPr="001043DC">
        <w:rPr>
          <w:rFonts w:cs="Arial"/>
          <w:szCs w:val="20"/>
          <w:highlight w:val="lightGray"/>
        </w:rPr>
        <w:t>For the audits of public sector entities, there may be particular laws or regulations that affect the entity’s operations. Such elements may be an essential consideration when obtaining an understanding of the entity and its environment</w:t>
      </w:r>
      <w:r w:rsidRPr="00961271">
        <w:rPr>
          <w:rFonts w:cs="Arial"/>
          <w:szCs w:val="20"/>
        </w:rPr>
        <w:t xml:space="preserve">. </w:t>
      </w:r>
    </w:p>
    <w:p w:rsidR="003E1141" w:rsidRPr="00961271" w:rsidRDefault="003E1141" w:rsidP="00971C2C">
      <w:pPr>
        <w:keepNext/>
        <w:spacing w:before="240"/>
        <w:rPr>
          <w:rFonts w:cs="Arial"/>
          <w:szCs w:val="20"/>
        </w:rPr>
      </w:pPr>
      <w:r w:rsidRPr="00961271">
        <w:rPr>
          <w:rFonts w:cs="Arial"/>
          <w:szCs w:val="20"/>
        </w:rPr>
        <w:t>Other External Factors</w:t>
      </w:r>
    </w:p>
    <w:p w:rsidR="003E1141" w:rsidRPr="00961271" w:rsidRDefault="003E1141" w:rsidP="00971C2C">
      <w:pPr>
        <w:ind w:left="547" w:hanging="547"/>
        <w:rPr>
          <w:rFonts w:cs="Arial"/>
          <w:szCs w:val="20"/>
        </w:rPr>
      </w:pPr>
      <w:r w:rsidRPr="00961271">
        <w:rPr>
          <w:rFonts w:cs="Arial"/>
          <w:szCs w:val="20"/>
        </w:rPr>
        <w:t xml:space="preserve">A69. </w:t>
      </w:r>
      <w:r w:rsidRPr="00961271">
        <w:rPr>
          <w:rFonts w:cs="Arial"/>
          <w:szCs w:val="20"/>
        </w:rPr>
        <w:tab/>
      </w:r>
      <w:del w:id="609" w:author="Author">
        <w:r w:rsidRPr="00961271" w:rsidDel="00082346">
          <w:rPr>
            <w:rFonts w:cs="Arial"/>
            <w:szCs w:val="20"/>
          </w:rPr>
          <w:delText>Examples of o</w:delText>
        </w:r>
      </w:del>
      <w:ins w:id="610" w:author="Author">
        <w:r w:rsidR="00082346">
          <w:rPr>
            <w:rFonts w:cs="Arial"/>
            <w:szCs w:val="20"/>
          </w:rPr>
          <w:t>O</w:t>
        </w:r>
      </w:ins>
      <w:r w:rsidRPr="00961271">
        <w:rPr>
          <w:rFonts w:cs="Arial"/>
          <w:szCs w:val="20"/>
        </w:rPr>
        <w:t xml:space="preserve">ther external factors affecting the entity that the auditor may consider include the general economic conditions, interest rates and availability of financing, and inflation or currency revaluation. </w:t>
      </w:r>
    </w:p>
    <w:p w:rsidR="003E1141" w:rsidRPr="00961271" w:rsidRDefault="003E1141" w:rsidP="00971C2C">
      <w:pPr>
        <w:keepNext/>
        <w:spacing w:before="240"/>
        <w:rPr>
          <w:rFonts w:cs="Arial"/>
          <w:szCs w:val="20"/>
        </w:rPr>
      </w:pPr>
      <w:r w:rsidRPr="00961271">
        <w:rPr>
          <w:rFonts w:cs="Arial"/>
          <w:szCs w:val="20"/>
        </w:rPr>
        <w:t>Relevant Measures Used to Assess the Entity’s Fina</w:t>
      </w:r>
      <w:r>
        <w:rPr>
          <w:rFonts w:cs="Arial"/>
          <w:szCs w:val="20"/>
        </w:rPr>
        <w:t>ncial Performance (Ref: Para. 23</w:t>
      </w:r>
      <w:r w:rsidRPr="00961271">
        <w:rPr>
          <w:rFonts w:cs="Arial"/>
          <w:szCs w:val="20"/>
        </w:rPr>
        <w:t>(a)(iii))</w:t>
      </w:r>
    </w:p>
    <w:p w:rsidR="00D65151" w:rsidRDefault="003E1141" w:rsidP="00971C2C">
      <w:pPr>
        <w:ind w:left="547" w:hanging="547"/>
        <w:rPr>
          <w:rFonts w:cs="Arial"/>
          <w:szCs w:val="20"/>
        </w:rPr>
      </w:pPr>
      <w:r w:rsidRPr="00961271">
        <w:rPr>
          <w:rFonts w:cs="Arial"/>
          <w:szCs w:val="20"/>
        </w:rPr>
        <w:t xml:space="preserve">A70. </w:t>
      </w:r>
      <w:r w:rsidRPr="00961271">
        <w:rPr>
          <w:rFonts w:cs="Arial"/>
          <w:szCs w:val="20"/>
        </w:rPr>
        <w:tab/>
      </w:r>
      <w:r w:rsidR="00026B48">
        <w:rPr>
          <w:rFonts w:cs="Arial"/>
          <w:szCs w:val="20"/>
        </w:rPr>
        <w:t>[</w:t>
      </w:r>
      <w:r w:rsidR="00026B48" w:rsidRPr="004B45C6">
        <w:rPr>
          <w:rFonts w:cs="Arial"/>
          <w:i/>
          <w:szCs w:val="20"/>
          <w:highlight w:val="yellow"/>
        </w:rPr>
        <w:t>Moved to para’s A70a and A73a</w:t>
      </w:r>
      <w:r w:rsidR="00026B48">
        <w:rPr>
          <w:rFonts w:cs="Arial"/>
          <w:szCs w:val="20"/>
        </w:rPr>
        <w:t>] .</w:t>
      </w:r>
      <w:r w:rsidRPr="00026B48" w:rsidDel="00622A3D">
        <w:rPr>
          <w:rFonts w:cs="Arial"/>
          <w:strike/>
          <w:szCs w:val="20"/>
        </w:rPr>
        <w:t>Management and others ordinarily measure and review those matters they regard as important.</w:t>
      </w:r>
      <w:r w:rsidRPr="00026B48">
        <w:rPr>
          <w:rFonts w:cs="Arial"/>
          <w:strike/>
          <w:szCs w:val="20"/>
        </w:rPr>
        <w:t xml:space="preserve"> The procedures undertaken to measure the relevant performance of the entity may vary depending on the size or complexity of the entity, as well as the involvement of owners or those charged with governance in the management of the entity.  </w:t>
      </w:r>
    </w:p>
    <w:p w:rsidR="00082346" w:rsidRDefault="00082346" w:rsidP="00082346">
      <w:pPr>
        <w:spacing w:before="240"/>
        <w:ind w:left="547" w:hanging="547"/>
        <w:jc w:val="left"/>
        <w:rPr>
          <w:rFonts w:cs="Arial"/>
          <w:szCs w:val="20"/>
        </w:rPr>
      </w:pPr>
      <w:ins w:id="611" w:author="Author">
        <w:r>
          <w:rPr>
            <w:rFonts w:cs="Arial"/>
            <w:szCs w:val="20"/>
          </w:rPr>
          <w:t>Why the Auditor Understands Relevant Measures Used by Management</w:t>
        </w:r>
      </w:ins>
    </w:p>
    <w:p w:rsidR="00186B8B" w:rsidRDefault="00B3716C" w:rsidP="00B3716C">
      <w:pPr>
        <w:spacing w:after="120"/>
        <w:ind w:left="547" w:hanging="547"/>
        <w:rPr>
          <w:ins w:id="612" w:author="Author"/>
          <w:rFonts w:cs="Arial"/>
          <w:szCs w:val="20"/>
        </w:rPr>
      </w:pPr>
      <w:ins w:id="613" w:author="Author">
        <w:r>
          <w:rPr>
            <w:rFonts w:cs="Arial"/>
            <w:szCs w:val="20"/>
          </w:rPr>
          <w:t>A70a.</w:t>
        </w:r>
      </w:ins>
      <w:r w:rsidR="003E36DC">
        <w:rPr>
          <w:rFonts w:cs="Arial"/>
          <w:szCs w:val="20"/>
        </w:rPr>
        <w:t xml:space="preserve"> [</w:t>
      </w:r>
      <w:r w:rsidR="003E36DC" w:rsidRPr="004B45C6">
        <w:rPr>
          <w:rFonts w:cs="Arial"/>
          <w:i/>
          <w:szCs w:val="20"/>
          <w:highlight w:val="yellow"/>
        </w:rPr>
        <w:t>Moved from para. A71</w:t>
      </w:r>
      <w:r w:rsidR="003E36DC">
        <w:rPr>
          <w:rFonts w:cs="Arial"/>
          <w:szCs w:val="20"/>
        </w:rPr>
        <w:t xml:space="preserve">] </w:t>
      </w:r>
      <w:ins w:id="614" w:author="Author">
        <w:r w:rsidR="00186B8B">
          <w:rPr>
            <w:rFonts w:cs="Arial"/>
            <w:szCs w:val="20"/>
          </w:rPr>
          <w:t>An understanding of the entity’s relevant measures assists the auditor in considering whether such</w:t>
        </w:r>
      </w:ins>
      <w:del w:id="615" w:author="Author">
        <w:r w:rsidRPr="00961271" w:rsidDel="00186B8B">
          <w:rPr>
            <w:rFonts w:cs="Arial"/>
            <w:szCs w:val="20"/>
          </w:rPr>
          <w:delText>Performance</w:delText>
        </w:r>
      </w:del>
      <w:r w:rsidRPr="00961271">
        <w:rPr>
          <w:rFonts w:cs="Arial"/>
          <w:szCs w:val="20"/>
        </w:rPr>
        <w:t xml:space="preserve"> measures, whether used externally or internally, </w:t>
      </w:r>
      <w:del w:id="616" w:author="Author">
        <w:r w:rsidRPr="00961271" w:rsidDel="00186B8B">
          <w:rPr>
            <w:rFonts w:cs="Arial"/>
            <w:szCs w:val="20"/>
          </w:rPr>
          <w:delText xml:space="preserve">may </w:delText>
        </w:r>
      </w:del>
      <w:r w:rsidRPr="00961271">
        <w:rPr>
          <w:rFonts w:cs="Arial"/>
          <w:szCs w:val="20"/>
        </w:rPr>
        <w:t>create pressures on the entity</w:t>
      </w:r>
      <w:ins w:id="617" w:author="Author">
        <w:r w:rsidR="00186B8B">
          <w:rPr>
            <w:rFonts w:cs="Arial"/>
            <w:szCs w:val="20"/>
          </w:rPr>
          <w:t xml:space="preserve"> to achieve performance targets</w:t>
        </w:r>
      </w:ins>
      <w:r w:rsidRPr="00961271">
        <w:rPr>
          <w:rFonts w:cs="Arial"/>
          <w:szCs w:val="20"/>
        </w:rPr>
        <w:t>. These pressures</w:t>
      </w:r>
      <w:del w:id="618" w:author="Author">
        <w:r w:rsidRPr="00961271" w:rsidDel="00186B8B">
          <w:rPr>
            <w:rFonts w:cs="Arial"/>
            <w:szCs w:val="20"/>
          </w:rPr>
          <w:delText>, in turn,</w:delText>
        </w:r>
      </w:del>
      <w:r w:rsidRPr="00961271">
        <w:rPr>
          <w:rFonts w:cs="Arial"/>
          <w:szCs w:val="20"/>
        </w:rPr>
        <w:t xml:space="preserve"> may motivate management to take </w:t>
      </w:r>
      <w:del w:id="619" w:author="Author">
        <w:r w:rsidRPr="00961271" w:rsidDel="00186B8B">
          <w:rPr>
            <w:rFonts w:cs="Arial"/>
            <w:szCs w:val="20"/>
          </w:rPr>
          <w:delText xml:space="preserve">action to improve the business performance or to intentionally misstate the financial statements. Accordingly, an understanding of the entity’s performance measures assists the auditor in considering whether pressures to achieve performance targets may result in management </w:delText>
        </w:r>
      </w:del>
      <w:r w:rsidRPr="00961271">
        <w:rPr>
          <w:rFonts w:cs="Arial"/>
          <w:szCs w:val="20"/>
        </w:rPr>
        <w:t xml:space="preserve">actions that increase the susceptibility to misstatement due to management bias </w:t>
      </w:r>
      <w:ins w:id="620" w:author="Author">
        <w:r w:rsidR="00186B8B">
          <w:rPr>
            <w:rFonts w:cs="Arial"/>
            <w:szCs w:val="20"/>
          </w:rPr>
          <w:t xml:space="preserve">(e.g. to improve the business performance or to intentionally misstate the financial statements) </w:t>
        </w:r>
      </w:ins>
      <w:del w:id="621" w:author="Author">
        <w:r w:rsidRPr="00961271" w:rsidDel="00186B8B">
          <w:rPr>
            <w:rFonts w:cs="Arial"/>
            <w:szCs w:val="20"/>
          </w:rPr>
          <w:delText>or fraud. For</w:delText>
        </w:r>
        <w:r w:rsidRPr="00961271" w:rsidDel="00082346">
          <w:rPr>
            <w:rFonts w:cs="Arial"/>
            <w:szCs w:val="20"/>
          </w:rPr>
          <w:delText xml:space="preserve"> example, the auditor may identify incentives or pressures that may increase the risk of management override of controls. </w:delText>
        </w:r>
      </w:del>
      <w:ins w:id="622" w:author="Author">
        <w:r>
          <w:rPr>
            <w:rFonts w:cs="Arial"/>
            <w:szCs w:val="20"/>
          </w:rPr>
          <w:t>(s</w:t>
        </w:r>
      </w:ins>
      <w:del w:id="623" w:author="Author">
        <w:r w:rsidRPr="00961271" w:rsidDel="00082346">
          <w:rPr>
            <w:rFonts w:cs="Arial"/>
            <w:szCs w:val="20"/>
          </w:rPr>
          <w:delText>S</w:delText>
        </w:r>
      </w:del>
      <w:r w:rsidRPr="00961271">
        <w:rPr>
          <w:rFonts w:cs="Arial"/>
          <w:szCs w:val="20"/>
        </w:rPr>
        <w:t>ee ISA 240 for requirements and guidance in relation to the risks of fraud</w:t>
      </w:r>
      <w:ins w:id="624" w:author="Author">
        <w:r>
          <w:rPr>
            <w:rFonts w:cs="Arial"/>
            <w:szCs w:val="20"/>
          </w:rPr>
          <w:t>)</w:t>
        </w:r>
      </w:ins>
      <w:r w:rsidRPr="00961271">
        <w:rPr>
          <w:rFonts w:cs="Arial"/>
          <w:szCs w:val="20"/>
        </w:rPr>
        <w:t>.</w:t>
      </w:r>
    </w:p>
    <w:p w:rsidR="00B3716C" w:rsidRPr="00186B8B" w:rsidRDefault="00186B8B" w:rsidP="00B3716C">
      <w:pPr>
        <w:spacing w:after="120"/>
        <w:ind w:left="547" w:hanging="547"/>
        <w:rPr>
          <w:rFonts w:cs="Arial"/>
          <w:szCs w:val="20"/>
          <w:u w:val="single"/>
        </w:rPr>
      </w:pPr>
      <w:ins w:id="625" w:author="Author">
        <w:r>
          <w:rPr>
            <w:rFonts w:cs="Arial"/>
            <w:szCs w:val="20"/>
          </w:rPr>
          <w:t xml:space="preserve">A70b. </w:t>
        </w:r>
      </w:ins>
      <w:r w:rsidR="00B3716C">
        <w:rPr>
          <w:rFonts w:cs="Arial"/>
          <w:szCs w:val="20"/>
        </w:rPr>
        <w:t>[</w:t>
      </w:r>
      <w:r w:rsidR="00B3716C" w:rsidRPr="004B45C6">
        <w:rPr>
          <w:rFonts w:cs="Arial"/>
          <w:i/>
          <w:szCs w:val="20"/>
          <w:highlight w:val="yellow"/>
        </w:rPr>
        <w:t>Moved from para. A75</w:t>
      </w:r>
      <w:r w:rsidRPr="004B45C6">
        <w:rPr>
          <w:rFonts w:cs="Arial"/>
          <w:i/>
          <w:szCs w:val="20"/>
          <w:highlight w:val="yellow"/>
        </w:rPr>
        <w:t xml:space="preserve"> (part)</w:t>
      </w:r>
      <w:r w:rsidR="00B3716C">
        <w:rPr>
          <w:rFonts w:cs="Arial"/>
          <w:szCs w:val="20"/>
        </w:rPr>
        <w:t>]</w:t>
      </w:r>
      <w:ins w:id="626" w:author="Author">
        <w:r w:rsidR="00B3716C" w:rsidRPr="00082346">
          <w:rPr>
            <w:rFonts w:cs="Arial"/>
            <w:szCs w:val="20"/>
          </w:rPr>
          <w:t xml:space="preserve"> </w:t>
        </w:r>
        <w:r>
          <w:rPr>
            <w:rFonts w:cs="Arial"/>
            <w:szCs w:val="20"/>
          </w:rPr>
          <w:t xml:space="preserve">Relevant </w:t>
        </w:r>
      </w:ins>
      <w:del w:id="627" w:author="Author">
        <w:r w:rsidDel="00186B8B">
          <w:rPr>
            <w:rFonts w:cs="Arial"/>
            <w:szCs w:val="20"/>
          </w:rPr>
          <w:delText>Performance</w:delText>
        </w:r>
      </w:del>
      <w:r>
        <w:rPr>
          <w:rFonts w:cs="Arial"/>
          <w:szCs w:val="20"/>
        </w:rPr>
        <w:t xml:space="preserve"> </w:t>
      </w:r>
      <w:r w:rsidR="00B3716C" w:rsidRPr="00186B8B">
        <w:rPr>
          <w:rFonts w:cs="Arial"/>
          <w:szCs w:val="20"/>
          <w:u w:val="single"/>
        </w:rPr>
        <w:t>measures may also indicate to the auditor the likelihood with which risks of misstatement of related financial statement information exist. For example, performance measures may indicate that the entity has unusually rapid growth or profitability when compared to that of other entities in the same industry.</w:t>
      </w:r>
    </w:p>
    <w:p w:rsidR="00B3716C" w:rsidRDefault="00B3716C" w:rsidP="00082346">
      <w:pPr>
        <w:spacing w:after="120"/>
        <w:ind w:left="547" w:hanging="547"/>
        <w:rPr>
          <w:rFonts w:cs="Arial"/>
          <w:szCs w:val="20"/>
        </w:rPr>
      </w:pPr>
    </w:p>
    <w:p w:rsidR="00B3716C" w:rsidRDefault="00B3716C" w:rsidP="00082346">
      <w:pPr>
        <w:spacing w:after="120"/>
        <w:ind w:left="547" w:hanging="547"/>
        <w:rPr>
          <w:rFonts w:cs="Arial"/>
          <w:szCs w:val="20"/>
        </w:rPr>
      </w:pPr>
    </w:p>
    <w:p w:rsidR="00D65151" w:rsidRDefault="00D65151" w:rsidP="00082346">
      <w:pPr>
        <w:spacing w:after="120"/>
        <w:ind w:left="547" w:hanging="547"/>
        <w:rPr>
          <w:rFonts w:cs="Arial"/>
          <w:szCs w:val="20"/>
        </w:rPr>
      </w:pPr>
      <w:ins w:id="628" w:author="Author">
        <w:r>
          <w:rPr>
            <w:rFonts w:cs="Arial"/>
            <w:szCs w:val="20"/>
          </w:rPr>
          <w:t>A70</w:t>
        </w:r>
        <w:r w:rsidR="00B3716C">
          <w:rPr>
            <w:rFonts w:cs="Arial"/>
            <w:szCs w:val="20"/>
          </w:rPr>
          <w:t>c</w:t>
        </w:r>
        <w:r>
          <w:rPr>
            <w:rFonts w:cs="Arial"/>
            <w:szCs w:val="20"/>
          </w:rPr>
          <w:t xml:space="preserve">. </w:t>
        </w:r>
      </w:ins>
      <w:r w:rsidR="00082346">
        <w:rPr>
          <w:rFonts w:cs="Arial"/>
          <w:szCs w:val="20"/>
        </w:rPr>
        <w:t>[</w:t>
      </w:r>
      <w:r w:rsidR="00FC46E3" w:rsidRPr="004B45C6">
        <w:rPr>
          <w:rFonts w:cs="Arial"/>
          <w:i/>
          <w:szCs w:val="20"/>
          <w:highlight w:val="yellow"/>
        </w:rPr>
        <w:t>Previously para</w:t>
      </w:r>
      <w:r w:rsidR="00BF25C6" w:rsidRPr="004B45C6">
        <w:rPr>
          <w:rFonts w:cs="Arial"/>
          <w:i/>
          <w:szCs w:val="20"/>
          <w:highlight w:val="yellow"/>
        </w:rPr>
        <w:t>.</w:t>
      </w:r>
      <w:r w:rsidR="00FC46E3" w:rsidRPr="004B45C6">
        <w:rPr>
          <w:rFonts w:cs="Arial"/>
          <w:i/>
          <w:szCs w:val="20"/>
          <w:highlight w:val="yellow"/>
        </w:rPr>
        <w:t xml:space="preserve"> A70 (part)</w:t>
      </w:r>
      <w:r w:rsidR="00082346">
        <w:rPr>
          <w:rFonts w:cs="Arial"/>
          <w:szCs w:val="20"/>
        </w:rPr>
        <w:t>]</w:t>
      </w:r>
      <w:r w:rsidR="00026B48" w:rsidRPr="00026B48">
        <w:rPr>
          <w:rFonts w:cs="Arial"/>
          <w:szCs w:val="20"/>
        </w:rPr>
        <w:t xml:space="preserve"> </w:t>
      </w:r>
      <w:r w:rsidR="00026B48" w:rsidRPr="00026B48" w:rsidDel="00622A3D">
        <w:rPr>
          <w:rFonts w:cs="Arial"/>
          <w:szCs w:val="20"/>
        </w:rPr>
        <w:t>Management and others ordinarily measure and review those matters they regard as important.</w:t>
      </w:r>
      <w:r w:rsidR="00026B48">
        <w:rPr>
          <w:rFonts w:cs="Arial"/>
          <w:szCs w:val="20"/>
        </w:rPr>
        <w:t xml:space="preserve"> </w:t>
      </w:r>
      <w:r w:rsidR="00082346">
        <w:rPr>
          <w:rFonts w:cs="Arial"/>
          <w:szCs w:val="20"/>
        </w:rPr>
        <w:t>[</w:t>
      </w:r>
      <w:r w:rsidRPr="004B45C6">
        <w:rPr>
          <w:rFonts w:cs="Arial"/>
          <w:i/>
          <w:szCs w:val="20"/>
          <w:highlight w:val="yellow"/>
        </w:rPr>
        <w:t>Previously para</w:t>
      </w:r>
      <w:r w:rsidR="00BF25C6" w:rsidRPr="004B45C6">
        <w:rPr>
          <w:rFonts w:cs="Arial"/>
          <w:i/>
          <w:szCs w:val="20"/>
          <w:highlight w:val="yellow"/>
        </w:rPr>
        <w:t>.</w:t>
      </w:r>
      <w:r w:rsidRPr="004B45C6">
        <w:rPr>
          <w:rFonts w:cs="Arial"/>
          <w:i/>
          <w:szCs w:val="20"/>
          <w:highlight w:val="yellow"/>
        </w:rPr>
        <w:t xml:space="preserve"> A77</w:t>
      </w:r>
      <w:r w:rsidR="00082346">
        <w:rPr>
          <w:rFonts w:cs="Arial"/>
          <w:szCs w:val="20"/>
        </w:rPr>
        <w:t>]</w:t>
      </w:r>
      <w:r>
        <w:rPr>
          <w:rFonts w:cs="Arial"/>
          <w:szCs w:val="20"/>
        </w:rPr>
        <w:t xml:space="preserve"> </w:t>
      </w:r>
      <w:ins w:id="629" w:author="Author">
        <w:r w:rsidRPr="00961271" w:rsidDel="00D65151">
          <w:rPr>
            <w:rFonts w:cs="Arial"/>
            <w:szCs w:val="20"/>
          </w:rPr>
          <w:t>Inquiry of management may reveal that it relies on certain key indicators</w:t>
        </w:r>
      </w:ins>
      <w:r w:rsidR="00622A3D">
        <w:rPr>
          <w:rFonts w:cs="Arial"/>
          <w:szCs w:val="20"/>
        </w:rPr>
        <w:t xml:space="preserve">, </w:t>
      </w:r>
      <w:ins w:id="630" w:author="Author">
        <w:r w:rsidR="00622A3D">
          <w:rPr>
            <w:rFonts w:cs="Arial"/>
            <w:szCs w:val="20"/>
          </w:rPr>
          <w:t>whether publicly available or not,</w:t>
        </w:r>
        <w:r w:rsidRPr="00961271" w:rsidDel="00D65151">
          <w:rPr>
            <w:rFonts w:cs="Arial"/>
            <w:szCs w:val="20"/>
          </w:rPr>
          <w:t xml:space="preserve"> for evaluating financial performance and taking </w:t>
        </w:r>
        <w:del w:id="631" w:author="Author">
          <w:r w:rsidRPr="00961271" w:rsidDel="00622A3D">
            <w:rPr>
              <w:rFonts w:cs="Arial"/>
              <w:szCs w:val="20"/>
            </w:rPr>
            <w:delText xml:space="preserve">appropriate </w:delText>
          </w:r>
        </w:del>
        <w:r w:rsidRPr="00961271" w:rsidDel="00D65151">
          <w:rPr>
            <w:rFonts w:cs="Arial"/>
            <w:szCs w:val="20"/>
          </w:rPr>
          <w:t>action. In such cases, the auditor may identify relevant performance measures, whether internal or external, by considering the information that the entity uses to manage its business. If such inquiry indicates an absence of performance measurement or review, there may be an increased risk of misstatements not being detected and corrected.</w:t>
        </w:r>
      </w:ins>
    </w:p>
    <w:p w:rsidR="003E36DC" w:rsidRDefault="003E36DC" w:rsidP="003E36DC">
      <w:pPr>
        <w:ind w:left="547" w:hanging="547"/>
        <w:rPr>
          <w:rFonts w:cs="Arial"/>
          <w:szCs w:val="20"/>
        </w:rPr>
      </w:pPr>
      <w:ins w:id="632" w:author="Author">
        <w:r>
          <w:rPr>
            <w:rFonts w:cs="Arial"/>
            <w:szCs w:val="20"/>
          </w:rPr>
          <w:t>A70d.</w:t>
        </w:r>
      </w:ins>
      <w:r>
        <w:rPr>
          <w:rFonts w:cs="Arial"/>
          <w:szCs w:val="20"/>
        </w:rPr>
        <w:t xml:space="preserve"> [</w:t>
      </w:r>
      <w:r w:rsidRPr="004B45C6">
        <w:rPr>
          <w:rFonts w:cs="Arial"/>
          <w:i/>
          <w:szCs w:val="20"/>
          <w:highlight w:val="yellow"/>
        </w:rPr>
        <w:t>Previously para. A73</w:t>
      </w:r>
      <w:r>
        <w:rPr>
          <w:rFonts w:cs="Arial"/>
          <w:szCs w:val="20"/>
        </w:rPr>
        <w:t>]</w:t>
      </w:r>
      <w:ins w:id="633" w:author="Author">
        <w:r>
          <w:rPr>
            <w:rFonts w:cs="Arial"/>
            <w:szCs w:val="20"/>
          </w:rPr>
          <w:t xml:space="preserve"> Key indicators</w:t>
        </w:r>
      </w:ins>
      <w:del w:id="634" w:author="Author">
        <w:r w:rsidDel="003E36DC">
          <w:rPr>
            <w:rFonts w:cs="Arial"/>
            <w:szCs w:val="20"/>
          </w:rPr>
          <w:delText>Examples of internally-generated information</w:delText>
        </w:r>
      </w:del>
      <w:r>
        <w:rPr>
          <w:rFonts w:cs="Arial"/>
          <w:szCs w:val="20"/>
        </w:rPr>
        <w:t xml:space="preserve"> used </w:t>
      </w:r>
      <w:del w:id="635" w:author="Author">
        <w:r w:rsidDel="003E36DC">
          <w:rPr>
            <w:rFonts w:cs="Arial"/>
            <w:szCs w:val="20"/>
          </w:rPr>
          <w:delText xml:space="preserve">by management </w:delText>
        </w:r>
      </w:del>
      <w:r>
        <w:rPr>
          <w:rFonts w:cs="Arial"/>
          <w:szCs w:val="20"/>
        </w:rPr>
        <w:t xml:space="preserve">for </w:t>
      </w:r>
      <w:ins w:id="636" w:author="Author">
        <w:r>
          <w:rPr>
            <w:rFonts w:cs="Arial"/>
            <w:szCs w:val="20"/>
          </w:rPr>
          <w:t xml:space="preserve">evaluating </w:t>
        </w:r>
      </w:ins>
      <w:del w:id="637" w:author="Author">
        <w:r w:rsidDel="003E36DC">
          <w:rPr>
            <w:rFonts w:cs="Arial"/>
            <w:szCs w:val="20"/>
          </w:rPr>
          <w:delText>measuring and reviewing</w:delText>
        </w:r>
      </w:del>
      <w:r>
        <w:rPr>
          <w:rFonts w:cs="Arial"/>
          <w:szCs w:val="20"/>
        </w:rPr>
        <w:t xml:space="preserve"> financial performance</w:t>
      </w:r>
      <w:del w:id="638" w:author="Author">
        <w:r w:rsidDel="003E36DC">
          <w:rPr>
            <w:rFonts w:cs="Arial"/>
            <w:szCs w:val="20"/>
          </w:rPr>
          <w:delText>, and which the auditor</w:delText>
        </w:r>
      </w:del>
      <w:r>
        <w:rPr>
          <w:rFonts w:cs="Arial"/>
          <w:szCs w:val="20"/>
        </w:rPr>
        <w:t xml:space="preserve"> may </w:t>
      </w:r>
      <w:del w:id="639" w:author="Author">
        <w:r w:rsidDel="003E36DC">
          <w:rPr>
            <w:rFonts w:cs="Arial"/>
            <w:szCs w:val="20"/>
          </w:rPr>
          <w:delText>consider,</w:delText>
        </w:r>
      </w:del>
      <w:r>
        <w:rPr>
          <w:rFonts w:cs="Arial"/>
          <w:szCs w:val="20"/>
        </w:rPr>
        <w:t xml:space="preserve"> include:</w:t>
      </w:r>
    </w:p>
    <w:p w:rsidR="003E36DC" w:rsidRPr="00961271" w:rsidRDefault="003E36DC" w:rsidP="007B1D35">
      <w:pPr>
        <w:pStyle w:val="ListParagraph"/>
        <w:numPr>
          <w:ilvl w:val="0"/>
          <w:numId w:val="49"/>
        </w:numPr>
        <w:spacing w:after="120"/>
        <w:ind w:left="1094" w:hanging="547"/>
        <w:contextualSpacing w:val="0"/>
        <w:jc w:val="left"/>
        <w:rPr>
          <w:rFonts w:cs="Arial"/>
          <w:szCs w:val="20"/>
        </w:rPr>
      </w:pPr>
      <w:r w:rsidRPr="00961271">
        <w:rPr>
          <w:rFonts w:cs="Arial"/>
          <w:szCs w:val="20"/>
        </w:rPr>
        <w:t>Key performance indicators (financial and non-financial) and key ratios, trends and operating statistics.</w:t>
      </w:r>
    </w:p>
    <w:p w:rsidR="003E36DC" w:rsidRPr="00961271" w:rsidRDefault="003E36DC" w:rsidP="007B1D35">
      <w:pPr>
        <w:pStyle w:val="ListParagraph"/>
        <w:numPr>
          <w:ilvl w:val="0"/>
          <w:numId w:val="49"/>
        </w:numPr>
        <w:spacing w:after="120"/>
        <w:ind w:left="1094" w:hanging="547"/>
        <w:contextualSpacing w:val="0"/>
        <w:jc w:val="left"/>
        <w:rPr>
          <w:rFonts w:cs="Arial"/>
          <w:szCs w:val="20"/>
        </w:rPr>
      </w:pPr>
      <w:r w:rsidRPr="00961271">
        <w:rPr>
          <w:rFonts w:cs="Arial"/>
          <w:szCs w:val="20"/>
        </w:rPr>
        <w:t>Period-on-period financial performance analyses.</w:t>
      </w:r>
    </w:p>
    <w:p w:rsidR="003E36DC" w:rsidRPr="00961271" w:rsidRDefault="003E36DC" w:rsidP="007B1D35">
      <w:pPr>
        <w:pStyle w:val="ListParagraph"/>
        <w:numPr>
          <w:ilvl w:val="0"/>
          <w:numId w:val="49"/>
        </w:numPr>
        <w:spacing w:after="120"/>
        <w:ind w:left="1094" w:hanging="547"/>
        <w:contextualSpacing w:val="0"/>
        <w:jc w:val="left"/>
        <w:rPr>
          <w:rFonts w:cs="Arial"/>
          <w:szCs w:val="20"/>
        </w:rPr>
      </w:pPr>
      <w:r w:rsidRPr="00961271">
        <w:rPr>
          <w:rFonts w:cs="Arial"/>
          <w:szCs w:val="20"/>
        </w:rPr>
        <w:t>Budgets, forecasts, variance analyses, segment information and divisional, departmental or other level performance reports.</w:t>
      </w:r>
    </w:p>
    <w:p w:rsidR="003E36DC" w:rsidRDefault="003E36DC" w:rsidP="007B1D35">
      <w:pPr>
        <w:pStyle w:val="ListParagraph"/>
        <w:numPr>
          <w:ilvl w:val="0"/>
          <w:numId w:val="49"/>
        </w:numPr>
        <w:spacing w:after="120"/>
        <w:ind w:left="1094" w:hanging="547"/>
        <w:contextualSpacing w:val="0"/>
        <w:jc w:val="left"/>
        <w:rPr>
          <w:rFonts w:cs="Arial"/>
          <w:szCs w:val="20"/>
        </w:rPr>
      </w:pPr>
      <w:r w:rsidRPr="00961271">
        <w:rPr>
          <w:rFonts w:cs="Arial"/>
          <w:szCs w:val="20"/>
        </w:rPr>
        <w:t>Employee performance measures and incentive compensation policies.</w:t>
      </w:r>
    </w:p>
    <w:p w:rsidR="003E36DC" w:rsidRDefault="003E36DC" w:rsidP="007B1D35">
      <w:pPr>
        <w:pStyle w:val="ListParagraph"/>
        <w:numPr>
          <w:ilvl w:val="0"/>
          <w:numId w:val="49"/>
        </w:numPr>
        <w:spacing w:after="120"/>
        <w:ind w:left="1094" w:hanging="547"/>
        <w:contextualSpacing w:val="0"/>
        <w:jc w:val="left"/>
        <w:rPr>
          <w:rFonts w:cs="Arial"/>
          <w:szCs w:val="20"/>
        </w:rPr>
      </w:pPr>
      <w:r w:rsidRPr="003E36DC">
        <w:rPr>
          <w:rFonts w:cs="Arial"/>
          <w:szCs w:val="20"/>
        </w:rPr>
        <w:t>Comparisons of an entity’s performance with that of competitors.</w:t>
      </w:r>
    </w:p>
    <w:p w:rsidR="003E36DC" w:rsidRPr="003E36DC" w:rsidRDefault="003E1141" w:rsidP="003E36DC">
      <w:pPr>
        <w:spacing w:after="120"/>
        <w:ind w:left="547" w:hanging="547"/>
        <w:rPr>
          <w:rFonts w:cs="Arial"/>
          <w:strike/>
          <w:szCs w:val="20"/>
        </w:rPr>
      </w:pPr>
      <w:r w:rsidRPr="003E36DC">
        <w:rPr>
          <w:rFonts w:cs="Arial"/>
          <w:szCs w:val="20"/>
        </w:rPr>
        <w:t>A71.</w:t>
      </w:r>
      <w:r w:rsidRPr="003E36DC">
        <w:rPr>
          <w:rFonts w:cs="Arial"/>
          <w:szCs w:val="20"/>
        </w:rPr>
        <w:tab/>
      </w:r>
      <w:r w:rsidR="003E36DC">
        <w:rPr>
          <w:rFonts w:cs="Arial"/>
          <w:szCs w:val="20"/>
        </w:rPr>
        <w:t>[</w:t>
      </w:r>
      <w:r w:rsidR="003E36DC" w:rsidRPr="004B45C6">
        <w:rPr>
          <w:rFonts w:cs="Arial"/>
          <w:i/>
          <w:szCs w:val="20"/>
          <w:highlight w:val="yellow"/>
        </w:rPr>
        <w:t>Moved to and reworded in para. A70a</w:t>
      </w:r>
      <w:r w:rsidR="003E36DC">
        <w:rPr>
          <w:rFonts w:cs="Arial"/>
          <w:szCs w:val="20"/>
        </w:rPr>
        <w:t xml:space="preserve">] </w:t>
      </w:r>
      <w:r w:rsidR="003E36DC" w:rsidRPr="003E36DC">
        <w:rPr>
          <w:rFonts w:cs="Arial"/>
          <w:strike/>
          <w:szCs w:val="20"/>
        </w:rPr>
        <w:t>Performance measures, whether used externally or internally, may create pressures on the entity. These pressures, in turn, may motivate management to take action to improve the business performance or to intentionally misstate the financial statements. Accordingly, an understanding of the entity’s performance measures assists the auditor in considering whether pressures to achieve performance targets may result in management actions that increase the susceptibility to misstatement due to management bias or fraud. For example, the auditor may identify incentives or pressures that may increase the risk of management override of controls. See ISA 240 for requirements and guidance in relation to the risks of fraud.</w:t>
      </w:r>
    </w:p>
    <w:p w:rsidR="003E1141" w:rsidRDefault="003E1141" w:rsidP="007B756E">
      <w:pPr>
        <w:ind w:left="547" w:hanging="547"/>
        <w:jc w:val="left"/>
        <w:rPr>
          <w:rFonts w:cs="Arial"/>
          <w:szCs w:val="20"/>
          <w:highlight w:val="green"/>
        </w:rPr>
      </w:pPr>
      <w:r w:rsidRPr="00961271">
        <w:rPr>
          <w:rFonts w:cs="Arial"/>
          <w:szCs w:val="20"/>
        </w:rPr>
        <w:t xml:space="preserve">A72. </w:t>
      </w:r>
      <w:r w:rsidRPr="00961271">
        <w:rPr>
          <w:rFonts w:cs="Arial"/>
          <w:szCs w:val="20"/>
        </w:rPr>
        <w:tab/>
      </w:r>
      <w:r w:rsidR="007B756E">
        <w:rPr>
          <w:rFonts w:cs="Arial"/>
          <w:szCs w:val="20"/>
        </w:rPr>
        <w:t>[</w:t>
      </w:r>
      <w:r w:rsidR="007B756E" w:rsidRPr="004B45C6">
        <w:rPr>
          <w:rFonts w:cs="Arial"/>
          <w:i/>
          <w:szCs w:val="20"/>
          <w:highlight w:val="yellow"/>
        </w:rPr>
        <w:t xml:space="preserve">Moved to </w:t>
      </w:r>
      <w:r w:rsidR="00BF25C6" w:rsidRPr="004B45C6">
        <w:rPr>
          <w:rFonts w:cs="Arial"/>
          <w:i/>
          <w:szCs w:val="20"/>
          <w:highlight w:val="yellow"/>
        </w:rPr>
        <w:t>p</w:t>
      </w:r>
      <w:r w:rsidR="00082346" w:rsidRPr="004B45C6">
        <w:rPr>
          <w:rFonts w:cs="Arial"/>
          <w:i/>
          <w:szCs w:val="20"/>
          <w:highlight w:val="yellow"/>
        </w:rPr>
        <w:t xml:space="preserve">ara. </w:t>
      </w:r>
      <w:r w:rsidR="007B756E" w:rsidRPr="004B45C6">
        <w:rPr>
          <w:rFonts w:cs="Arial"/>
          <w:i/>
          <w:szCs w:val="20"/>
          <w:highlight w:val="yellow"/>
        </w:rPr>
        <w:t>A77</w:t>
      </w:r>
      <w:r w:rsidR="00570995" w:rsidRPr="004B45C6">
        <w:rPr>
          <w:rFonts w:cs="Arial"/>
          <w:i/>
          <w:szCs w:val="20"/>
          <w:highlight w:val="yellow"/>
        </w:rPr>
        <w:t>a</w:t>
      </w:r>
      <w:r w:rsidR="007B756E">
        <w:rPr>
          <w:rFonts w:cs="Arial"/>
          <w:szCs w:val="20"/>
        </w:rPr>
        <w:t>]</w:t>
      </w:r>
      <w:r w:rsidR="00082346" w:rsidRPr="00082346">
        <w:rPr>
          <w:rFonts w:cs="Arial"/>
          <w:szCs w:val="20"/>
          <w:highlight w:val="green"/>
        </w:rPr>
        <w:t xml:space="preserve"> </w:t>
      </w:r>
    </w:p>
    <w:p w:rsidR="00BF25C6" w:rsidRPr="00BF25C6" w:rsidRDefault="00BF25C6" w:rsidP="00BF25C6">
      <w:pPr>
        <w:ind w:left="547" w:hanging="547"/>
        <w:rPr>
          <w:rFonts w:cs="Arial"/>
          <w:strike/>
          <w:szCs w:val="20"/>
        </w:rPr>
      </w:pPr>
      <w:r>
        <w:rPr>
          <w:rFonts w:cs="Arial"/>
          <w:szCs w:val="20"/>
        </w:rPr>
        <w:tab/>
      </w:r>
      <w:r w:rsidRPr="00BF25C6">
        <w:rPr>
          <w:rFonts w:cs="Arial"/>
          <w:strike/>
          <w:szCs w:val="20"/>
        </w:rPr>
        <w:t xml:space="preserve">The measurement and review of financial performance is not the same as the monitoring of the system of internal control (discussed as a component of the system of internal control in paragraphs A122–A135), though their purposes may overlap: </w:t>
      </w:r>
    </w:p>
    <w:p w:rsidR="00BF25C6" w:rsidRPr="00BF25C6" w:rsidRDefault="00BF25C6" w:rsidP="007B1D35">
      <w:pPr>
        <w:pStyle w:val="ListParagraph"/>
        <w:numPr>
          <w:ilvl w:val="0"/>
          <w:numId w:val="48"/>
        </w:numPr>
        <w:ind w:left="1094" w:hanging="547"/>
        <w:contextualSpacing w:val="0"/>
        <w:rPr>
          <w:rFonts w:cs="Arial"/>
          <w:strike/>
          <w:szCs w:val="20"/>
        </w:rPr>
      </w:pPr>
      <w:r w:rsidRPr="00BF25C6">
        <w:rPr>
          <w:rFonts w:cs="Arial"/>
          <w:strike/>
          <w:szCs w:val="20"/>
        </w:rPr>
        <w:t>The measurement and review of performance is directed at whether business performance is meeting the objectives set by management (or third parties).</w:t>
      </w:r>
    </w:p>
    <w:p w:rsidR="00BF25C6" w:rsidRPr="00BF25C6" w:rsidRDefault="00BF25C6" w:rsidP="007B1D35">
      <w:pPr>
        <w:pStyle w:val="ListParagraph"/>
        <w:numPr>
          <w:ilvl w:val="0"/>
          <w:numId w:val="48"/>
        </w:numPr>
        <w:ind w:left="1094" w:hanging="547"/>
        <w:contextualSpacing w:val="0"/>
        <w:rPr>
          <w:rFonts w:cs="Arial"/>
          <w:strike/>
          <w:szCs w:val="20"/>
        </w:rPr>
      </w:pPr>
      <w:r w:rsidRPr="00BF25C6">
        <w:rPr>
          <w:rFonts w:cs="Arial"/>
          <w:strike/>
          <w:szCs w:val="20"/>
        </w:rPr>
        <w:t xml:space="preserve">In contrast, monitoring of the system of internal control is concerned with monitoring the effectiveness of controls including those related to management’s measurement and review of financial performance. </w:t>
      </w:r>
    </w:p>
    <w:p w:rsidR="00BF25C6" w:rsidRPr="00BF25C6" w:rsidRDefault="00BF25C6" w:rsidP="00BF25C6">
      <w:pPr>
        <w:ind w:left="547"/>
        <w:rPr>
          <w:rFonts w:cs="Arial"/>
          <w:strike/>
          <w:szCs w:val="20"/>
        </w:rPr>
      </w:pPr>
      <w:r w:rsidRPr="00BF25C6">
        <w:rPr>
          <w:rFonts w:cs="Arial"/>
          <w:strike/>
          <w:szCs w:val="20"/>
        </w:rPr>
        <w:t xml:space="preserve">In some cases, however, performance indicators also provide information that enables management to identify control deficiencies. </w:t>
      </w:r>
    </w:p>
    <w:p w:rsidR="007B756E" w:rsidRDefault="003E1141" w:rsidP="003E36DC">
      <w:pPr>
        <w:keepNext/>
        <w:ind w:left="547" w:hanging="547"/>
        <w:rPr>
          <w:rFonts w:cs="Arial"/>
          <w:szCs w:val="20"/>
        </w:rPr>
      </w:pPr>
      <w:r w:rsidRPr="00961271">
        <w:rPr>
          <w:rFonts w:cs="Arial"/>
          <w:szCs w:val="20"/>
        </w:rPr>
        <w:lastRenderedPageBreak/>
        <w:t xml:space="preserve">A73. </w:t>
      </w:r>
      <w:r w:rsidRPr="00961271">
        <w:rPr>
          <w:rFonts w:cs="Arial"/>
          <w:szCs w:val="20"/>
        </w:rPr>
        <w:tab/>
      </w:r>
      <w:r w:rsidR="007B756E">
        <w:rPr>
          <w:rFonts w:cs="Arial"/>
          <w:szCs w:val="20"/>
        </w:rPr>
        <w:t>[</w:t>
      </w:r>
      <w:r w:rsidR="007B756E" w:rsidRPr="004B45C6">
        <w:rPr>
          <w:rFonts w:cs="Arial"/>
          <w:i/>
          <w:szCs w:val="20"/>
          <w:highlight w:val="yellow"/>
        </w:rPr>
        <w:t>Moved to</w:t>
      </w:r>
      <w:r w:rsidR="00082346" w:rsidRPr="004B45C6">
        <w:rPr>
          <w:rFonts w:cs="Arial"/>
          <w:i/>
          <w:szCs w:val="20"/>
          <w:highlight w:val="yellow"/>
        </w:rPr>
        <w:t xml:space="preserve"> </w:t>
      </w:r>
      <w:r w:rsidR="00BF25C6" w:rsidRPr="004B45C6">
        <w:rPr>
          <w:rFonts w:cs="Arial"/>
          <w:i/>
          <w:szCs w:val="20"/>
          <w:highlight w:val="yellow"/>
        </w:rPr>
        <w:t>p</w:t>
      </w:r>
      <w:r w:rsidR="00082346" w:rsidRPr="004B45C6">
        <w:rPr>
          <w:rFonts w:cs="Arial"/>
          <w:i/>
          <w:szCs w:val="20"/>
          <w:highlight w:val="yellow"/>
        </w:rPr>
        <w:t>ara.</w:t>
      </w:r>
      <w:r w:rsidR="007B756E" w:rsidRPr="004B45C6">
        <w:rPr>
          <w:rFonts w:cs="Arial"/>
          <w:i/>
          <w:szCs w:val="20"/>
          <w:highlight w:val="yellow"/>
        </w:rPr>
        <w:t xml:space="preserve"> A70</w:t>
      </w:r>
      <w:r w:rsidR="003E36DC" w:rsidRPr="004B45C6">
        <w:rPr>
          <w:rFonts w:cs="Arial"/>
          <w:i/>
          <w:szCs w:val="20"/>
          <w:highlight w:val="yellow"/>
        </w:rPr>
        <w:t>d</w:t>
      </w:r>
      <w:r w:rsidR="007B756E">
        <w:rPr>
          <w:rFonts w:cs="Arial"/>
          <w:szCs w:val="20"/>
        </w:rPr>
        <w:t>]</w:t>
      </w:r>
    </w:p>
    <w:p w:rsidR="00BF25C6" w:rsidRPr="00BF25C6" w:rsidRDefault="00BF25C6" w:rsidP="00BF25C6">
      <w:pPr>
        <w:ind w:left="547"/>
        <w:rPr>
          <w:rFonts w:cs="Arial"/>
          <w:strike/>
          <w:szCs w:val="20"/>
        </w:rPr>
      </w:pPr>
      <w:r w:rsidRPr="00BF25C6">
        <w:rPr>
          <w:rFonts w:cs="Arial"/>
          <w:strike/>
          <w:szCs w:val="20"/>
        </w:rPr>
        <w:t>Examples of internally-generated information used by management for measuring and reviewing financial performance, and which the auditor may consider, include:</w:t>
      </w:r>
    </w:p>
    <w:p w:rsidR="00BF25C6" w:rsidRPr="00BF25C6" w:rsidRDefault="00BF25C6" w:rsidP="007B1D35">
      <w:pPr>
        <w:pStyle w:val="ListParagraph"/>
        <w:numPr>
          <w:ilvl w:val="0"/>
          <w:numId w:val="49"/>
        </w:numPr>
        <w:ind w:left="1094" w:hanging="547"/>
        <w:contextualSpacing w:val="0"/>
        <w:jc w:val="left"/>
        <w:rPr>
          <w:rFonts w:cs="Arial"/>
          <w:strike/>
          <w:szCs w:val="20"/>
        </w:rPr>
      </w:pPr>
      <w:r w:rsidRPr="00BF25C6">
        <w:rPr>
          <w:rFonts w:cs="Arial"/>
          <w:strike/>
          <w:szCs w:val="20"/>
        </w:rPr>
        <w:t>Key performance indicators (financial and non-financial) and key ratios, trends and operating statistics.</w:t>
      </w:r>
    </w:p>
    <w:p w:rsidR="00BF25C6" w:rsidRPr="00BF25C6" w:rsidRDefault="00BF25C6" w:rsidP="007B1D35">
      <w:pPr>
        <w:pStyle w:val="ListParagraph"/>
        <w:numPr>
          <w:ilvl w:val="0"/>
          <w:numId w:val="49"/>
        </w:numPr>
        <w:ind w:left="1094" w:hanging="547"/>
        <w:contextualSpacing w:val="0"/>
        <w:jc w:val="left"/>
        <w:rPr>
          <w:rFonts w:cs="Arial"/>
          <w:strike/>
          <w:szCs w:val="20"/>
        </w:rPr>
      </w:pPr>
      <w:r w:rsidRPr="00BF25C6">
        <w:rPr>
          <w:rFonts w:cs="Arial"/>
          <w:strike/>
          <w:szCs w:val="20"/>
        </w:rPr>
        <w:t>Period-on-period financial performance analyses.</w:t>
      </w:r>
    </w:p>
    <w:p w:rsidR="00BF25C6" w:rsidRPr="00BF25C6" w:rsidRDefault="00BF25C6" w:rsidP="007B1D35">
      <w:pPr>
        <w:pStyle w:val="ListParagraph"/>
        <w:numPr>
          <w:ilvl w:val="0"/>
          <w:numId w:val="49"/>
        </w:numPr>
        <w:ind w:left="1094" w:hanging="547"/>
        <w:contextualSpacing w:val="0"/>
        <w:jc w:val="left"/>
        <w:rPr>
          <w:rFonts w:cs="Arial"/>
          <w:strike/>
          <w:szCs w:val="20"/>
        </w:rPr>
      </w:pPr>
      <w:r w:rsidRPr="00BF25C6">
        <w:rPr>
          <w:rFonts w:cs="Arial"/>
          <w:strike/>
          <w:szCs w:val="20"/>
        </w:rPr>
        <w:t>Budgets, forecasts, variance analyses, segment information and divisional, departmental or other level performance reports.</w:t>
      </w:r>
    </w:p>
    <w:p w:rsidR="00BF25C6" w:rsidRPr="00BF25C6" w:rsidRDefault="00BF25C6" w:rsidP="007B1D35">
      <w:pPr>
        <w:pStyle w:val="ListParagraph"/>
        <w:numPr>
          <w:ilvl w:val="0"/>
          <w:numId w:val="49"/>
        </w:numPr>
        <w:ind w:left="1094" w:hanging="547"/>
        <w:contextualSpacing w:val="0"/>
        <w:jc w:val="left"/>
        <w:rPr>
          <w:rFonts w:cs="Arial"/>
          <w:strike/>
          <w:szCs w:val="20"/>
        </w:rPr>
      </w:pPr>
      <w:r w:rsidRPr="00BF25C6">
        <w:rPr>
          <w:rFonts w:cs="Arial"/>
          <w:strike/>
          <w:szCs w:val="20"/>
        </w:rPr>
        <w:t>Employee performance measures and incentive compensation policies.</w:t>
      </w:r>
    </w:p>
    <w:p w:rsidR="00BF25C6" w:rsidRPr="00BF25C6" w:rsidRDefault="00BF25C6" w:rsidP="007B1D35">
      <w:pPr>
        <w:pStyle w:val="ListParagraph"/>
        <w:numPr>
          <w:ilvl w:val="0"/>
          <w:numId w:val="49"/>
        </w:numPr>
        <w:ind w:left="1094" w:hanging="547"/>
        <w:contextualSpacing w:val="0"/>
        <w:jc w:val="left"/>
        <w:rPr>
          <w:rFonts w:cs="Arial"/>
          <w:strike/>
          <w:szCs w:val="20"/>
        </w:rPr>
      </w:pPr>
      <w:r w:rsidRPr="00BF25C6">
        <w:rPr>
          <w:rFonts w:cs="Arial"/>
          <w:strike/>
          <w:szCs w:val="20"/>
        </w:rPr>
        <w:t xml:space="preserve">Comparisons of an entity’s performance with that of competitors. </w:t>
      </w:r>
    </w:p>
    <w:p w:rsidR="00570995" w:rsidRPr="00570995" w:rsidRDefault="00570995" w:rsidP="00570995">
      <w:pPr>
        <w:rPr>
          <w:ins w:id="640" w:author="Author"/>
          <w:rFonts w:cs="Arial"/>
          <w:szCs w:val="20"/>
        </w:rPr>
      </w:pPr>
      <w:ins w:id="641" w:author="Author">
        <w:r w:rsidRPr="00570995">
          <w:rPr>
            <w:rFonts w:cs="Arial"/>
            <w:szCs w:val="20"/>
          </w:rPr>
          <w:t>Scalability</w:t>
        </w:r>
      </w:ins>
    </w:p>
    <w:p w:rsidR="00570995" w:rsidRPr="006D5E11" w:rsidRDefault="00570995" w:rsidP="00570995">
      <w:pPr>
        <w:spacing w:after="120"/>
        <w:ind w:left="547" w:hanging="547"/>
        <w:rPr>
          <w:rFonts w:cs="Arial"/>
          <w:szCs w:val="20"/>
          <w:u w:val="single"/>
        </w:rPr>
      </w:pPr>
      <w:ins w:id="642" w:author="Author">
        <w:r w:rsidRPr="006D5E11">
          <w:rPr>
            <w:rFonts w:cs="Arial"/>
            <w:szCs w:val="20"/>
            <w:u w:val="single"/>
          </w:rPr>
          <w:t>A7</w:t>
        </w:r>
        <w:r w:rsidR="00752A06" w:rsidRPr="006D5E11">
          <w:rPr>
            <w:rFonts w:cs="Arial"/>
            <w:szCs w:val="20"/>
            <w:u w:val="single"/>
          </w:rPr>
          <w:t>3</w:t>
        </w:r>
        <w:r w:rsidRPr="006D5E11">
          <w:rPr>
            <w:rFonts w:cs="Arial"/>
            <w:szCs w:val="20"/>
            <w:u w:val="single"/>
          </w:rPr>
          <w:t>a.</w:t>
        </w:r>
        <w:r>
          <w:rPr>
            <w:rFonts w:cs="Arial"/>
            <w:szCs w:val="20"/>
          </w:rPr>
          <w:t xml:space="preserve"> </w:t>
        </w:r>
      </w:ins>
      <w:r>
        <w:rPr>
          <w:rFonts w:cs="Arial"/>
          <w:szCs w:val="20"/>
        </w:rPr>
        <w:t>[</w:t>
      </w:r>
      <w:r w:rsidRPr="004B45C6">
        <w:rPr>
          <w:rFonts w:cs="Arial"/>
          <w:i/>
          <w:szCs w:val="20"/>
          <w:highlight w:val="yellow"/>
        </w:rPr>
        <w:t>Previously para A70 (part)</w:t>
      </w:r>
      <w:r>
        <w:rPr>
          <w:rFonts w:cs="Arial"/>
          <w:szCs w:val="20"/>
        </w:rPr>
        <w:t>]</w:t>
      </w:r>
      <w:ins w:id="643" w:author="Author">
        <w:r>
          <w:rPr>
            <w:rFonts w:cs="Arial"/>
            <w:szCs w:val="20"/>
          </w:rPr>
          <w:t xml:space="preserve"> </w:t>
        </w:r>
      </w:ins>
      <w:r w:rsidRPr="006D5E11">
        <w:rPr>
          <w:rFonts w:cs="Arial"/>
          <w:szCs w:val="20"/>
          <w:u w:val="single"/>
        </w:rPr>
        <w:t xml:space="preserve">The procedures undertaken to understand the </w:t>
      </w:r>
      <w:ins w:id="644" w:author="Author">
        <w:r w:rsidR="009520B4">
          <w:rPr>
            <w:rFonts w:cs="Arial"/>
            <w:szCs w:val="20"/>
            <w:u w:val="single"/>
          </w:rPr>
          <w:t xml:space="preserve">entity’s </w:t>
        </w:r>
      </w:ins>
      <w:del w:id="645" w:author="Author">
        <w:r w:rsidRPr="006D5E11" w:rsidDel="00E6413D">
          <w:rPr>
            <w:rFonts w:cs="Arial"/>
            <w:szCs w:val="20"/>
            <w:u w:val="single"/>
          </w:rPr>
          <w:delText xml:space="preserve">measurement of the </w:delText>
        </w:r>
      </w:del>
      <w:r w:rsidRPr="006D5E11">
        <w:rPr>
          <w:rFonts w:cs="Arial"/>
          <w:szCs w:val="20"/>
          <w:u w:val="single"/>
        </w:rPr>
        <w:t>relevant performance</w:t>
      </w:r>
      <w:ins w:id="646" w:author="Author">
        <w:r w:rsidR="00E6413D">
          <w:rPr>
            <w:rFonts w:cs="Arial"/>
            <w:szCs w:val="20"/>
            <w:u w:val="single"/>
          </w:rPr>
          <w:t xml:space="preserve"> measures</w:t>
        </w:r>
      </w:ins>
      <w:del w:id="647" w:author="Author">
        <w:r w:rsidRPr="006D5E11" w:rsidDel="00E6413D">
          <w:rPr>
            <w:rFonts w:cs="Arial"/>
            <w:szCs w:val="20"/>
            <w:u w:val="single"/>
          </w:rPr>
          <w:delText xml:space="preserve"> of the entity</w:delText>
        </w:r>
      </w:del>
      <w:r w:rsidRPr="006D5E11">
        <w:rPr>
          <w:rFonts w:cs="Arial"/>
          <w:szCs w:val="20"/>
          <w:u w:val="single"/>
        </w:rPr>
        <w:t xml:space="preserve"> may vary depending on the size or complexity of the entity, as well as the involvement of owners or those charged with governance in the management of the entity.</w:t>
      </w:r>
    </w:p>
    <w:tbl>
      <w:tblPr>
        <w:tblStyle w:val="TableGrid"/>
        <w:tblW w:w="0" w:type="auto"/>
        <w:tblInd w:w="547" w:type="dxa"/>
        <w:tblLook w:val="04A0" w:firstRow="1" w:lastRow="0" w:firstColumn="1" w:lastColumn="0" w:noHBand="0" w:noVBand="1"/>
      </w:tblPr>
      <w:tblGrid>
        <w:gridCol w:w="8793"/>
      </w:tblGrid>
      <w:tr w:rsidR="00570995" w:rsidTr="00570995">
        <w:trPr>
          <w:ins w:id="648" w:author="Author"/>
        </w:trPr>
        <w:tc>
          <w:tcPr>
            <w:tcW w:w="9340" w:type="dxa"/>
          </w:tcPr>
          <w:p w:rsidR="00570995" w:rsidRDefault="00570995" w:rsidP="00570995">
            <w:pPr>
              <w:rPr>
                <w:ins w:id="649" w:author="Author"/>
                <w:rFonts w:cs="Arial"/>
                <w:szCs w:val="20"/>
              </w:rPr>
            </w:pPr>
            <w:ins w:id="650" w:author="Author">
              <w:r>
                <w:rPr>
                  <w:rFonts w:cs="Arial"/>
                  <w:szCs w:val="20"/>
                </w:rPr>
                <w:t>Examples:</w:t>
              </w:r>
            </w:ins>
          </w:p>
          <w:p w:rsidR="00570995" w:rsidRDefault="00570995" w:rsidP="007B1D35">
            <w:pPr>
              <w:pStyle w:val="ListParagraph"/>
              <w:numPr>
                <w:ilvl w:val="0"/>
                <w:numId w:val="81"/>
              </w:numPr>
              <w:spacing w:before="120" w:after="120"/>
              <w:ind w:left="547" w:hanging="547"/>
              <w:contextualSpacing w:val="0"/>
              <w:rPr>
                <w:ins w:id="651" w:author="Author"/>
                <w:rFonts w:cs="Arial"/>
                <w:szCs w:val="20"/>
              </w:rPr>
            </w:pPr>
            <w:ins w:id="652" w:author="Author">
              <w:r w:rsidRPr="00570995">
                <w:rPr>
                  <w:rFonts w:cs="Arial"/>
                  <w:szCs w:val="20"/>
                </w:rPr>
                <w:t xml:space="preserve">For some less complex entities, </w:t>
              </w:r>
              <w:r w:rsidR="00E6413D">
                <w:rPr>
                  <w:rFonts w:cs="Arial"/>
                  <w:szCs w:val="20"/>
                </w:rPr>
                <w:t>the terms of the entity’s bank borrowings (</w:t>
              </w:r>
              <w:proofErr w:type="spellStart"/>
              <w:r w:rsidR="00E6413D">
                <w:rPr>
                  <w:rFonts w:cs="Arial"/>
                  <w:szCs w:val="20"/>
                </w:rPr>
                <w:t>i.e</w:t>
              </w:r>
              <w:proofErr w:type="spellEnd"/>
              <w:r w:rsidR="00E6413D">
                <w:rPr>
                  <w:rFonts w:cs="Arial"/>
                  <w:szCs w:val="20"/>
                </w:rPr>
                <w:t xml:space="preserve"> </w:t>
              </w:r>
              <w:r w:rsidRPr="00570995">
                <w:rPr>
                  <w:rFonts w:cs="Arial"/>
                  <w:szCs w:val="20"/>
                </w:rPr>
                <w:t>bank covenants</w:t>
              </w:r>
              <w:r w:rsidR="00E6413D">
                <w:rPr>
                  <w:rFonts w:cs="Arial"/>
                  <w:szCs w:val="20"/>
                </w:rPr>
                <w:t>)</w:t>
              </w:r>
              <w:r w:rsidRPr="00570995">
                <w:rPr>
                  <w:rFonts w:cs="Arial"/>
                  <w:szCs w:val="20"/>
                </w:rPr>
                <w:t xml:space="preserve"> may be linked to specific performance measures </w:t>
              </w:r>
              <w:r w:rsidR="00D31753">
                <w:rPr>
                  <w:rFonts w:cs="Arial"/>
                  <w:szCs w:val="20"/>
                </w:rPr>
                <w:t>related to</w:t>
              </w:r>
              <w:r w:rsidRPr="00570995">
                <w:rPr>
                  <w:rFonts w:cs="Arial"/>
                  <w:szCs w:val="20"/>
                </w:rPr>
                <w:t xml:space="preserve"> the entity’s performance or financial position</w:t>
              </w:r>
              <w:r w:rsidR="00E624CB">
                <w:rPr>
                  <w:rFonts w:cs="Arial"/>
                  <w:szCs w:val="20"/>
                </w:rPr>
                <w:t xml:space="preserve"> (e.g., a maximum working capital amount)</w:t>
              </w:r>
              <w:r w:rsidRPr="00570995">
                <w:rPr>
                  <w:rFonts w:cs="Arial"/>
                  <w:szCs w:val="20"/>
                </w:rPr>
                <w:t>. The auditor’s understanding of the relevant performance measure</w:t>
              </w:r>
              <w:r w:rsidR="00E6413D">
                <w:rPr>
                  <w:rFonts w:cs="Arial"/>
                  <w:szCs w:val="20"/>
                </w:rPr>
                <w:t>s</w:t>
              </w:r>
              <w:r w:rsidRPr="00570995">
                <w:rPr>
                  <w:rFonts w:cs="Arial"/>
                  <w:szCs w:val="20"/>
                </w:rPr>
                <w:t xml:space="preserve"> used by the bank may help identify areas where there is increased susceptibility to the risk of material misstatement.  </w:t>
              </w:r>
            </w:ins>
          </w:p>
          <w:p w:rsidR="00570995" w:rsidRPr="00570995" w:rsidRDefault="00570995" w:rsidP="007B1D35">
            <w:pPr>
              <w:pStyle w:val="ListParagraph"/>
              <w:numPr>
                <w:ilvl w:val="0"/>
                <w:numId w:val="81"/>
              </w:numPr>
              <w:spacing w:before="120" w:after="120"/>
              <w:ind w:left="547" w:hanging="547"/>
              <w:contextualSpacing w:val="0"/>
              <w:rPr>
                <w:ins w:id="653" w:author="Author"/>
                <w:rFonts w:cs="Arial"/>
                <w:szCs w:val="20"/>
              </w:rPr>
            </w:pPr>
            <w:ins w:id="654" w:author="Author">
              <w:r>
                <w:rPr>
                  <w:rFonts w:cs="Arial"/>
                  <w:szCs w:val="20"/>
                </w:rPr>
                <w:t xml:space="preserve">For some entities whose nature and circumstances are more complex, </w:t>
              </w:r>
              <w:r w:rsidR="004A2167">
                <w:rPr>
                  <w:rFonts w:cs="Arial"/>
                  <w:szCs w:val="20"/>
                </w:rPr>
                <w:t>such</w:t>
              </w:r>
              <w:r>
                <w:rPr>
                  <w:rFonts w:cs="Arial"/>
                  <w:szCs w:val="20"/>
                </w:rPr>
                <w:t xml:space="preserve"> as those operating in the insurance or banking industries, performance or financial position may be measured against regulatory requirements</w:t>
              </w:r>
              <w:r w:rsidR="00E624CB">
                <w:rPr>
                  <w:rFonts w:cs="Arial"/>
                  <w:szCs w:val="20"/>
                </w:rPr>
                <w:t xml:space="preserve"> (e.g., regulatory ratio requirements, such as capital adequacy and liquidity ratios performance hurdles)</w:t>
              </w:r>
              <w:r>
                <w:rPr>
                  <w:rFonts w:cs="Arial"/>
                  <w:szCs w:val="20"/>
                </w:rPr>
                <w:t>. The au</w:t>
              </w:r>
              <w:r w:rsidR="00D31753">
                <w:rPr>
                  <w:rFonts w:cs="Arial"/>
                  <w:szCs w:val="20"/>
                </w:rPr>
                <w:t>di</w:t>
              </w:r>
              <w:r>
                <w:rPr>
                  <w:rFonts w:cs="Arial"/>
                  <w:szCs w:val="20"/>
                </w:rPr>
                <w:t xml:space="preserve">tor’s understanding of these </w:t>
              </w:r>
              <w:r w:rsidR="004A2167">
                <w:rPr>
                  <w:rFonts w:cs="Arial"/>
                  <w:szCs w:val="20"/>
                </w:rPr>
                <w:t>performance</w:t>
              </w:r>
              <w:r>
                <w:rPr>
                  <w:rFonts w:cs="Arial"/>
                  <w:szCs w:val="20"/>
                </w:rPr>
                <w:t xml:space="preserve"> measures </w:t>
              </w:r>
              <w:r w:rsidRPr="00570995">
                <w:rPr>
                  <w:rFonts w:cs="Arial"/>
                  <w:szCs w:val="20"/>
                </w:rPr>
                <w:t>may help identify areas where there is increased susceptibility to the risk of material misstatement</w:t>
              </w:r>
              <w:r w:rsidR="00D31753">
                <w:rPr>
                  <w:rFonts w:cs="Arial"/>
                  <w:szCs w:val="20"/>
                </w:rPr>
                <w:t>.</w:t>
              </w:r>
            </w:ins>
          </w:p>
        </w:tc>
      </w:tr>
    </w:tbl>
    <w:p w:rsidR="00570995" w:rsidRPr="00961271" w:rsidRDefault="00570995" w:rsidP="00570995">
      <w:pPr>
        <w:spacing w:before="240"/>
        <w:ind w:left="547" w:hanging="547"/>
        <w:jc w:val="left"/>
        <w:rPr>
          <w:ins w:id="655" w:author="Author"/>
          <w:rFonts w:cs="Arial"/>
          <w:szCs w:val="20"/>
        </w:rPr>
      </w:pPr>
      <w:ins w:id="656" w:author="Author">
        <w:r>
          <w:rPr>
            <w:rFonts w:cs="Arial"/>
            <w:szCs w:val="20"/>
          </w:rPr>
          <w:t>Other auditor considerations</w:t>
        </w:r>
      </w:ins>
    </w:p>
    <w:p w:rsidR="003E1141" w:rsidRPr="00961271" w:rsidRDefault="003E1141" w:rsidP="00971C2C">
      <w:pPr>
        <w:ind w:left="547" w:hanging="547"/>
        <w:rPr>
          <w:rFonts w:cs="Arial"/>
          <w:szCs w:val="20"/>
        </w:rPr>
      </w:pPr>
      <w:r w:rsidRPr="00961271">
        <w:rPr>
          <w:rFonts w:cs="Arial"/>
          <w:szCs w:val="20"/>
        </w:rPr>
        <w:t xml:space="preserve">A74. </w:t>
      </w:r>
      <w:r w:rsidRPr="00961271">
        <w:rPr>
          <w:rFonts w:cs="Arial"/>
          <w:szCs w:val="20"/>
        </w:rPr>
        <w:tab/>
        <w:t xml:space="preserve">External parties may also review and analyze the entity’s financial performance, in particular for entities where financial information is publicly available. </w:t>
      </w:r>
      <w:ins w:id="657" w:author="Author">
        <w:r w:rsidR="00082346" w:rsidRPr="00082346">
          <w:rPr>
            <w:rFonts w:cs="Arial"/>
            <w:szCs w:val="20"/>
          </w:rPr>
          <w:t>The auditor may also consider publicly available  information to help the auditor further understand the business or identify contradictory information such as information from:</w:t>
        </w:r>
      </w:ins>
      <w:del w:id="658" w:author="Author">
        <w:r w:rsidRPr="00082346" w:rsidDel="00082346">
          <w:rPr>
            <w:rFonts w:cs="Arial"/>
            <w:szCs w:val="20"/>
          </w:rPr>
          <w:delText>For example, publicly</w:delText>
        </w:r>
        <w:r w:rsidRPr="00961271" w:rsidDel="00082346">
          <w:rPr>
            <w:rFonts w:cs="Arial"/>
            <w:szCs w:val="20"/>
          </w:rPr>
          <w:delText xml:space="preserve"> available financial information may be issued by:</w:delText>
        </w:r>
      </w:del>
    </w:p>
    <w:p w:rsidR="003E1141" w:rsidRPr="00961271" w:rsidRDefault="003E1141" w:rsidP="007B1D35">
      <w:pPr>
        <w:pStyle w:val="ListParagraph"/>
        <w:numPr>
          <w:ilvl w:val="0"/>
          <w:numId w:val="50"/>
        </w:numPr>
        <w:ind w:left="1094" w:hanging="547"/>
        <w:contextualSpacing w:val="0"/>
        <w:rPr>
          <w:rFonts w:cs="Arial"/>
          <w:szCs w:val="20"/>
        </w:rPr>
      </w:pPr>
      <w:r w:rsidRPr="00961271">
        <w:rPr>
          <w:rFonts w:cs="Arial"/>
          <w:szCs w:val="20"/>
        </w:rPr>
        <w:t xml:space="preserve">Analysts or credit agencies. </w:t>
      </w:r>
    </w:p>
    <w:p w:rsidR="003E1141" w:rsidRPr="00961271" w:rsidRDefault="003E1141" w:rsidP="007B1D35">
      <w:pPr>
        <w:pStyle w:val="ListParagraph"/>
        <w:numPr>
          <w:ilvl w:val="0"/>
          <w:numId w:val="50"/>
        </w:numPr>
        <w:ind w:left="1094" w:hanging="547"/>
        <w:contextualSpacing w:val="0"/>
        <w:jc w:val="left"/>
        <w:rPr>
          <w:rFonts w:cs="Arial"/>
          <w:szCs w:val="20"/>
        </w:rPr>
      </w:pPr>
      <w:del w:id="659" w:author="Author">
        <w:r w:rsidRPr="00961271" w:rsidDel="0046057D">
          <w:rPr>
            <w:rFonts w:cs="Arial"/>
            <w:szCs w:val="20"/>
          </w:rPr>
          <w:delText xml:space="preserve">Revenue </w:delText>
        </w:r>
      </w:del>
      <w:ins w:id="660" w:author="Author">
        <w:r w:rsidR="0046057D">
          <w:rPr>
            <w:rFonts w:cs="Arial"/>
            <w:szCs w:val="20"/>
          </w:rPr>
          <w:t>Taxation</w:t>
        </w:r>
        <w:r w:rsidR="0046057D" w:rsidRPr="00961271">
          <w:rPr>
            <w:rFonts w:cs="Arial"/>
            <w:szCs w:val="20"/>
          </w:rPr>
          <w:t xml:space="preserve"> </w:t>
        </w:r>
      </w:ins>
      <w:r w:rsidRPr="00961271">
        <w:rPr>
          <w:rFonts w:cs="Arial"/>
          <w:szCs w:val="20"/>
        </w:rPr>
        <w:t>authorities.</w:t>
      </w:r>
    </w:p>
    <w:p w:rsidR="003E1141" w:rsidRPr="00961271" w:rsidRDefault="003E1141" w:rsidP="007B1D35">
      <w:pPr>
        <w:pStyle w:val="ListParagraph"/>
        <w:numPr>
          <w:ilvl w:val="0"/>
          <w:numId w:val="50"/>
        </w:numPr>
        <w:ind w:left="1094" w:hanging="547"/>
        <w:contextualSpacing w:val="0"/>
        <w:jc w:val="left"/>
        <w:rPr>
          <w:rFonts w:cs="Arial"/>
          <w:szCs w:val="20"/>
        </w:rPr>
      </w:pPr>
      <w:r w:rsidRPr="00961271">
        <w:rPr>
          <w:rFonts w:cs="Arial"/>
          <w:szCs w:val="20"/>
        </w:rPr>
        <w:t>Regulators.</w:t>
      </w:r>
    </w:p>
    <w:p w:rsidR="003E1141" w:rsidRPr="00961271" w:rsidRDefault="003E1141" w:rsidP="007B1D35">
      <w:pPr>
        <w:pStyle w:val="ListParagraph"/>
        <w:numPr>
          <w:ilvl w:val="0"/>
          <w:numId w:val="50"/>
        </w:numPr>
        <w:ind w:left="1094" w:hanging="547"/>
        <w:contextualSpacing w:val="0"/>
        <w:jc w:val="left"/>
        <w:rPr>
          <w:rFonts w:cs="Arial"/>
          <w:szCs w:val="20"/>
        </w:rPr>
      </w:pPr>
      <w:r w:rsidRPr="00961271">
        <w:rPr>
          <w:rFonts w:cs="Arial"/>
          <w:szCs w:val="20"/>
        </w:rPr>
        <w:lastRenderedPageBreak/>
        <w:t>Trade unions.</w:t>
      </w:r>
    </w:p>
    <w:p w:rsidR="003E1141" w:rsidRPr="00961271" w:rsidRDefault="003E1141" w:rsidP="007B1D35">
      <w:pPr>
        <w:pStyle w:val="ListParagraph"/>
        <w:numPr>
          <w:ilvl w:val="0"/>
          <w:numId w:val="50"/>
        </w:numPr>
        <w:ind w:left="1094" w:hanging="547"/>
        <w:contextualSpacing w:val="0"/>
        <w:jc w:val="left"/>
        <w:rPr>
          <w:rFonts w:cs="Arial"/>
          <w:szCs w:val="20"/>
        </w:rPr>
      </w:pPr>
      <w:r w:rsidRPr="00961271">
        <w:rPr>
          <w:rFonts w:cs="Arial"/>
          <w:szCs w:val="20"/>
        </w:rPr>
        <w:t>Providers of finance.</w:t>
      </w:r>
    </w:p>
    <w:p w:rsidR="003E1141" w:rsidRPr="00961271" w:rsidRDefault="003E1141" w:rsidP="00971C2C">
      <w:pPr>
        <w:ind w:left="1094" w:hanging="547"/>
        <w:rPr>
          <w:rFonts w:cs="Arial"/>
          <w:szCs w:val="20"/>
        </w:rPr>
      </w:pPr>
      <w:r w:rsidRPr="00961271">
        <w:rPr>
          <w:rFonts w:cs="Arial"/>
          <w:szCs w:val="20"/>
        </w:rPr>
        <w:t>Such financial information can often be obtained from the entity being audited</w:t>
      </w:r>
      <w:ins w:id="661" w:author="Author">
        <w:r w:rsidR="00D96947">
          <w:rPr>
            <w:rFonts w:cs="Arial"/>
            <w:szCs w:val="20"/>
          </w:rPr>
          <w:t>.</w:t>
        </w:r>
      </w:ins>
    </w:p>
    <w:p w:rsidR="003E1141" w:rsidRPr="00186B8B" w:rsidRDefault="003E1141" w:rsidP="00971C2C">
      <w:pPr>
        <w:ind w:left="547" w:hanging="547"/>
        <w:rPr>
          <w:rFonts w:cs="Arial"/>
          <w:strike/>
          <w:szCs w:val="20"/>
        </w:rPr>
      </w:pPr>
      <w:r w:rsidRPr="00961271">
        <w:rPr>
          <w:rFonts w:cs="Arial"/>
          <w:szCs w:val="20"/>
        </w:rPr>
        <w:t xml:space="preserve">A75. </w:t>
      </w:r>
      <w:r w:rsidRPr="00961271">
        <w:rPr>
          <w:rFonts w:cs="Arial"/>
          <w:szCs w:val="20"/>
        </w:rPr>
        <w:tab/>
      </w:r>
      <w:r w:rsidR="00186B8B">
        <w:rPr>
          <w:rFonts w:cs="Arial"/>
          <w:szCs w:val="20"/>
        </w:rPr>
        <w:t>[</w:t>
      </w:r>
      <w:r w:rsidR="00186B8B" w:rsidRPr="00DB69A9">
        <w:rPr>
          <w:rFonts w:cs="Arial"/>
          <w:i/>
          <w:szCs w:val="20"/>
          <w:highlight w:val="yellow"/>
        </w:rPr>
        <w:t>Deleted</w:t>
      </w:r>
      <w:r w:rsidR="00186B8B">
        <w:rPr>
          <w:rFonts w:cs="Arial"/>
          <w:szCs w:val="20"/>
        </w:rPr>
        <w:t xml:space="preserve">] </w:t>
      </w:r>
      <w:del w:id="662" w:author="Author">
        <w:r w:rsidRPr="00961271" w:rsidDel="0046057D">
          <w:rPr>
            <w:rFonts w:cs="Arial"/>
            <w:szCs w:val="20"/>
          </w:rPr>
          <w:delText xml:space="preserve">Internal measures may highlight unexpected results or trends requiring management to determine their cause and take corrective action (including, in some cases, the detection and correction of misstatements on a timely basis). </w:delText>
        </w:r>
      </w:del>
      <w:r w:rsidR="00082346">
        <w:rPr>
          <w:rFonts w:cs="Arial"/>
          <w:szCs w:val="20"/>
        </w:rPr>
        <w:t>[</w:t>
      </w:r>
      <w:r w:rsidR="00082346" w:rsidRPr="004B45C6">
        <w:rPr>
          <w:rFonts w:cs="Arial"/>
          <w:i/>
          <w:szCs w:val="20"/>
          <w:highlight w:val="yellow"/>
        </w:rPr>
        <w:t xml:space="preserve">Moved to </w:t>
      </w:r>
      <w:r w:rsidR="00752A06" w:rsidRPr="004B45C6">
        <w:rPr>
          <w:rFonts w:cs="Arial"/>
          <w:i/>
          <w:szCs w:val="20"/>
          <w:highlight w:val="yellow"/>
        </w:rPr>
        <w:t>p</w:t>
      </w:r>
      <w:r w:rsidR="00082346" w:rsidRPr="004B45C6">
        <w:rPr>
          <w:rFonts w:cs="Arial"/>
          <w:i/>
          <w:szCs w:val="20"/>
          <w:highlight w:val="yellow"/>
        </w:rPr>
        <w:t>ara. A7</w:t>
      </w:r>
      <w:r w:rsidR="00186B8B" w:rsidRPr="004B45C6">
        <w:rPr>
          <w:rFonts w:cs="Arial"/>
          <w:i/>
          <w:szCs w:val="20"/>
          <w:highlight w:val="yellow"/>
        </w:rPr>
        <w:t>0b</w:t>
      </w:r>
      <w:r w:rsidR="00082346">
        <w:rPr>
          <w:rFonts w:cs="Arial"/>
          <w:szCs w:val="20"/>
        </w:rPr>
        <w:t xml:space="preserve">] </w:t>
      </w:r>
      <w:r w:rsidRPr="00186B8B">
        <w:rPr>
          <w:rFonts w:cs="Arial"/>
          <w:strike/>
          <w:szCs w:val="20"/>
        </w:rPr>
        <w:t xml:space="preserve">Performance measures may also indicate to the auditor the likelihood with which risks of misstatement of related financial statement information exist. </w:t>
      </w:r>
      <w:r w:rsidRPr="00186B8B" w:rsidDel="00082346">
        <w:rPr>
          <w:rFonts w:cs="Arial"/>
          <w:strike/>
          <w:szCs w:val="20"/>
        </w:rPr>
        <w:t xml:space="preserve">For example, performance measures may indicate that the entity has unusually rapid growth or profitability when compared to that of other entities in the same industry. </w:t>
      </w:r>
    </w:p>
    <w:p w:rsidR="003E1141" w:rsidRPr="00961271" w:rsidRDefault="003E1141" w:rsidP="00971C2C">
      <w:pPr>
        <w:ind w:left="547" w:hanging="547"/>
        <w:rPr>
          <w:rFonts w:cs="Arial"/>
          <w:szCs w:val="20"/>
        </w:rPr>
      </w:pPr>
      <w:r w:rsidRPr="00186B8B">
        <w:rPr>
          <w:rFonts w:cs="Arial"/>
          <w:strike/>
          <w:szCs w:val="20"/>
        </w:rPr>
        <w:t xml:space="preserve">A76. </w:t>
      </w:r>
      <w:r w:rsidRPr="00186B8B">
        <w:rPr>
          <w:rFonts w:cs="Arial"/>
          <w:strike/>
          <w:szCs w:val="20"/>
        </w:rPr>
        <w:tab/>
        <w:t>Performance measures and targets, whether imposed internally or externally, particularly</w:t>
      </w:r>
      <w:r w:rsidRPr="00961271">
        <w:rPr>
          <w:rFonts w:cs="Arial"/>
          <w:szCs w:val="20"/>
        </w:rPr>
        <w:t xml:space="preserve"> </w:t>
      </w:r>
      <w:del w:id="663" w:author="Author">
        <w:r w:rsidRPr="00961271" w:rsidDel="002A1A12">
          <w:rPr>
            <w:rFonts w:cs="Arial"/>
            <w:szCs w:val="20"/>
          </w:rPr>
          <w:delText>if combined with other factors such as performance-based bonus or incentive remuneration, may indicate an increased susceptibility to misstatement due to management bias or fraud in the preparation of the financial statements</w:delText>
        </w:r>
      </w:del>
      <w:r w:rsidRPr="00961271">
        <w:rPr>
          <w:rFonts w:cs="Arial"/>
          <w:szCs w:val="20"/>
        </w:rPr>
        <w:t xml:space="preserve">. </w:t>
      </w:r>
    </w:p>
    <w:p w:rsidR="00B110EB" w:rsidRDefault="003E1141" w:rsidP="00BF25C6">
      <w:pPr>
        <w:keepNext/>
        <w:ind w:left="547" w:hanging="547"/>
        <w:rPr>
          <w:rFonts w:cs="Arial"/>
          <w:szCs w:val="20"/>
          <w:highlight w:val="green"/>
        </w:rPr>
      </w:pPr>
      <w:r w:rsidRPr="00961271">
        <w:rPr>
          <w:rFonts w:cs="Arial"/>
          <w:szCs w:val="20"/>
        </w:rPr>
        <w:t xml:space="preserve">A77. </w:t>
      </w:r>
      <w:r w:rsidRPr="00961271">
        <w:rPr>
          <w:rFonts w:cs="Arial"/>
          <w:szCs w:val="20"/>
        </w:rPr>
        <w:tab/>
      </w:r>
      <w:r w:rsidR="007B756E">
        <w:rPr>
          <w:rFonts w:cs="Arial"/>
          <w:szCs w:val="20"/>
        </w:rPr>
        <w:t>[</w:t>
      </w:r>
      <w:r w:rsidR="007B756E" w:rsidRPr="004B45C6">
        <w:rPr>
          <w:rFonts w:cs="Arial"/>
          <w:i/>
          <w:szCs w:val="20"/>
          <w:highlight w:val="yellow"/>
        </w:rPr>
        <w:t xml:space="preserve">Moved to </w:t>
      </w:r>
      <w:r w:rsidR="00BF25C6" w:rsidRPr="004B45C6">
        <w:rPr>
          <w:rFonts w:cs="Arial"/>
          <w:i/>
          <w:szCs w:val="20"/>
          <w:highlight w:val="yellow"/>
        </w:rPr>
        <w:t xml:space="preserve">para. </w:t>
      </w:r>
      <w:r w:rsidR="007B756E" w:rsidRPr="004B45C6">
        <w:rPr>
          <w:rFonts w:cs="Arial"/>
          <w:i/>
          <w:szCs w:val="20"/>
          <w:highlight w:val="yellow"/>
        </w:rPr>
        <w:t>A70a</w:t>
      </w:r>
      <w:r w:rsidR="007B756E">
        <w:rPr>
          <w:rFonts w:cs="Arial"/>
          <w:szCs w:val="20"/>
        </w:rPr>
        <w:t>]</w:t>
      </w:r>
      <w:ins w:id="664" w:author="Author">
        <w:r w:rsidR="00570995">
          <w:rPr>
            <w:rFonts w:cs="Arial"/>
            <w:szCs w:val="20"/>
          </w:rPr>
          <w:t xml:space="preserve"> </w:t>
        </w:r>
      </w:ins>
    </w:p>
    <w:p w:rsidR="00BF25C6" w:rsidRPr="00BF25C6" w:rsidRDefault="00BF25C6" w:rsidP="00BF25C6">
      <w:pPr>
        <w:ind w:left="547" w:hanging="547"/>
        <w:rPr>
          <w:rFonts w:cs="Arial"/>
          <w:strike/>
          <w:szCs w:val="20"/>
        </w:rPr>
      </w:pPr>
      <w:r>
        <w:rPr>
          <w:rFonts w:cs="Arial"/>
          <w:szCs w:val="20"/>
        </w:rPr>
        <w:tab/>
      </w:r>
      <w:r w:rsidRPr="00BF25C6">
        <w:rPr>
          <w:rFonts w:cs="Arial"/>
          <w:strike/>
          <w:szCs w:val="20"/>
        </w:rPr>
        <w:t>Inquiry of management may reveal that it relies on certain key indicators for evaluating financial performance and taking appropriate action. In such cases, the auditor may identify relevant performance measures, whether internal or external, by considering the information that the entity uses to manage its business. If such inquiry indicates an absence of performance measurement or review, there may be an increased risk of misstatements not being detected and corrected.</w:t>
      </w:r>
    </w:p>
    <w:p w:rsidR="00622A3D" w:rsidRPr="00752A06" w:rsidRDefault="00570995" w:rsidP="00570995">
      <w:pPr>
        <w:ind w:left="547" w:hanging="547"/>
        <w:rPr>
          <w:rFonts w:cs="Arial"/>
          <w:szCs w:val="20"/>
          <w:u w:val="single"/>
        </w:rPr>
      </w:pPr>
      <w:ins w:id="665" w:author="Author">
        <w:r>
          <w:rPr>
            <w:rFonts w:cs="Arial"/>
            <w:szCs w:val="20"/>
          </w:rPr>
          <w:t xml:space="preserve">A77a. </w:t>
        </w:r>
      </w:ins>
      <w:r>
        <w:rPr>
          <w:rFonts w:cs="Arial"/>
          <w:szCs w:val="20"/>
        </w:rPr>
        <w:t>[</w:t>
      </w:r>
      <w:r w:rsidR="00622A3D" w:rsidRPr="004B45C6">
        <w:rPr>
          <w:rFonts w:cs="Arial"/>
          <w:i/>
          <w:szCs w:val="20"/>
          <w:highlight w:val="yellow"/>
        </w:rPr>
        <w:t>Previously</w:t>
      </w:r>
      <w:r w:rsidR="00752A06" w:rsidRPr="004B45C6">
        <w:rPr>
          <w:rFonts w:cs="Arial"/>
          <w:i/>
          <w:szCs w:val="20"/>
          <w:highlight w:val="yellow"/>
        </w:rPr>
        <w:t xml:space="preserve"> p</w:t>
      </w:r>
      <w:r w:rsidR="00622A3D" w:rsidRPr="004B45C6">
        <w:rPr>
          <w:rFonts w:cs="Arial"/>
          <w:i/>
          <w:szCs w:val="20"/>
          <w:highlight w:val="yellow"/>
        </w:rPr>
        <w:t>ara</w:t>
      </w:r>
      <w:r w:rsidRPr="004B45C6">
        <w:rPr>
          <w:rFonts w:cs="Arial"/>
          <w:i/>
          <w:szCs w:val="20"/>
          <w:highlight w:val="yellow"/>
        </w:rPr>
        <w:t>.</w:t>
      </w:r>
      <w:r w:rsidR="00622A3D" w:rsidRPr="004B45C6">
        <w:rPr>
          <w:rFonts w:cs="Arial"/>
          <w:i/>
          <w:szCs w:val="20"/>
          <w:highlight w:val="yellow"/>
        </w:rPr>
        <w:t xml:space="preserve"> A72</w:t>
      </w:r>
      <w:r>
        <w:rPr>
          <w:rFonts w:cs="Arial"/>
          <w:szCs w:val="20"/>
        </w:rPr>
        <w:t>]</w:t>
      </w:r>
      <w:r w:rsidR="00622A3D">
        <w:rPr>
          <w:rFonts w:cs="Arial"/>
          <w:szCs w:val="20"/>
        </w:rPr>
        <w:t xml:space="preserve"> </w:t>
      </w:r>
      <w:r w:rsidR="00622A3D" w:rsidRPr="00752A06">
        <w:rPr>
          <w:rFonts w:cs="Arial"/>
          <w:szCs w:val="20"/>
          <w:u w:val="single"/>
        </w:rPr>
        <w:t xml:space="preserve">The measurement and review of financial performance is not the same as the monitoring of the system of internal control (discussed as a component of the system of internal control in </w:t>
      </w:r>
      <w:r w:rsidR="00622A3D" w:rsidRPr="004B45C6">
        <w:rPr>
          <w:rFonts w:cs="Arial"/>
          <w:szCs w:val="20"/>
          <w:u w:val="single"/>
        </w:rPr>
        <w:t>paragraphs A122–A135), though</w:t>
      </w:r>
      <w:r w:rsidR="00622A3D" w:rsidRPr="00752A06">
        <w:rPr>
          <w:rFonts w:cs="Arial"/>
          <w:szCs w:val="20"/>
          <w:u w:val="single"/>
        </w:rPr>
        <w:t xml:space="preserve"> their purposes may overlap: </w:t>
      </w:r>
    </w:p>
    <w:p w:rsidR="00622A3D" w:rsidRPr="00752A06" w:rsidRDefault="00622A3D" w:rsidP="007B1D35">
      <w:pPr>
        <w:pStyle w:val="ListParagraph"/>
        <w:numPr>
          <w:ilvl w:val="0"/>
          <w:numId w:val="48"/>
        </w:numPr>
        <w:ind w:left="1094" w:hanging="547"/>
        <w:contextualSpacing w:val="0"/>
        <w:rPr>
          <w:rFonts w:cs="Arial"/>
          <w:szCs w:val="20"/>
          <w:u w:val="single"/>
        </w:rPr>
      </w:pPr>
      <w:r w:rsidRPr="00752A06">
        <w:rPr>
          <w:rFonts w:cs="Arial"/>
          <w:szCs w:val="20"/>
          <w:u w:val="single"/>
        </w:rPr>
        <w:t>The measurement and review of performance is directed at whether business performance is meeting the objectives set by management (or third parties).</w:t>
      </w:r>
    </w:p>
    <w:p w:rsidR="00622A3D" w:rsidRPr="00752A06" w:rsidRDefault="00622A3D" w:rsidP="007B1D35">
      <w:pPr>
        <w:pStyle w:val="Footer"/>
        <w:numPr>
          <w:ilvl w:val="0"/>
          <w:numId w:val="48"/>
        </w:numPr>
        <w:spacing w:before="120" w:line="280" w:lineRule="exact"/>
        <w:ind w:left="1094" w:hanging="547"/>
        <w:jc w:val="both"/>
        <w:rPr>
          <w:u w:val="single"/>
        </w:rPr>
      </w:pPr>
      <w:r w:rsidRPr="00752A06">
        <w:rPr>
          <w:rFonts w:cs="Arial"/>
          <w:sz w:val="20"/>
          <w:szCs w:val="20"/>
          <w:u w:val="single"/>
        </w:rPr>
        <w:t>In contrast, monitoring of the system of internal control is concerned with monitoring the effectiveness of controls including those related to management’s measurement and review of financial performance</w:t>
      </w:r>
      <w:r w:rsidRPr="00752A06">
        <w:rPr>
          <w:u w:val="single"/>
        </w:rPr>
        <w:t xml:space="preserve">. </w:t>
      </w:r>
    </w:p>
    <w:p w:rsidR="003E1141" w:rsidRPr="00961271" w:rsidRDefault="00622A3D" w:rsidP="00752A06">
      <w:pPr>
        <w:keepNext/>
        <w:ind w:left="547"/>
        <w:rPr>
          <w:rFonts w:cs="Arial"/>
          <w:szCs w:val="20"/>
        </w:rPr>
      </w:pPr>
      <w:r w:rsidRPr="00752A06">
        <w:rPr>
          <w:rFonts w:cs="Arial"/>
          <w:szCs w:val="20"/>
          <w:u w:val="single"/>
        </w:rPr>
        <w:t xml:space="preserve">In some cases, however, performance indicators also provide information that enables management to identify control deficiencies. </w:t>
      </w:r>
      <w:r w:rsidR="003E1141" w:rsidRPr="00961271">
        <w:rPr>
          <w:rFonts w:cs="Arial"/>
          <w:szCs w:val="20"/>
        </w:rPr>
        <w:t>Considerations specific to public sector entities</w:t>
      </w:r>
    </w:p>
    <w:p w:rsidR="00AD2B39" w:rsidRPr="00961271" w:rsidRDefault="00AD2B39" w:rsidP="00AD2B39">
      <w:pPr>
        <w:keepNext/>
        <w:spacing w:before="240"/>
        <w:rPr>
          <w:rFonts w:cs="Arial"/>
          <w:szCs w:val="20"/>
        </w:rPr>
      </w:pPr>
      <w:r w:rsidRPr="00AD2B39">
        <w:rPr>
          <w:rFonts w:cs="Arial"/>
          <w:szCs w:val="20"/>
          <w:highlight w:val="lightGray"/>
        </w:rPr>
        <w:t>Considerations specific to public sector entities</w:t>
      </w:r>
    </w:p>
    <w:p w:rsidR="003E1141" w:rsidRPr="00961271" w:rsidRDefault="003E1141" w:rsidP="00971C2C">
      <w:pPr>
        <w:ind w:left="547" w:hanging="547"/>
        <w:rPr>
          <w:rFonts w:cs="Arial"/>
          <w:szCs w:val="20"/>
        </w:rPr>
      </w:pPr>
      <w:r w:rsidRPr="00961271">
        <w:rPr>
          <w:rFonts w:cs="Arial"/>
          <w:szCs w:val="20"/>
        </w:rPr>
        <w:t xml:space="preserve">A78. </w:t>
      </w:r>
      <w:r w:rsidRPr="00961271">
        <w:rPr>
          <w:rFonts w:cs="Arial"/>
          <w:szCs w:val="20"/>
        </w:rPr>
        <w:tab/>
      </w:r>
      <w:r w:rsidRPr="001043DC">
        <w:rPr>
          <w:rFonts w:cs="Arial"/>
          <w:szCs w:val="20"/>
          <w:highlight w:val="lightGray"/>
        </w:rPr>
        <w:t>In addition to considering relevant measures used by a public sector entity to assess the entity’s financial performance, auditors of public sector entities may also consider non-financial information such as achievement of public benefit outcomes (for example, the number of people assisted by a specific program).</w:t>
      </w:r>
    </w:p>
    <w:p w:rsidR="003E1141" w:rsidRPr="00961271" w:rsidRDefault="003E1141" w:rsidP="00971C2C">
      <w:pPr>
        <w:spacing w:before="240"/>
        <w:rPr>
          <w:rFonts w:cs="Arial"/>
          <w:szCs w:val="20"/>
        </w:rPr>
      </w:pPr>
      <w:bookmarkStart w:id="666" w:name="_Toc316980219"/>
      <w:r w:rsidRPr="00961271">
        <w:rPr>
          <w:rFonts w:cs="Arial"/>
          <w:i/>
          <w:szCs w:val="20"/>
        </w:rPr>
        <w:t>The Applicable Financial Reporting Framework</w:t>
      </w:r>
      <w:r w:rsidRPr="00961271">
        <w:rPr>
          <w:rFonts w:cs="Arial"/>
          <w:szCs w:val="20"/>
        </w:rPr>
        <w:t xml:space="preserve"> (Ref: Para. 2</w:t>
      </w:r>
      <w:r>
        <w:rPr>
          <w:rFonts w:cs="Arial"/>
          <w:szCs w:val="20"/>
        </w:rPr>
        <w:t>3</w:t>
      </w:r>
      <w:r w:rsidRPr="00961271">
        <w:rPr>
          <w:rFonts w:cs="Arial"/>
          <w:szCs w:val="20"/>
        </w:rPr>
        <w:t>(b))</w:t>
      </w:r>
    </w:p>
    <w:p w:rsidR="00D31753" w:rsidRDefault="00D31753" w:rsidP="00D31753">
      <w:pPr>
        <w:ind w:left="547" w:hanging="547"/>
        <w:jc w:val="left"/>
        <w:rPr>
          <w:ins w:id="667" w:author="Author"/>
          <w:rFonts w:cs="Arial"/>
          <w:szCs w:val="20"/>
        </w:rPr>
      </w:pPr>
      <w:ins w:id="668" w:author="Author">
        <w:r>
          <w:rPr>
            <w:rFonts w:cs="Arial"/>
            <w:szCs w:val="20"/>
          </w:rPr>
          <w:t>Scalability</w:t>
        </w:r>
      </w:ins>
    </w:p>
    <w:p w:rsidR="00D31753" w:rsidRPr="0006256C" w:rsidRDefault="00D31753" w:rsidP="00D31753">
      <w:pPr>
        <w:ind w:left="547" w:hanging="547"/>
        <w:rPr>
          <w:rFonts w:cs="Arial"/>
          <w:szCs w:val="20"/>
          <w:u w:val="single"/>
        </w:rPr>
      </w:pPr>
      <w:ins w:id="669" w:author="Author">
        <w:r>
          <w:rPr>
            <w:rFonts w:cs="Arial"/>
            <w:szCs w:val="20"/>
          </w:rPr>
          <w:t xml:space="preserve">A78a. </w:t>
        </w:r>
      </w:ins>
      <w:r>
        <w:rPr>
          <w:rFonts w:cs="Arial"/>
          <w:szCs w:val="20"/>
        </w:rPr>
        <w:t>[</w:t>
      </w:r>
      <w:r w:rsidRPr="004B45C6">
        <w:rPr>
          <w:rFonts w:cs="Arial"/>
          <w:i/>
          <w:szCs w:val="20"/>
          <w:highlight w:val="yellow"/>
        </w:rPr>
        <w:t xml:space="preserve">Previously </w:t>
      </w:r>
      <w:r w:rsidR="00752A06" w:rsidRPr="004B45C6">
        <w:rPr>
          <w:rFonts w:cs="Arial"/>
          <w:i/>
          <w:szCs w:val="20"/>
          <w:highlight w:val="yellow"/>
        </w:rPr>
        <w:t>p</w:t>
      </w:r>
      <w:r w:rsidRPr="004B45C6">
        <w:rPr>
          <w:rFonts w:cs="Arial"/>
          <w:i/>
          <w:szCs w:val="20"/>
          <w:highlight w:val="yellow"/>
        </w:rPr>
        <w:t>ara. A81</w:t>
      </w:r>
      <w:r w:rsidR="00752A06" w:rsidRPr="004B45C6">
        <w:rPr>
          <w:rFonts w:cs="Arial"/>
          <w:i/>
          <w:szCs w:val="20"/>
          <w:highlight w:val="yellow"/>
        </w:rPr>
        <w:t xml:space="preserve"> (part)</w:t>
      </w:r>
      <w:r>
        <w:rPr>
          <w:rFonts w:cs="Arial"/>
          <w:szCs w:val="20"/>
        </w:rPr>
        <w:t xml:space="preserve">] </w:t>
      </w:r>
      <w:del w:id="670" w:author="Author">
        <w:r w:rsidR="0006256C" w:rsidRPr="0006256C" w:rsidDel="0006256C">
          <w:rPr>
            <w:rFonts w:cs="Arial"/>
            <w:szCs w:val="20"/>
          </w:rPr>
          <w:delText>(e.g., s</w:delText>
        </w:r>
      </w:del>
      <w:r w:rsidRPr="0006256C">
        <w:rPr>
          <w:rFonts w:cs="Arial"/>
          <w:szCs w:val="20"/>
          <w:u w:val="single"/>
        </w:rPr>
        <w:t>Some financial reporting frameworks allow smaller entities to provide simpler and less detailed disclosures in the financial statements</w:t>
      </w:r>
      <w:del w:id="671" w:author="Author">
        <w:r w:rsidR="00356E43" w:rsidRPr="00356E43" w:rsidDel="00356E43">
          <w:rPr>
            <w:rFonts w:cs="Arial"/>
            <w:szCs w:val="20"/>
          </w:rPr>
          <w:delText>)</w:delText>
        </w:r>
      </w:del>
      <w:r w:rsidRPr="0006256C">
        <w:rPr>
          <w:rFonts w:cs="Arial"/>
          <w:szCs w:val="20"/>
          <w:u w:val="single"/>
        </w:rPr>
        <w:t xml:space="preserve">. However, this does not </w:t>
      </w:r>
      <w:r w:rsidRPr="0006256C">
        <w:rPr>
          <w:rFonts w:cs="Arial"/>
          <w:szCs w:val="20"/>
          <w:u w:val="single"/>
        </w:rPr>
        <w:lastRenderedPageBreak/>
        <w:t>relieve the auditor of the responsibility to obtain an understanding of the entity and its environment, the applicable financial reporting framework as it applies to the entity, and its related system of internal control.</w:t>
      </w:r>
    </w:p>
    <w:p w:rsidR="00D31753" w:rsidRPr="00961271" w:rsidRDefault="00D31753" w:rsidP="00D31753">
      <w:pPr>
        <w:spacing w:before="240"/>
        <w:ind w:left="547" w:hanging="547"/>
        <w:jc w:val="left"/>
        <w:rPr>
          <w:ins w:id="672" w:author="Author"/>
          <w:rFonts w:cs="Arial"/>
          <w:szCs w:val="20"/>
        </w:rPr>
      </w:pPr>
      <w:ins w:id="673" w:author="Author">
        <w:r>
          <w:rPr>
            <w:rFonts w:cs="Arial"/>
            <w:szCs w:val="20"/>
          </w:rPr>
          <w:t>Other auditor considerations</w:t>
        </w:r>
      </w:ins>
    </w:p>
    <w:p w:rsidR="003E1141" w:rsidRPr="00961271" w:rsidRDefault="003E1141" w:rsidP="00971C2C">
      <w:pPr>
        <w:ind w:left="547" w:hanging="547"/>
        <w:rPr>
          <w:rFonts w:cs="Arial"/>
          <w:szCs w:val="20"/>
        </w:rPr>
      </w:pPr>
      <w:r w:rsidRPr="00961271">
        <w:rPr>
          <w:rFonts w:cs="Arial"/>
          <w:szCs w:val="20"/>
        </w:rPr>
        <w:t>A79.</w:t>
      </w:r>
      <w:r w:rsidRPr="00961271">
        <w:rPr>
          <w:rFonts w:cs="Arial"/>
          <w:szCs w:val="20"/>
        </w:rPr>
        <w:tab/>
      </w:r>
      <w:del w:id="674" w:author="Author">
        <w:r w:rsidRPr="00961271" w:rsidDel="00D31753">
          <w:rPr>
            <w:rFonts w:cs="Arial"/>
            <w:szCs w:val="20"/>
          </w:rPr>
          <w:delText>Examples of m</w:delText>
        </w:r>
      </w:del>
      <w:ins w:id="675" w:author="Author">
        <w:r w:rsidR="00D31753">
          <w:rPr>
            <w:rFonts w:cs="Arial"/>
            <w:szCs w:val="20"/>
          </w:rPr>
          <w:t>M</w:t>
        </w:r>
      </w:ins>
      <w:r w:rsidRPr="00961271">
        <w:rPr>
          <w:rFonts w:cs="Arial"/>
          <w:szCs w:val="20"/>
        </w:rPr>
        <w:t>atters that the auditor may consider when obtaining an understanding of the entity’s applicable financial reporting framework, and how it applies in the context of the nature and circumstances of the entity and its environment include:</w:t>
      </w:r>
      <w:r w:rsidRPr="00961271">
        <w:rPr>
          <w:rFonts w:cs="Arial"/>
          <w:szCs w:val="20"/>
        </w:rPr>
        <w:tab/>
      </w:r>
    </w:p>
    <w:p w:rsidR="003E1141" w:rsidRPr="00961271" w:rsidRDefault="003E1141" w:rsidP="007B1D35">
      <w:pPr>
        <w:pStyle w:val="ListParagraph"/>
        <w:numPr>
          <w:ilvl w:val="0"/>
          <w:numId w:val="51"/>
        </w:numPr>
        <w:ind w:left="1094" w:hanging="547"/>
        <w:contextualSpacing w:val="0"/>
        <w:rPr>
          <w:rFonts w:cs="Arial"/>
          <w:szCs w:val="20"/>
        </w:rPr>
      </w:pPr>
      <w:r w:rsidRPr="00961271">
        <w:rPr>
          <w:rFonts w:cs="Arial"/>
          <w:szCs w:val="20"/>
        </w:rPr>
        <w:t xml:space="preserve">The entity’s financial reporting practices in terms of the applicable financial reporting framework, such as:  </w:t>
      </w:r>
    </w:p>
    <w:p w:rsidR="003E1141" w:rsidRPr="00961271" w:rsidRDefault="003E1141" w:rsidP="007B1D35">
      <w:pPr>
        <w:pStyle w:val="ListParagraph"/>
        <w:numPr>
          <w:ilvl w:val="0"/>
          <w:numId w:val="52"/>
        </w:numPr>
        <w:ind w:left="1641" w:hanging="547"/>
        <w:contextualSpacing w:val="0"/>
        <w:rPr>
          <w:rFonts w:cs="Arial"/>
          <w:szCs w:val="20"/>
        </w:rPr>
      </w:pPr>
      <w:r w:rsidRPr="00961271">
        <w:rPr>
          <w:rFonts w:cs="Arial"/>
          <w:szCs w:val="20"/>
        </w:rPr>
        <w:t>Accounting principles and industry-specific practices, including for industry-specific significant classes of transactions, account balances and related disclosures in the financial statements (for example, loans and investments for banks, or research and development for pharmaceuticals).</w:t>
      </w:r>
    </w:p>
    <w:p w:rsidR="003E1141" w:rsidRPr="00961271" w:rsidRDefault="003E1141" w:rsidP="007B1D35">
      <w:pPr>
        <w:pStyle w:val="ListParagraph"/>
        <w:numPr>
          <w:ilvl w:val="0"/>
          <w:numId w:val="52"/>
        </w:numPr>
        <w:ind w:left="1641" w:hanging="547"/>
        <w:contextualSpacing w:val="0"/>
        <w:rPr>
          <w:rFonts w:cs="Arial"/>
          <w:szCs w:val="20"/>
        </w:rPr>
      </w:pPr>
      <w:r w:rsidRPr="00961271">
        <w:rPr>
          <w:rFonts w:cs="Arial"/>
          <w:szCs w:val="20"/>
        </w:rPr>
        <w:t>Revenue recognition.</w:t>
      </w:r>
    </w:p>
    <w:p w:rsidR="003E1141" w:rsidRPr="00961271" w:rsidRDefault="003E1141" w:rsidP="007B1D35">
      <w:pPr>
        <w:pStyle w:val="ListParagraph"/>
        <w:numPr>
          <w:ilvl w:val="0"/>
          <w:numId w:val="52"/>
        </w:numPr>
        <w:ind w:left="1641" w:hanging="547"/>
        <w:contextualSpacing w:val="0"/>
        <w:rPr>
          <w:rFonts w:cs="Arial"/>
          <w:szCs w:val="20"/>
        </w:rPr>
      </w:pPr>
      <w:r w:rsidRPr="00961271">
        <w:rPr>
          <w:rFonts w:cs="Arial"/>
          <w:szCs w:val="20"/>
        </w:rPr>
        <w:t>Accounting for financial instruments, including related credit losses.</w:t>
      </w:r>
    </w:p>
    <w:p w:rsidR="003E1141" w:rsidRPr="00961271" w:rsidRDefault="003E1141" w:rsidP="007B1D35">
      <w:pPr>
        <w:pStyle w:val="ListParagraph"/>
        <w:numPr>
          <w:ilvl w:val="0"/>
          <w:numId w:val="52"/>
        </w:numPr>
        <w:ind w:left="1641" w:hanging="547"/>
        <w:contextualSpacing w:val="0"/>
        <w:rPr>
          <w:rFonts w:cs="Arial"/>
          <w:szCs w:val="20"/>
        </w:rPr>
      </w:pPr>
      <w:r w:rsidRPr="00961271">
        <w:rPr>
          <w:rFonts w:cs="Arial"/>
          <w:szCs w:val="20"/>
        </w:rPr>
        <w:t>Foreign currency assets, liabilities and transactions.</w:t>
      </w:r>
    </w:p>
    <w:p w:rsidR="003E1141" w:rsidRPr="00961271" w:rsidRDefault="003E1141" w:rsidP="007B1D35">
      <w:pPr>
        <w:pStyle w:val="ListParagraph"/>
        <w:numPr>
          <w:ilvl w:val="0"/>
          <w:numId w:val="52"/>
        </w:numPr>
        <w:ind w:left="1641" w:hanging="547"/>
        <w:contextualSpacing w:val="0"/>
        <w:rPr>
          <w:rFonts w:cs="Arial"/>
          <w:szCs w:val="20"/>
        </w:rPr>
      </w:pPr>
      <w:r w:rsidRPr="00961271">
        <w:rPr>
          <w:rFonts w:cs="Arial"/>
          <w:szCs w:val="20"/>
        </w:rPr>
        <w:t xml:space="preserve">Accounting for unusual or complex transactions including those in controversial or emerging areas (for example, accounting for </w:t>
      </w:r>
      <w:del w:id="676" w:author="Author">
        <w:r w:rsidRPr="00961271" w:rsidDel="00D57F80">
          <w:rPr>
            <w:rFonts w:cs="Arial"/>
            <w:szCs w:val="20"/>
          </w:rPr>
          <w:delText>share-based payments</w:delText>
        </w:r>
      </w:del>
      <w:ins w:id="677" w:author="Author">
        <w:r w:rsidR="00D57F80">
          <w:rPr>
            <w:rFonts w:cs="Arial"/>
            <w:szCs w:val="20"/>
          </w:rPr>
          <w:t>cryptocurren</w:t>
        </w:r>
        <w:r w:rsidR="00D96947">
          <w:rPr>
            <w:rFonts w:cs="Arial"/>
            <w:szCs w:val="20"/>
          </w:rPr>
          <w:t>c</w:t>
        </w:r>
        <w:r w:rsidR="00D57F80">
          <w:rPr>
            <w:rFonts w:cs="Arial"/>
            <w:szCs w:val="20"/>
          </w:rPr>
          <w:t>y</w:t>
        </w:r>
      </w:ins>
      <w:r w:rsidRPr="00961271">
        <w:rPr>
          <w:rFonts w:cs="Arial"/>
          <w:szCs w:val="20"/>
        </w:rPr>
        <w:t>).</w:t>
      </w:r>
    </w:p>
    <w:p w:rsidR="003E1141" w:rsidRPr="00961271" w:rsidRDefault="003E1141" w:rsidP="007B1D35">
      <w:pPr>
        <w:pStyle w:val="ListParagraph"/>
        <w:numPr>
          <w:ilvl w:val="0"/>
          <w:numId w:val="51"/>
        </w:numPr>
        <w:ind w:left="1094" w:hanging="547"/>
        <w:contextualSpacing w:val="0"/>
        <w:rPr>
          <w:rFonts w:cs="Arial"/>
          <w:szCs w:val="20"/>
        </w:rPr>
      </w:pPr>
      <w:r w:rsidRPr="00961271">
        <w:rPr>
          <w:rFonts w:cs="Arial"/>
          <w:szCs w:val="20"/>
        </w:rPr>
        <w:t>An understanding of the entity’s selection and application of accounting policies, including any changes thereto as well as the reasons therefore, may encompass such matters as:</w:t>
      </w:r>
    </w:p>
    <w:p w:rsidR="003E1141" w:rsidRPr="00961271" w:rsidRDefault="003E1141" w:rsidP="007B1D35">
      <w:pPr>
        <w:pStyle w:val="ListParagraph"/>
        <w:numPr>
          <w:ilvl w:val="0"/>
          <w:numId w:val="53"/>
        </w:numPr>
        <w:ind w:left="1641" w:hanging="547"/>
        <w:contextualSpacing w:val="0"/>
        <w:rPr>
          <w:rFonts w:cs="Arial"/>
          <w:szCs w:val="20"/>
        </w:rPr>
      </w:pPr>
      <w:r w:rsidRPr="00961271">
        <w:rPr>
          <w:rFonts w:cs="Arial"/>
          <w:szCs w:val="20"/>
        </w:rPr>
        <w:t xml:space="preserve">The methods the entity uses to recognize, measure, present and disclose significant and unusual transactions. </w:t>
      </w:r>
    </w:p>
    <w:p w:rsidR="003E1141" w:rsidRPr="00961271" w:rsidRDefault="003E1141" w:rsidP="007B1D35">
      <w:pPr>
        <w:pStyle w:val="ListParagraph"/>
        <w:numPr>
          <w:ilvl w:val="0"/>
          <w:numId w:val="53"/>
        </w:numPr>
        <w:ind w:left="1641" w:hanging="547"/>
        <w:contextualSpacing w:val="0"/>
        <w:rPr>
          <w:rFonts w:cs="Arial"/>
          <w:szCs w:val="20"/>
        </w:rPr>
      </w:pPr>
      <w:r w:rsidRPr="00961271">
        <w:rPr>
          <w:rFonts w:cs="Arial"/>
          <w:szCs w:val="20"/>
        </w:rPr>
        <w:t>The effect of significant accounting policies in controversial or emerging areas for which there is a lack of authoritative guidance or consensus.</w:t>
      </w:r>
    </w:p>
    <w:p w:rsidR="003E1141" w:rsidRPr="00961271" w:rsidRDefault="003E1141" w:rsidP="007B1D35">
      <w:pPr>
        <w:pStyle w:val="ListParagraph"/>
        <w:numPr>
          <w:ilvl w:val="0"/>
          <w:numId w:val="53"/>
        </w:numPr>
        <w:ind w:left="1641" w:hanging="547"/>
        <w:contextualSpacing w:val="0"/>
        <w:rPr>
          <w:rFonts w:cs="Arial"/>
          <w:szCs w:val="20"/>
        </w:rPr>
      </w:pPr>
      <w:r w:rsidRPr="00961271">
        <w:rPr>
          <w:rFonts w:cs="Arial"/>
          <w:szCs w:val="20"/>
        </w:rPr>
        <w:t>Changes in the environment, such as changes in the applicable financial reporting framework or tax reforms that may necessitate a change in the entity’s accounting policies.</w:t>
      </w:r>
    </w:p>
    <w:p w:rsidR="003E1141" w:rsidRPr="00961271" w:rsidRDefault="003E1141" w:rsidP="007B1D35">
      <w:pPr>
        <w:pStyle w:val="ListParagraph"/>
        <w:numPr>
          <w:ilvl w:val="0"/>
          <w:numId w:val="53"/>
        </w:numPr>
        <w:ind w:left="1094" w:firstLine="0"/>
        <w:contextualSpacing w:val="0"/>
        <w:rPr>
          <w:rFonts w:cs="Arial"/>
          <w:bCs/>
          <w:szCs w:val="20"/>
        </w:rPr>
      </w:pPr>
      <w:r w:rsidRPr="00961271">
        <w:rPr>
          <w:rFonts w:cs="Arial"/>
          <w:bCs/>
          <w:szCs w:val="20"/>
        </w:rPr>
        <w:t>Financial reporting standards and laws and regulations that are new to the entity and when and</w:t>
      </w:r>
      <w:r w:rsidRPr="00961271">
        <w:rPr>
          <w:rFonts w:cs="Arial"/>
          <w:szCs w:val="20"/>
        </w:rPr>
        <w:t xml:space="preserve"> how the </w:t>
      </w:r>
      <w:r w:rsidRPr="00961271">
        <w:rPr>
          <w:rFonts w:cs="Arial"/>
          <w:bCs/>
          <w:szCs w:val="20"/>
        </w:rPr>
        <w:t>entity will adopt, or comply with, such requirements.</w:t>
      </w:r>
    </w:p>
    <w:p w:rsidR="00D57F80" w:rsidRDefault="003E1141" w:rsidP="00D57F80">
      <w:pPr>
        <w:keepNext/>
        <w:spacing w:after="120"/>
        <w:ind w:left="547" w:hanging="547"/>
        <w:rPr>
          <w:ins w:id="678" w:author="Author"/>
          <w:rFonts w:cs="Arial"/>
          <w:szCs w:val="20"/>
        </w:rPr>
      </w:pPr>
      <w:r w:rsidRPr="00961271">
        <w:rPr>
          <w:rFonts w:cs="Arial"/>
          <w:szCs w:val="20"/>
        </w:rPr>
        <w:t>A80.</w:t>
      </w:r>
      <w:r w:rsidRPr="00961271">
        <w:rPr>
          <w:rFonts w:cs="Arial"/>
          <w:szCs w:val="20"/>
        </w:rPr>
        <w:tab/>
        <w:t xml:space="preserve">Obtaining an understanding of the entity and its environment assists the auditor in considering where changes in the entity’s financial reporting (e.g., from prior periods) may be expected. </w:t>
      </w:r>
    </w:p>
    <w:tbl>
      <w:tblPr>
        <w:tblStyle w:val="TableGrid"/>
        <w:tblW w:w="0" w:type="auto"/>
        <w:tblInd w:w="547" w:type="dxa"/>
        <w:tblLook w:val="04A0" w:firstRow="1" w:lastRow="0" w:firstColumn="1" w:lastColumn="0" w:noHBand="0" w:noVBand="1"/>
      </w:tblPr>
      <w:tblGrid>
        <w:gridCol w:w="8793"/>
      </w:tblGrid>
      <w:tr w:rsidR="00D57F80" w:rsidTr="00D57F80">
        <w:trPr>
          <w:ins w:id="679" w:author="Author"/>
        </w:trPr>
        <w:tc>
          <w:tcPr>
            <w:tcW w:w="9340" w:type="dxa"/>
          </w:tcPr>
          <w:p w:rsidR="00D57F80" w:rsidRDefault="00D57F80" w:rsidP="00971C2C">
            <w:pPr>
              <w:rPr>
                <w:ins w:id="680" w:author="Author"/>
                <w:rFonts w:cs="Arial"/>
                <w:szCs w:val="20"/>
              </w:rPr>
            </w:pPr>
            <w:ins w:id="681" w:author="Author">
              <w:r>
                <w:rPr>
                  <w:rFonts w:cs="Arial"/>
                  <w:szCs w:val="20"/>
                </w:rPr>
                <w:t>Example:</w:t>
              </w:r>
            </w:ins>
          </w:p>
          <w:p w:rsidR="00D57F80" w:rsidRDefault="00D57F80" w:rsidP="00D57F80">
            <w:pPr>
              <w:rPr>
                <w:ins w:id="682" w:author="Author"/>
                <w:rFonts w:cs="Arial"/>
                <w:szCs w:val="20"/>
              </w:rPr>
            </w:pPr>
            <w:del w:id="683" w:author="Author">
              <w:r w:rsidRPr="00961271" w:rsidDel="00D57F80">
                <w:rPr>
                  <w:rFonts w:cs="Arial"/>
                  <w:szCs w:val="20"/>
                </w:rPr>
                <w:delText xml:space="preserve">For example, </w:delText>
              </w:r>
            </w:del>
            <w:ins w:id="684" w:author="Author">
              <w:r>
                <w:rPr>
                  <w:rFonts w:cs="Arial"/>
                  <w:szCs w:val="20"/>
                </w:rPr>
                <w:t>I</w:t>
              </w:r>
            </w:ins>
            <w:del w:id="685" w:author="Author">
              <w:r w:rsidRPr="00961271" w:rsidDel="00D57F80">
                <w:rPr>
                  <w:rFonts w:cs="Arial"/>
                  <w:szCs w:val="20"/>
                </w:rPr>
                <w:delText>i</w:delText>
              </w:r>
            </w:del>
            <w:r w:rsidRPr="00961271">
              <w:rPr>
                <w:rFonts w:cs="Arial"/>
                <w:szCs w:val="20"/>
              </w:rPr>
              <w:t xml:space="preserve">f the entity has had a significant business combination during the period, the auditor would likely expect changes in classes of transactions, account balances and disclosures associated with that business combination. Alternatively, if there were no significant changes in the financial reporting framework during the period the auditor’s understanding may help confirm that the understanding obtained in the prior period remains applicable.  </w:t>
            </w:r>
          </w:p>
        </w:tc>
      </w:tr>
    </w:tbl>
    <w:p w:rsidR="003E1141" w:rsidRPr="0006256C" w:rsidRDefault="003E1141" w:rsidP="00971C2C">
      <w:pPr>
        <w:ind w:left="547" w:hanging="547"/>
        <w:rPr>
          <w:rFonts w:cs="Arial"/>
          <w:strike/>
          <w:szCs w:val="20"/>
        </w:rPr>
      </w:pPr>
      <w:r w:rsidRPr="00961271">
        <w:rPr>
          <w:rFonts w:cs="Arial"/>
          <w:szCs w:val="20"/>
        </w:rPr>
        <w:lastRenderedPageBreak/>
        <w:t>A81.</w:t>
      </w:r>
      <w:r w:rsidRPr="00961271">
        <w:rPr>
          <w:rFonts w:cs="Arial"/>
          <w:szCs w:val="20"/>
        </w:rPr>
        <w:tab/>
      </w:r>
      <w:del w:id="686" w:author="Author">
        <w:r w:rsidRPr="00961271" w:rsidDel="00AA1F5A">
          <w:rPr>
            <w:rFonts w:cs="Arial"/>
            <w:szCs w:val="20"/>
          </w:rPr>
          <w:delText xml:space="preserve">Disclosures in the financial statements of smaller and less complex entities may be simpler and less detailed </w:delText>
        </w:r>
      </w:del>
      <w:r w:rsidR="0006256C">
        <w:rPr>
          <w:rFonts w:cs="Arial"/>
          <w:szCs w:val="20"/>
        </w:rPr>
        <w:t>[</w:t>
      </w:r>
      <w:r w:rsidR="0006256C" w:rsidRPr="004B45C6">
        <w:rPr>
          <w:rFonts w:cs="Arial"/>
          <w:i/>
          <w:szCs w:val="20"/>
          <w:highlight w:val="yellow"/>
        </w:rPr>
        <w:t>Moved to para. A78a</w:t>
      </w:r>
      <w:r w:rsidR="0006256C">
        <w:rPr>
          <w:rFonts w:cs="Arial"/>
          <w:szCs w:val="20"/>
        </w:rPr>
        <w:t>]</w:t>
      </w:r>
      <w:r w:rsidR="0006256C" w:rsidRPr="00961271" w:rsidDel="00AA1F5A">
        <w:rPr>
          <w:rFonts w:cs="Arial"/>
          <w:szCs w:val="20"/>
        </w:rPr>
        <w:t xml:space="preserve"> </w:t>
      </w:r>
      <w:r w:rsidRPr="0006256C">
        <w:rPr>
          <w:rFonts w:cs="Arial"/>
          <w:strike/>
          <w:szCs w:val="20"/>
        </w:rPr>
        <w:t>(e.g., some financial reporting frameworks allow smaller entities to provide simpler and less detailed disclosures in the financial statements). However, this does not relieve the auditor of the responsibility to obtain an understanding of the entity and its environment, the applicable financial reporting framework as it applies to the entity, and its related system of internal control.</w:t>
      </w:r>
    </w:p>
    <w:p w:rsidR="003E1141" w:rsidRPr="00961271" w:rsidRDefault="003E1141" w:rsidP="00971C2C">
      <w:pPr>
        <w:keepNext/>
        <w:ind w:left="547" w:hanging="547"/>
        <w:rPr>
          <w:rFonts w:cs="Arial"/>
          <w:szCs w:val="20"/>
        </w:rPr>
      </w:pPr>
      <w:r w:rsidRPr="00961271">
        <w:rPr>
          <w:rFonts w:cs="Arial"/>
          <w:szCs w:val="20"/>
        </w:rPr>
        <w:t>Considerations specific to public sector entities</w:t>
      </w:r>
    </w:p>
    <w:p w:rsidR="003E1141" w:rsidRPr="00961271" w:rsidRDefault="003E1141" w:rsidP="00971C2C">
      <w:pPr>
        <w:ind w:left="547" w:hanging="547"/>
        <w:rPr>
          <w:rFonts w:cs="Arial"/>
          <w:szCs w:val="20"/>
        </w:rPr>
      </w:pPr>
      <w:r w:rsidRPr="00961271">
        <w:rPr>
          <w:rFonts w:cs="Arial"/>
          <w:szCs w:val="20"/>
        </w:rPr>
        <w:t xml:space="preserve">A82. </w:t>
      </w:r>
      <w:r w:rsidRPr="00961271">
        <w:rPr>
          <w:rFonts w:cs="Arial"/>
          <w:szCs w:val="20"/>
        </w:rPr>
        <w:tab/>
      </w:r>
      <w:r w:rsidRPr="001043DC">
        <w:rPr>
          <w:rFonts w:cs="Arial"/>
          <w:szCs w:val="20"/>
          <w:highlight w:val="lightGray"/>
        </w:rPr>
        <w:t>The applicable financial reporting framework in a public sector entity is determined by the legislative and regulatory frameworks relevant to each jurisdiction or within each geographical area. Matters that may be considered in the entity’s application of the applicable financial reporting requirements, and how it applies in the context of the nature and circumstances of the entity and its environment, include whether the entity applies a full accrual-basis of accounting (such as the International Public Sector Accounting Standards), a cash-basis of accounting, or a hybrid.</w:t>
      </w:r>
      <w:del w:id="687" w:author="Author">
        <w:r w:rsidRPr="00961271" w:rsidDel="00AA1F5A">
          <w:rPr>
            <w:rFonts w:cs="Arial"/>
            <w:szCs w:val="20"/>
          </w:rPr>
          <w:delText xml:space="preserve"> The financial reporting applied by a public sector entity further impacts the ability to assess the accountability for all assets and liabilities of the entity, as well as the entity’s system of internal control.</w:delText>
        </w:r>
      </w:del>
      <w:r w:rsidRPr="00961271">
        <w:rPr>
          <w:rFonts w:cs="Arial"/>
          <w:szCs w:val="20"/>
        </w:rPr>
        <w:t xml:space="preserve">    </w:t>
      </w:r>
    </w:p>
    <w:p w:rsidR="00643C5E" w:rsidRPr="00961271" w:rsidDel="00D31753" w:rsidRDefault="00643C5E" w:rsidP="00643C5E">
      <w:pPr>
        <w:keepNext/>
        <w:spacing w:before="240"/>
        <w:rPr>
          <w:del w:id="688" w:author="Author"/>
          <w:rFonts w:cs="Arial"/>
          <w:szCs w:val="20"/>
        </w:rPr>
      </w:pPr>
      <w:del w:id="689" w:author="Author">
        <w:r w:rsidRPr="00961271" w:rsidDel="00D31753">
          <w:rPr>
            <w:rFonts w:cs="Arial"/>
            <w:szCs w:val="20"/>
          </w:rPr>
          <w:delText>How Events or Conditions are Subject To, or Affected By, the Inherent Risk Factors</w:delText>
        </w:r>
      </w:del>
    </w:p>
    <w:p w:rsidR="00643C5E" w:rsidRPr="00356E43" w:rsidRDefault="00643C5E" w:rsidP="00643C5E">
      <w:pPr>
        <w:ind w:left="547" w:hanging="547"/>
        <w:rPr>
          <w:rFonts w:cs="Arial"/>
          <w:strike/>
          <w:szCs w:val="20"/>
        </w:rPr>
      </w:pPr>
      <w:r w:rsidRPr="00961271">
        <w:rPr>
          <w:rFonts w:cs="Arial"/>
          <w:szCs w:val="20"/>
        </w:rPr>
        <w:t xml:space="preserve">A83. </w:t>
      </w:r>
      <w:r w:rsidRPr="00961271">
        <w:rPr>
          <w:rFonts w:cs="Arial"/>
          <w:szCs w:val="20"/>
        </w:rPr>
        <w:tab/>
      </w:r>
      <w:r w:rsidR="00B13A5D">
        <w:rPr>
          <w:rFonts w:cs="Arial"/>
          <w:szCs w:val="20"/>
        </w:rPr>
        <w:t>[</w:t>
      </w:r>
      <w:r w:rsidR="00B13A5D" w:rsidRPr="004B45C6">
        <w:rPr>
          <w:rFonts w:cs="Arial"/>
          <w:i/>
          <w:szCs w:val="20"/>
          <w:highlight w:val="yellow"/>
        </w:rPr>
        <w:t xml:space="preserve">Moved to </w:t>
      </w:r>
      <w:r w:rsidR="00547867" w:rsidRPr="004B45C6">
        <w:rPr>
          <w:rFonts w:cs="Arial"/>
          <w:i/>
          <w:szCs w:val="20"/>
          <w:highlight w:val="yellow"/>
        </w:rPr>
        <w:t>p</w:t>
      </w:r>
      <w:r w:rsidR="00B13A5D" w:rsidRPr="004B45C6">
        <w:rPr>
          <w:rFonts w:cs="Arial"/>
          <w:i/>
          <w:szCs w:val="20"/>
          <w:highlight w:val="yellow"/>
        </w:rPr>
        <w:t>ara. A48a</w:t>
      </w:r>
      <w:r w:rsidR="00B13A5D">
        <w:rPr>
          <w:rFonts w:cs="Arial"/>
          <w:szCs w:val="20"/>
        </w:rPr>
        <w:t xml:space="preserve">] </w:t>
      </w:r>
      <w:r w:rsidRPr="00356E43">
        <w:rPr>
          <w:rFonts w:cs="Arial"/>
          <w:strike/>
          <w:szCs w:val="20"/>
        </w:rPr>
        <w:t xml:space="preserve">When understanding the entity and its environment, the auditor considers how events or conditions are subject to, or affected by, the inherent risk factors, which may assist the auditor in understanding which classes of transactions, account balances and disclosures may be affected and therefore may be significant classes of transactions, account balances and disclosures. Understanding whether, and </w:t>
      </w:r>
      <w:r w:rsidRPr="00356E43">
        <w:rPr>
          <w:rFonts w:cs="Arial"/>
          <w:strike/>
          <w:spacing w:val="-4"/>
          <w:szCs w:val="20"/>
        </w:rPr>
        <w:t>the relative degree to which the inherent risk factors affect the events and conditions may assist the auditor in identifying and assessing the risks of material misstatement at the assertion level</w:t>
      </w:r>
      <w:r w:rsidRPr="00356E43">
        <w:rPr>
          <w:rFonts w:cs="Arial"/>
          <w:strike/>
          <w:szCs w:val="20"/>
        </w:rPr>
        <w:t>. Appendix 2 provides examples of events and conditions that may indicate susceptibility to risks of material misstatement, categorized by inherent risk factor.</w:t>
      </w:r>
    </w:p>
    <w:p w:rsidR="00643C5E" w:rsidRPr="00356E43" w:rsidRDefault="00643C5E" w:rsidP="00643C5E">
      <w:pPr>
        <w:ind w:left="547" w:hanging="547"/>
        <w:rPr>
          <w:rFonts w:cs="Arial"/>
          <w:strike/>
          <w:color w:val="FF0000"/>
          <w:kern w:val="20"/>
          <w:szCs w:val="20"/>
        </w:rPr>
      </w:pPr>
      <w:r w:rsidRPr="00961271">
        <w:rPr>
          <w:rFonts w:cs="Arial"/>
          <w:kern w:val="20"/>
          <w:szCs w:val="20"/>
        </w:rPr>
        <w:t xml:space="preserve">A84. </w:t>
      </w:r>
      <w:r w:rsidRPr="00961271">
        <w:rPr>
          <w:rFonts w:cs="Arial"/>
          <w:kern w:val="20"/>
          <w:szCs w:val="20"/>
        </w:rPr>
        <w:tab/>
      </w:r>
      <w:r w:rsidR="00B13A5D">
        <w:rPr>
          <w:rFonts w:cs="Arial"/>
          <w:szCs w:val="20"/>
        </w:rPr>
        <w:t>[</w:t>
      </w:r>
      <w:r w:rsidR="00B13A5D" w:rsidRPr="004B45C6">
        <w:rPr>
          <w:rFonts w:cs="Arial"/>
          <w:i/>
          <w:szCs w:val="20"/>
          <w:highlight w:val="yellow"/>
        </w:rPr>
        <w:t xml:space="preserve">Moved to </w:t>
      </w:r>
      <w:r w:rsidR="00547867" w:rsidRPr="004B45C6">
        <w:rPr>
          <w:rFonts w:cs="Arial"/>
          <w:i/>
          <w:szCs w:val="20"/>
          <w:highlight w:val="yellow"/>
        </w:rPr>
        <w:t>p</w:t>
      </w:r>
      <w:r w:rsidR="00B13A5D" w:rsidRPr="004B45C6">
        <w:rPr>
          <w:rFonts w:cs="Arial"/>
          <w:i/>
          <w:szCs w:val="20"/>
          <w:highlight w:val="yellow"/>
        </w:rPr>
        <w:t>ara</w:t>
      </w:r>
      <w:r w:rsidR="00547867" w:rsidRPr="004B45C6">
        <w:rPr>
          <w:rFonts w:cs="Arial"/>
          <w:i/>
          <w:szCs w:val="20"/>
          <w:highlight w:val="yellow"/>
        </w:rPr>
        <w:t>’s</w:t>
      </w:r>
      <w:r w:rsidR="00B13A5D" w:rsidRPr="004B45C6">
        <w:rPr>
          <w:rFonts w:cs="Arial"/>
          <w:i/>
          <w:szCs w:val="20"/>
          <w:highlight w:val="yellow"/>
        </w:rPr>
        <w:t xml:space="preserve"> A48b</w:t>
      </w:r>
      <w:r w:rsidR="001342D7" w:rsidRPr="004B45C6">
        <w:rPr>
          <w:rFonts w:cs="Arial"/>
          <w:i/>
          <w:szCs w:val="20"/>
          <w:highlight w:val="yellow"/>
        </w:rPr>
        <w:t xml:space="preserve"> and A84c</w:t>
      </w:r>
      <w:r w:rsidR="00B13A5D">
        <w:rPr>
          <w:rFonts w:cs="Arial"/>
          <w:szCs w:val="20"/>
        </w:rPr>
        <w:t xml:space="preserve">] </w:t>
      </w:r>
      <w:r w:rsidRPr="00356E43">
        <w:rPr>
          <w:rFonts w:cs="Arial"/>
          <w:strike/>
          <w:kern w:val="20"/>
          <w:szCs w:val="20"/>
        </w:rPr>
        <w:t>The extent to which a class of transactions, account balance or disclosure is subject to, or affected by, complexity or subjectivity, is often closely related to the extent to which it is subject to change or uncertainty. The greater the extent to which a class of transactions, account balance or disclosure is subject to, or affected by, complexity or subjectivity, the greater the need for the auditor to apply professional skepticism. Further, when a class of transactions, account balance or disclosure is subject to, or affected by, complexity, subjectivity, change or uncertainty, these inherent risk factors may create opportunity for management bias, whether unintentional or intentional, and affect susceptibility to misstatement due to management bias. Accordingly, the auditor’s identification of risks of material misstatement, and assessment of inherent risk at the assertion level, are also affected by the interrelationships among the inherent risk factors.</w:t>
      </w:r>
    </w:p>
    <w:p w:rsidR="00643C5E" w:rsidRPr="00356E43" w:rsidRDefault="00643C5E" w:rsidP="00643C5E">
      <w:pPr>
        <w:ind w:left="547" w:hanging="547"/>
        <w:rPr>
          <w:rFonts w:cs="Arial"/>
          <w:strike/>
          <w:szCs w:val="20"/>
        </w:rPr>
      </w:pPr>
      <w:r w:rsidRPr="00961271">
        <w:rPr>
          <w:rFonts w:cs="Arial"/>
          <w:szCs w:val="20"/>
        </w:rPr>
        <w:t xml:space="preserve">A85. </w:t>
      </w:r>
      <w:r w:rsidRPr="00961271">
        <w:rPr>
          <w:rFonts w:cs="Arial"/>
          <w:szCs w:val="20"/>
        </w:rPr>
        <w:tab/>
      </w:r>
      <w:r w:rsidR="00B13A5D">
        <w:rPr>
          <w:rFonts w:cs="Arial"/>
          <w:szCs w:val="20"/>
        </w:rPr>
        <w:t>[</w:t>
      </w:r>
      <w:r w:rsidR="00B13A5D" w:rsidRPr="004B45C6">
        <w:rPr>
          <w:rFonts w:cs="Arial"/>
          <w:i/>
          <w:szCs w:val="20"/>
          <w:highlight w:val="yellow"/>
        </w:rPr>
        <w:t xml:space="preserve">Moved to </w:t>
      </w:r>
      <w:r w:rsidR="00547867" w:rsidRPr="004B45C6">
        <w:rPr>
          <w:rFonts w:cs="Arial"/>
          <w:i/>
          <w:szCs w:val="20"/>
          <w:highlight w:val="yellow"/>
        </w:rPr>
        <w:t>p</w:t>
      </w:r>
      <w:r w:rsidR="00B13A5D" w:rsidRPr="004B45C6">
        <w:rPr>
          <w:rFonts w:cs="Arial"/>
          <w:i/>
          <w:szCs w:val="20"/>
          <w:highlight w:val="yellow"/>
        </w:rPr>
        <w:t>ara. A48</w:t>
      </w:r>
      <w:r w:rsidR="00547867" w:rsidRPr="004B45C6">
        <w:rPr>
          <w:rFonts w:cs="Arial"/>
          <w:i/>
          <w:szCs w:val="20"/>
          <w:highlight w:val="yellow"/>
        </w:rPr>
        <w:t>d</w:t>
      </w:r>
      <w:r w:rsidR="00B13A5D">
        <w:rPr>
          <w:rFonts w:cs="Arial"/>
          <w:szCs w:val="20"/>
        </w:rPr>
        <w:t xml:space="preserve">] </w:t>
      </w:r>
      <w:r w:rsidRPr="00356E43">
        <w:rPr>
          <w:rFonts w:cs="Arial"/>
          <w:strike/>
          <w:szCs w:val="20"/>
        </w:rPr>
        <w:t xml:space="preserve">Events or conditions that may be affected by, or subject to, the susceptibility of misstatement due to management bias or fraud may be indicative of increased risks of material misstatement due to fraud. Accordingly, this may be relevant information for use in accordance with paragraph 24 of ISA 240, which requires the auditor to evaluate whether the information obtained from the other risk assessment procedures and related activities indicates that one or more fraud risk factors are present. </w:t>
      </w:r>
    </w:p>
    <w:p w:rsidR="00B13A5D" w:rsidRPr="00B13A5D" w:rsidRDefault="00643C5E" w:rsidP="00B13A5D">
      <w:pPr>
        <w:ind w:left="547" w:hanging="547"/>
        <w:rPr>
          <w:rFonts w:eastAsia="Arial" w:cs="Arial"/>
          <w:strike/>
          <w:szCs w:val="20"/>
        </w:rPr>
      </w:pPr>
      <w:r w:rsidRPr="00961271">
        <w:rPr>
          <w:rFonts w:eastAsia="Arial" w:cs="Arial"/>
          <w:szCs w:val="20"/>
        </w:rPr>
        <w:t xml:space="preserve">A86. </w:t>
      </w:r>
      <w:bookmarkStart w:id="690" w:name="_Hlk9260402"/>
      <w:r w:rsidRPr="00961271">
        <w:rPr>
          <w:rFonts w:eastAsia="Arial" w:cs="Arial"/>
          <w:szCs w:val="20"/>
        </w:rPr>
        <w:tab/>
      </w:r>
      <w:r>
        <w:rPr>
          <w:rFonts w:eastAsia="Arial" w:cs="Arial"/>
          <w:szCs w:val="20"/>
        </w:rPr>
        <w:t>[</w:t>
      </w:r>
      <w:r w:rsidRPr="00B13A5D">
        <w:rPr>
          <w:rFonts w:eastAsia="Arial" w:cs="Arial"/>
          <w:i/>
          <w:szCs w:val="20"/>
          <w:highlight w:val="yellow"/>
        </w:rPr>
        <w:t>Move</w:t>
      </w:r>
      <w:r w:rsidR="00D31753">
        <w:rPr>
          <w:rFonts w:eastAsia="Arial" w:cs="Arial"/>
          <w:i/>
          <w:szCs w:val="20"/>
          <w:highlight w:val="yellow"/>
        </w:rPr>
        <w:t>d</w:t>
      </w:r>
      <w:r w:rsidRPr="00B13A5D">
        <w:rPr>
          <w:rFonts w:eastAsia="Arial" w:cs="Arial"/>
          <w:i/>
          <w:szCs w:val="20"/>
          <w:highlight w:val="yellow"/>
        </w:rPr>
        <w:t xml:space="preserve"> to </w:t>
      </w:r>
      <w:r w:rsidRPr="00DB69A9">
        <w:rPr>
          <w:rFonts w:eastAsia="Arial" w:cs="Arial"/>
          <w:b/>
          <w:i/>
          <w:szCs w:val="20"/>
          <w:highlight w:val="yellow"/>
        </w:rPr>
        <w:t>Appendix</w:t>
      </w:r>
      <w:r w:rsidR="00547867" w:rsidRPr="00DB69A9">
        <w:rPr>
          <w:rFonts w:eastAsia="Arial" w:cs="Arial"/>
          <w:b/>
          <w:i/>
          <w:szCs w:val="20"/>
          <w:highlight w:val="yellow"/>
        </w:rPr>
        <w:t xml:space="preserve"> 2</w:t>
      </w:r>
      <w:r>
        <w:rPr>
          <w:rFonts w:eastAsia="Arial" w:cs="Arial"/>
          <w:szCs w:val="20"/>
        </w:rPr>
        <w:t xml:space="preserve">] </w:t>
      </w:r>
      <w:bookmarkEnd w:id="690"/>
      <w:r w:rsidR="00B13A5D" w:rsidRPr="00B13A5D">
        <w:rPr>
          <w:rFonts w:eastAsia="Arial" w:cs="Arial"/>
          <w:strike/>
          <w:szCs w:val="20"/>
        </w:rPr>
        <w:t xml:space="preserve">When complexity is an inherent risk factor, there may be an inherent need for more complex processes in preparing the information, and such processes may be inherently </w:t>
      </w:r>
      <w:r w:rsidR="00B13A5D" w:rsidRPr="00B13A5D">
        <w:rPr>
          <w:rFonts w:eastAsia="Arial" w:cs="Arial"/>
          <w:strike/>
          <w:szCs w:val="20"/>
        </w:rPr>
        <w:lastRenderedPageBreak/>
        <w:t xml:space="preserve">more difficult to apply. As a result, applying them may </w:t>
      </w:r>
      <w:r w:rsidR="00B13A5D" w:rsidRPr="00B13A5D">
        <w:rPr>
          <w:rFonts w:cs="Arial"/>
          <w:strike/>
          <w:color w:val="000000"/>
          <w:szCs w:val="20"/>
        </w:rPr>
        <w:t>require specialized skills or knowledge, and may require the use of a management’s expert</w:t>
      </w:r>
      <w:r w:rsidR="00B13A5D" w:rsidRPr="00B13A5D">
        <w:rPr>
          <w:rFonts w:eastAsia="Arial" w:cs="Arial"/>
          <w:strike/>
          <w:szCs w:val="20"/>
        </w:rPr>
        <w:t>. For example, when there are many potential</w:t>
      </w:r>
      <w:r w:rsidR="00B13A5D" w:rsidRPr="00B13A5D">
        <w:rPr>
          <w:rFonts w:cs="Arial"/>
          <w:strike/>
          <w:szCs w:val="20"/>
        </w:rPr>
        <w:t xml:space="preserve"> data</w:t>
      </w:r>
      <w:r w:rsidR="00B13A5D" w:rsidRPr="00B13A5D">
        <w:rPr>
          <w:rFonts w:eastAsia="Arial" w:cs="Arial"/>
          <w:strike/>
          <w:szCs w:val="20"/>
        </w:rPr>
        <w:t xml:space="preserve"> sources, with different characteristics, and the processing of that </w:t>
      </w:r>
      <w:r w:rsidR="00B13A5D" w:rsidRPr="00B13A5D">
        <w:rPr>
          <w:rFonts w:cs="Arial"/>
          <w:strike/>
          <w:szCs w:val="20"/>
        </w:rPr>
        <w:t>data</w:t>
      </w:r>
      <w:r w:rsidR="00B13A5D" w:rsidRPr="00B13A5D">
        <w:rPr>
          <w:rFonts w:eastAsia="Arial" w:cs="Arial"/>
          <w:strike/>
          <w:szCs w:val="20"/>
        </w:rPr>
        <w:t xml:space="preserve"> involves many interrelated steps, the </w:t>
      </w:r>
      <w:r w:rsidR="00B13A5D" w:rsidRPr="00B13A5D">
        <w:rPr>
          <w:rFonts w:cs="Arial"/>
          <w:strike/>
          <w:szCs w:val="20"/>
        </w:rPr>
        <w:t xml:space="preserve">data </w:t>
      </w:r>
      <w:r w:rsidR="00B13A5D" w:rsidRPr="00B13A5D">
        <w:rPr>
          <w:rFonts w:eastAsia="Arial" w:cs="Arial"/>
          <w:strike/>
          <w:szCs w:val="20"/>
        </w:rPr>
        <w:t>may be</w:t>
      </w:r>
      <w:r w:rsidR="00B13A5D" w:rsidRPr="00B13A5D">
        <w:rPr>
          <w:rFonts w:cs="Arial"/>
          <w:strike/>
          <w:szCs w:val="20"/>
        </w:rPr>
        <w:t xml:space="preserve"> inherently </w:t>
      </w:r>
      <w:r w:rsidR="00B13A5D" w:rsidRPr="00B13A5D">
        <w:rPr>
          <w:rFonts w:eastAsia="Arial" w:cs="Arial"/>
          <w:strike/>
          <w:szCs w:val="20"/>
        </w:rPr>
        <w:t xml:space="preserve">more </w:t>
      </w:r>
      <w:r w:rsidR="00B13A5D" w:rsidRPr="00B13A5D">
        <w:rPr>
          <w:rFonts w:cs="Arial"/>
          <w:strike/>
          <w:szCs w:val="20"/>
        </w:rPr>
        <w:t>difficult to identify, capture, access</w:t>
      </w:r>
      <w:r w:rsidR="00B13A5D" w:rsidRPr="00B13A5D">
        <w:rPr>
          <w:rFonts w:eastAsia="Arial" w:cs="Arial"/>
          <w:strike/>
          <w:szCs w:val="20"/>
        </w:rPr>
        <w:t>,</w:t>
      </w:r>
      <w:r w:rsidR="00B13A5D" w:rsidRPr="00B13A5D">
        <w:rPr>
          <w:rFonts w:cs="Arial"/>
          <w:strike/>
          <w:szCs w:val="20"/>
        </w:rPr>
        <w:t xml:space="preserve"> understand or </w:t>
      </w:r>
      <w:r w:rsidR="00B13A5D" w:rsidRPr="00B13A5D">
        <w:rPr>
          <w:rFonts w:eastAsia="Arial" w:cs="Arial"/>
          <w:strike/>
          <w:szCs w:val="20"/>
        </w:rPr>
        <w:t>process.</w:t>
      </w:r>
    </w:p>
    <w:p w:rsidR="00B13A5D" w:rsidRPr="00961271" w:rsidRDefault="00B13A5D" w:rsidP="00B13A5D">
      <w:pPr>
        <w:ind w:left="547" w:hanging="547"/>
        <w:rPr>
          <w:rFonts w:cs="Arial"/>
          <w:szCs w:val="20"/>
        </w:rPr>
      </w:pPr>
      <w:r w:rsidRPr="00961271">
        <w:rPr>
          <w:rFonts w:eastAsia="Arial" w:cs="Arial"/>
          <w:szCs w:val="20"/>
        </w:rPr>
        <w:t xml:space="preserve">A87. </w:t>
      </w:r>
      <w:r w:rsidRPr="00961271">
        <w:rPr>
          <w:rFonts w:eastAsia="Arial" w:cs="Arial"/>
          <w:szCs w:val="20"/>
        </w:rPr>
        <w:tab/>
      </w:r>
      <w:r>
        <w:rPr>
          <w:rFonts w:eastAsia="Arial" w:cs="Arial"/>
          <w:szCs w:val="20"/>
        </w:rPr>
        <w:t>[</w:t>
      </w:r>
      <w:r w:rsidRPr="00B13A5D">
        <w:rPr>
          <w:rFonts w:eastAsia="Arial" w:cs="Arial"/>
          <w:i/>
          <w:szCs w:val="20"/>
          <w:highlight w:val="yellow"/>
        </w:rPr>
        <w:t>Move</w:t>
      </w:r>
      <w:r w:rsidR="00D31753">
        <w:rPr>
          <w:rFonts w:eastAsia="Arial" w:cs="Arial"/>
          <w:i/>
          <w:szCs w:val="20"/>
          <w:highlight w:val="yellow"/>
        </w:rPr>
        <w:t>d</w:t>
      </w:r>
      <w:r w:rsidRPr="00B13A5D">
        <w:rPr>
          <w:rFonts w:eastAsia="Arial" w:cs="Arial"/>
          <w:i/>
          <w:szCs w:val="20"/>
          <w:highlight w:val="yellow"/>
        </w:rPr>
        <w:t xml:space="preserve"> to </w:t>
      </w:r>
      <w:r w:rsidRPr="00DB69A9">
        <w:rPr>
          <w:rFonts w:eastAsia="Arial" w:cs="Arial"/>
          <w:b/>
          <w:i/>
          <w:szCs w:val="20"/>
          <w:highlight w:val="yellow"/>
        </w:rPr>
        <w:t>Appendi</w:t>
      </w:r>
      <w:r w:rsidR="00547867" w:rsidRPr="00DB69A9">
        <w:rPr>
          <w:rFonts w:eastAsia="Arial" w:cs="Arial"/>
          <w:b/>
          <w:i/>
          <w:szCs w:val="20"/>
          <w:highlight w:val="yellow"/>
        </w:rPr>
        <w:t>x 2</w:t>
      </w:r>
      <w:r>
        <w:rPr>
          <w:rFonts w:eastAsia="Arial" w:cs="Arial"/>
          <w:szCs w:val="20"/>
        </w:rPr>
        <w:t xml:space="preserve">] </w:t>
      </w:r>
      <w:r w:rsidRPr="00B13A5D">
        <w:rPr>
          <w:rFonts w:eastAsia="Arial" w:cs="Arial"/>
          <w:strike/>
          <w:szCs w:val="20"/>
        </w:rPr>
        <w:t>When management judgment is more subjective, the</w:t>
      </w:r>
      <w:r w:rsidRPr="00B13A5D">
        <w:rPr>
          <w:rFonts w:cs="Arial"/>
          <w:strike/>
          <w:szCs w:val="20"/>
        </w:rPr>
        <w:t xml:space="preserve"> susceptibility to </w:t>
      </w:r>
      <w:r w:rsidRPr="00B13A5D">
        <w:rPr>
          <w:rFonts w:eastAsia="Arial" w:cs="Arial"/>
          <w:strike/>
          <w:szCs w:val="20"/>
        </w:rPr>
        <w:t xml:space="preserve">misstatement due to </w:t>
      </w:r>
      <w:r w:rsidRPr="00B13A5D">
        <w:rPr>
          <w:rFonts w:cs="Arial"/>
          <w:strike/>
          <w:szCs w:val="20"/>
        </w:rPr>
        <w:t>management bias, whether unintentional or intentional, may also increase</w:t>
      </w:r>
      <w:r w:rsidRPr="00B13A5D">
        <w:rPr>
          <w:rFonts w:eastAsia="Arial" w:cs="Arial"/>
          <w:strike/>
          <w:szCs w:val="20"/>
        </w:rPr>
        <w:t xml:space="preserve">. For example, </w:t>
      </w:r>
      <w:r w:rsidRPr="00B13A5D">
        <w:rPr>
          <w:rFonts w:cs="Arial"/>
          <w:strike/>
          <w:szCs w:val="20"/>
        </w:rPr>
        <w:t xml:space="preserve">significant management judgment </w:t>
      </w:r>
      <w:r w:rsidRPr="00B13A5D">
        <w:rPr>
          <w:rFonts w:eastAsia="Arial" w:cs="Arial"/>
          <w:strike/>
          <w:szCs w:val="20"/>
        </w:rPr>
        <w:t xml:space="preserve">may be involved </w:t>
      </w:r>
      <w:r w:rsidRPr="00B13A5D">
        <w:rPr>
          <w:rFonts w:cs="Arial"/>
          <w:strike/>
          <w:szCs w:val="20"/>
        </w:rPr>
        <w:t xml:space="preserve">in making </w:t>
      </w:r>
      <w:r w:rsidRPr="00B13A5D">
        <w:rPr>
          <w:rFonts w:cs="Arial"/>
          <w:strike/>
          <w:color w:val="000000"/>
          <w:szCs w:val="20"/>
        </w:rPr>
        <w:t>accounting estimates that have been identified as having high estimation uncertainty, and conclusions regarding methods, models and assumptions may reflect unintentional or intentional management bias.</w:t>
      </w:r>
    </w:p>
    <w:p w:rsidR="00B13A5D" w:rsidRPr="00961271" w:rsidRDefault="00B13A5D" w:rsidP="00B13A5D">
      <w:pPr>
        <w:ind w:left="547" w:hanging="547"/>
        <w:rPr>
          <w:rFonts w:cs="Arial"/>
          <w:szCs w:val="20"/>
        </w:rPr>
      </w:pPr>
      <w:r w:rsidRPr="00961271">
        <w:rPr>
          <w:rFonts w:cs="Arial"/>
          <w:szCs w:val="20"/>
        </w:rPr>
        <w:t xml:space="preserve">A88. </w:t>
      </w:r>
      <w:r w:rsidRPr="00961271">
        <w:rPr>
          <w:rFonts w:cs="Arial"/>
          <w:szCs w:val="20"/>
        </w:rPr>
        <w:tab/>
      </w:r>
      <w:r w:rsidR="00356E43">
        <w:rPr>
          <w:rFonts w:cs="Arial"/>
          <w:szCs w:val="20"/>
        </w:rPr>
        <w:t xml:space="preserve">[Deleted] </w:t>
      </w:r>
      <w:del w:id="691" w:author="Author">
        <w:r w:rsidRPr="00961271" w:rsidDel="00B13A5D">
          <w:rPr>
            <w:rFonts w:cs="Arial"/>
            <w:szCs w:val="20"/>
          </w:rPr>
          <w:delText>Where there are increased opportunities for intentional management bias or fraud (e.g., owner-managed entities where there is an increased opportunity for management override of controls), the auditor may identify an increased susceptibility to misstatement due to management bias or fraud.</w:delText>
        </w:r>
      </w:del>
      <w:r w:rsidRPr="00961271">
        <w:rPr>
          <w:rFonts w:cs="Arial"/>
          <w:szCs w:val="20"/>
        </w:rPr>
        <w:t xml:space="preserve"> </w:t>
      </w:r>
    </w:p>
    <w:p w:rsidR="003E1141" w:rsidRPr="00961271" w:rsidRDefault="003E1141" w:rsidP="001043DC">
      <w:pPr>
        <w:keepNext/>
        <w:spacing w:before="240" w:after="120"/>
        <w:rPr>
          <w:rFonts w:cs="Arial"/>
          <w:szCs w:val="20"/>
        </w:rPr>
      </w:pPr>
      <w:r w:rsidRPr="00961271">
        <w:rPr>
          <w:rFonts w:cs="Arial"/>
          <w:b/>
          <w:szCs w:val="20"/>
        </w:rPr>
        <w:t>Obtaining an Understanding of the Entity’s System of Internal Control</w:t>
      </w:r>
      <w:r w:rsidRPr="00961271">
        <w:rPr>
          <w:rFonts w:cs="Arial"/>
          <w:szCs w:val="20"/>
        </w:rPr>
        <w:t xml:space="preserve"> (Ref: Para</w:t>
      </w:r>
      <w:r>
        <w:rPr>
          <w:rFonts w:cs="Arial"/>
          <w:szCs w:val="20"/>
        </w:rPr>
        <w:t>. 2</w:t>
      </w:r>
      <w:ins w:id="692" w:author="Author">
        <w:r w:rsidR="005D344B">
          <w:rPr>
            <w:rFonts w:cs="Arial"/>
            <w:szCs w:val="20"/>
          </w:rPr>
          <w:t>3</w:t>
        </w:r>
        <w:r w:rsidR="00CA6C87">
          <w:rPr>
            <w:rFonts w:cs="Arial"/>
            <w:szCs w:val="20"/>
          </w:rPr>
          <w:t>(</w:t>
        </w:r>
        <w:r w:rsidR="005D344B">
          <w:rPr>
            <w:rFonts w:cs="Arial"/>
            <w:szCs w:val="20"/>
          </w:rPr>
          <w:t>c</w:t>
        </w:r>
        <w:r w:rsidR="00CA6C87">
          <w:rPr>
            <w:rFonts w:cs="Arial"/>
            <w:szCs w:val="20"/>
          </w:rPr>
          <w:t>)</w:t>
        </w:r>
      </w:ins>
      <w:del w:id="693" w:author="Author">
        <w:r w:rsidDel="005D344B">
          <w:rPr>
            <w:rFonts w:cs="Arial"/>
            <w:szCs w:val="20"/>
          </w:rPr>
          <w:delText>5–26</w:delText>
        </w:r>
      </w:del>
      <w:r w:rsidRPr="00961271">
        <w:rPr>
          <w:rFonts w:cs="Arial"/>
          <w:szCs w:val="20"/>
        </w:rPr>
        <w:t>)</w:t>
      </w:r>
      <w:bookmarkEnd w:id="666"/>
    </w:p>
    <w:tbl>
      <w:tblPr>
        <w:tblStyle w:val="TableGrid"/>
        <w:tblW w:w="0" w:type="auto"/>
        <w:tblInd w:w="547" w:type="dxa"/>
        <w:tblLook w:val="04A0" w:firstRow="1" w:lastRow="0" w:firstColumn="1" w:lastColumn="0" w:noHBand="0" w:noVBand="1"/>
      </w:tblPr>
      <w:tblGrid>
        <w:gridCol w:w="8793"/>
      </w:tblGrid>
      <w:tr w:rsidR="001043DC" w:rsidTr="001043DC">
        <w:trPr>
          <w:ins w:id="694" w:author="Author"/>
        </w:trPr>
        <w:tc>
          <w:tcPr>
            <w:tcW w:w="9340" w:type="dxa"/>
          </w:tcPr>
          <w:p w:rsidR="001043DC" w:rsidRDefault="000D7888" w:rsidP="001043DC">
            <w:pPr>
              <w:spacing w:after="120"/>
              <w:rPr>
                <w:ins w:id="695" w:author="Author"/>
                <w:rFonts w:cs="Arial"/>
                <w:szCs w:val="20"/>
              </w:rPr>
            </w:pPr>
            <w:r w:rsidRPr="000D7888">
              <w:rPr>
                <w:rFonts w:cs="Arial"/>
                <w:szCs w:val="20"/>
              </w:rPr>
              <w:t>[</w:t>
            </w:r>
            <w:proofErr w:type="spellStart"/>
            <w:r w:rsidRPr="004B45C6">
              <w:rPr>
                <w:rFonts w:cs="Arial"/>
                <w:i/>
                <w:szCs w:val="20"/>
                <w:highlight w:val="yellow"/>
              </w:rPr>
              <w:t>Previsouly</w:t>
            </w:r>
            <w:proofErr w:type="spellEnd"/>
            <w:r w:rsidRPr="004B45C6">
              <w:rPr>
                <w:rFonts w:cs="Arial"/>
                <w:i/>
                <w:szCs w:val="20"/>
                <w:highlight w:val="yellow"/>
              </w:rPr>
              <w:t xml:space="preserve"> para. A92</w:t>
            </w:r>
            <w:r w:rsidRPr="004B45C6">
              <w:rPr>
                <w:rFonts w:cs="Arial"/>
                <w:i/>
                <w:szCs w:val="20"/>
              </w:rPr>
              <w:t>]</w:t>
            </w:r>
            <w:r w:rsidRPr="000D7888">
              <w:rPr>
                <w:rFonts w:cs="Arial"/>
                <w:szCs w:val="20"/>
              </w:rPr>
              <w:t xml:space="preserve"> </w:t>
            </w:r>
            <w:r w:rsidR="001043DC" w:rsidRPr="001043DC">
              <w:rPr>
                <w:rFonts w:cs="Arial"/>
                <w:b/>
                <w:szCs w:val="20"/>
              </w:rPr>
              <w:t>Appendix 3</w:t>
            </w:r>
            <w:r w:rsidR="001043DC" w:rsidRPr="001043DC">
              <w:rPr>
                <w:rFonts w:cs="Arial"/>
                <w:szCs w:val="20"/>
              </w:rPr>
              <w:t xml:space="preserve"> further describes the nature of the entity’s system of internal control and inherent limitations of internal control, respectively. Appendix 3 also provides further explanation of the components of a system of internal control for the purposes of the ISAs.</w:t>
            </w:r>
          </w:p>
        </w:tc>
      </w:tr>
    </w:tbl>
    <w:p w:rsidR="003E1141" w:rsidRPr="00961271" w:rsidDel="00100470" w:rsidRDefault="003E1141" w:rsidP="00100470">
      <w:pPr>
        <w:ind w:left="547" w:hanging="547"/>
        <w:rPr>
          <w:del w:id="696" w:author="Author"/>
          <w:rFonts w:cs="Arial"/>
          <w:szCs w:val="20"/>
        </w:rPr>
      </w:pPr>
      <w:r w:rsidRPr="00961271">
        <w:rPr>
          <w:rFonts w:cs="Arial"/>
          <w:szCs w:val="20"/>
        </w:rPr>
        <w:t xml:space="preserve">A89. </w:t>
      </w:r>
      <w:r w:rsidRPr="00961271">
        <w:rPr>
          <w:rFonts w:cs="Arial"/>
          <w:szCs w:val="20"/>
        </w:rPr>
        <w:tab/>
      </w:r>
      <w:r w:rsidR="000D7888">
        <w:rPr>
          <w:rFonts w:cs="Arial"/>
          <w:szCs w:val="20"/>
        </w:rPr>
        <w:t xml:space="preserve">[Deleted] </w:t>
      </w:r>
      <w:del w:id="697" w:author="Author">
        <w:r w:rsidRPr="00961271" w:rsidDel="00100470">
          <w:rPr>
            <w:rFonts w:cs="Arial"/>
            <w:szCs w:val="20"/>
          </w:rPr>
          <w:delText>Obtaining an understanding of the components of the entity’s system of internal control:</w:delText>
        </w:r>
      </w:del>
    </w:p>
    <w:p w:rsidR="003E1141" w:rsidRPr="000D7888" w:rsidDel="00100470" w:rsidRDefault="003E1141" w:rsidP="007B1D35">
      <w:pPr>
        <w:pStyle w:val="ListParagraph"/>
        <w:numPr>
          <w:ilvl w:val="0"/>
          <w:numId w:val="51"/>
        </w:numPr>
        <w:ind w:left="1094" w:hanging="547"/>
        <w:contextualSpacing w:val="0"/>
        <w:rPr>
          <w:del w:id="698" w:author="Author"/>
          <w:rFonts w:cs="Arial"/>
          <w:szCs w:val="20"/>
        </w:rPr>
      </w:pPr>
      <w:del w:id="699" w:author="Author">
        <w:r w:rsidRPr="000D7888" w:rsidDel="00100470">
          <w:rPr>
            <w:rFonts w:cs="Arial"/>
            <w:szCs w:val="20"/>
          </w:rPr>
          <w:delText>Assists the auditor in identifying and assessing the risks of material misstatement at the financial statement level and the assertion level; and</w:delText>
        </w:r>
      </w:del>
    </w:p>
    <w:p w:rsidR="003E1141" w:rsidRPr="000D7888" w:rsidRDefault="003E1141" w:rsidP="007B1D35">
      <w:pPr>
        <w:pStyle w:val="ListParagraph"/>
        <w:numPr>
          <w:ilvl w:val="0"/>
          <w:numId w:val="51"/>
        </w:numPr>
        <w:ind w:left="1094" w:hanging="547"/>
        <w:contextualSpacing w:val="0"/>
        <w:rPr>
          <w:rFonts w:cs="Arial"/>
          <w:szCs w:val="20"/>
        </w:rPr>
      </w:pPr>
      <w:del w:id="700" w:author="Author">
        <w:r w:rsidRPr="000D7888" w:rsidDel="00100470">
          <w:rPr>
            <w:rFonts w:cs="Arial"/>
            <w:szCs w:val="20"/>
          </w:rPr>
          <w:delText>Provides a basis for the auditor’s determination of the extent to which the auditor plans to rely on the operating effectiveness of controls in determining the nature, timing and extent of substantive procedures in accordance with ISA 330.</w:delText>
        </w:r>
      </w:del>
      <w:r w:rsidRPr="000D7888">
        <w:rPr>
          <w:rFonts w:cs="Arial"/>
          <w:szCs w:val="20"/>
        </w:rPr>
        <w:t xml:space="preserve"> </w:t>
      </w:r>
    </w:p>
    <w:p w:rsidR="003E1141" w:rsidRPr="000D7888" w:rsidRDefault="003E1141" w:rsidP="002706B7">
      <w:pPr>
        <w:ind w:left="547" w:hanging="547"/>
        <w:rPr>
          <w:rFonts w:cs="Arial"/>
          <w:strike/>
          <w:szCs w:val="20"/>
        </w:rPr>
      </w:pPr>
      <w:r w:rsidRPr="00961271">
        <w:rPr>
          <w:rFonts w:cs="Arial"/>
          <w:szCs w:val="20"/>
        </w:rPr>
        <w:t>A90.</w:t>
      </w:r>
      <w:r w:rsidRPr="00961271">
        <w:rPr>
          <w:rFonts w:cs="Arial"/>
          <w:szCs w:val="20"/>
        </w:rPr>
        <w:tab/>
      </w:r>
      <w:r w:rsidR="000D7888">
        <w:rPr>
          <w:rFonts w:cs="Arial"/>
          <w:szCs w:val="20"/>
        </w:rPr>
        <w:t xml:space="preserve">[Deleted] </w:t>
      </w:r>
      <w:del w:id="701" w:author="Author">
        <w:r w:rsidRPr="00961271" w:rsidDel="002706B7">
          <w:rPr>
            <w:rFonts w:cs="Arial"/>
            <w:szCs w:val="20"/>
          </w:rPr>
          <w:delText>The auditor is required to perform risk assessment procedures to obtain an understanding of each component of internal control relevant to fi</w:delText>
        </w:r>
        <w:r w:rsidDel="002706B7">
          <w:rPr>
            <w:rFonts w:cs="Arial"/>
            <w:szCs w:val="20"/>
          </w:rPr>
          <w:delText>nancial reporting. Paragraphs 27–38</w:delText>
        </w:r>
        <w:r w:rsidRPr="00961271" w:rsidDel="002706B7">
          <w:rPr>
            <w:rFonts w:cs="Arial"/>
            <w:szCs w:val="20"/>
          </w:rPr>
          <w:delText xml:space="preserve"> address the matters the auditor is required to understand in relation to the components of the system of internal control. </w:delText>
        </w:r>
      </w:del>
      <w:r w:rsidR="000D7888">
        <w:rPr>
          <w:rFonts w:cs="Arial"/>
          <w:szCs w:val="20"/>
        </w:rPr>
        <w:t>[</w:t>
      </w:r>
      <w:r w:rsidR="000D7888" w:rsidRPr="004B45C6">
        <w:rPr>
          <w:rFonts w:cs="Arial"/>
          <w:i/>
          <w:szCs w:val="20"/>
          <w:highlight w:val="yellow"/>
        </w:rPr>
        <w:t>Part moved to para. A47c</w:t>
      </w:r>
      <w:r w:rsidR="000D7888" w:rsidRPr="000D7888">
        <w:rPr>
          <w:rFonts w:cs="Arial"/>
          <w:strike/>
          <w:szCs w:val="20"/>
        </w:rPr>
        <w:t xml:space="preserve">] </w:t>
      </w:r>
      <w:r w:rsidRPr="000D7888">
        <w:rPr>
          <w:rFonts w:cs="Arial"/>
          <w:strike/>
          <w:szCs w:val="20"/>
        </w:rPr>
        <w:t>The nature, timing, and extent of risk assessment procedures that the auditor performs to obtain this understanding are matters of the auditor’s professional judgment and are based on the auditor’s determination as to what will provide sufficient and appropriate audit evidence for the auditor’s identification and assessment of risks of material misstatement. Accordingly, the nature, timing and extent of procedures to understand the entity’s system of internal control will vary from entity to entity, and may depend on matters such as:</w:t>
      </w:r>
    </w:p>
    <w:p w:rsidR="000D7888" w:rsidRPr="000D7888" w:rsidRDefault="003E1141" w:rsidP="007B1D35">
      <w:pPr>
        <w:pStyle w:val="ListParagraph"/>
        <w:numPr>
          <w:ilvl w:val="0"/>
          <w:numId w:val="97"/>
        </w:numPr>
        <w:ind w:left="1094" w:hanging="547"/>
        <w:contextualSpacing w:val="0"/>
        <w:rPr>
          <w:rFonts w:cs="Arial"/>
          <w:strike/>
          <w:szCs w:val="20"/>
        </w:rPr>
      </w:pPr>
      <w:r w:rsidRPr="000D7888">
        <w:rPr>
          <w:rFonts w:cs="Arial"/>
          <w:strike/>
          <w:szCs w:val="20"/>
        </w:rPr>
        <w:t>The size and complexity of the entity, including its IT environment.</w:t>
      </w:r>
    </w:p>
    <w:p w:rsidR="000D7888" w:rsidRPr="000D7888" w:rsidRDefault="003E1141" w:rsidP="007B1D35">
      <w:pPr>
        <w:pStyle w:val="ListParagraph"/>
        <w:numPr>
          <w:ilvl w:val="0"/>
          <w:numId w:val="97"/>
        </w:numPr>
        <w:ind w:left="1094" w:hanging="547"/>
        <w:contextualSpacing w:val="0"/>
        <w:rPr>
          <w:rFonts w:cs="Arial"/>
          <w:strike/>
          <w:szCs w:val="20"/>
        </w:rPr>
      </w:pPr>
      <w:r w:rsidRPr="000D7888">
        <w:rPr>
          <w:rFonts w:cs="Arial"/>
          <w:strike/>
          <w:szCs w:val="20"/>
        </w:rPr>
        <w:t>Previous experience with the entity.</w:t>
      </w:r>
    </w:p>
    <w:p w:rsidR="003E1141" w:rsidRPr="000D7888" w:rsidRDefault="003E1141" w:rsidP="007B1D35">
      <w:pPr>
        <w:pStyle w:val="ListParagraph"/>
        <w:numPr>
          <w:ilvl w:val="0"/>
          <w:numId w:val="97"/>
        </w:numPr>
        <w:ind w:left="1094" w:hanging="547"/>
        <w:contextualSpacing w:val="0"/>
        <w:rPr>
          <w:rFonts w:cs="Arial"/>
          <w:strike/>
          <w:szCs w:val="20"/>
        </w:rPr>
      </w:pPr>
      <w:r w:rsidRPr="000D7888">
        <w:rPr>
          <w:rFonts w:cs="Arial"/>
          <w:strike/>
          <w:szCs w:val="20"/>
        </w:rPr>
        <w:t>The nature of each component</w:t>
      </w:r>
      <w:r w:rsidRPr="000D7888">
        <w:rPr>
          <w:rStyle w:val="FootnoteReference"/>
          <w:rFonts w:cs="Arial"/>
          <w:strike/>
          <w:szCs w:val="20"/>
        </w:rPr>
        <w:footnoteReference w:id="30"/>
      </w:r>
      <w:r w:rsidRPr="000D7888">
        <w:rPr>
          <w:rFonts w:cs="Arial"/>
          <w:strike/>
          <w:szCs w:val="20"/>
        </w:rPr>
        <w:t xml:space="preserve"> of the entity’s system of internal control.</w:t>
      </w:r>
    </w:p>
    <w:p w:rsidR="003E1141" w:rsidRPr="000D7888" w:rsidRDefault="003E1141" w:rsidP="007B1D35">
      <w:pPr>
        <w:pStyle w:val="ListParagraph"/>
        <w:numPr>
          <w:ilvl w:val="0"/>
          <w:numId w:val="97"/>
        </w:numPr>
        <w:ind w:left="1094" w:hanging="547"/>
        <w:contextualSpacing w:val="0"/>
        <w:rPr>
          <w:rFonts w:cs="Arial"/>
          <w:strike/>
          <w:szCs w:val="20"/>
        </w:rPr>
      </w:pPr>
      <w:r w:rsidRPr="000D7888">
        <w:rPr>
          <w:rFonts w:cs="Arial"/>
          <w:strike/>
          <w:szCs w:val="20"/>
        </w:rPr>
        <w:t>The nature and form of the entity's documentation, including as it relates to specific controls.</w:t>
      </w:r>
    </w:p>
    <w:p w:rsidR="003E1141" w:rsidRPr="000D7888" w:rsidRDefault="003E1141" w:rsidP="00971C2C">
      <w:pPr>
        <w:ind w:left="547" w:hanging="547"/>
        <w:rPr>
          <w:rFonts w:cs="Arial"/>
          <w:strike/>
          <w:szCs w:val="20"/>
        </w:rPr>
      </w:pPr>
      <w:r w:rsidRPr="00961271">
        <w:rPr>
          <w:rFonts w:cs="Arial"/>
          <w:szCs w:val="20"/>
        </w:rPr>
        <w:lastRenderedPageBreak/>
        <w:t>A91.</w:t>
      </w:r>
      <w:r w:rsidRPr="00961271">
        <w:rPr>
          <w:rFonts w:cs="Arial"/>
          <w:szCs w:val="20"/>
        </w:rPr>
        <w:tab/>
      </w:r>
      <w:r w:rsidR="00596F9E">
        <w:rPr>
          <w:rFonts w:cs="Arial"/>
          <w:szCs w:val="20"/>
        </w:rPr>
        <w:t>[</w:t>
      </w:r>
      <w:r w:rsidR="00100470" w:rsidRPr="004B45C6">
        <w:rPr>
          <w:rFonts w:cs="Arial"/>
          <w:i/>
          <w:szCs w:val="20"/>
          <w:highlight w:val="yellow"/>
        </w:rPr>
        <w:t>Moved to para</w:t>
      </w:r>
      <w:r w:rsidR="00752A06" w:rsidRPr="004B45C6">
        <w:rPr>
          <w:rFonts w:cs="Arial"/>
          <w:i/>
          <w:szCs w:val="20"/>
          <w:highlight w:val="yellow"/>
        </w:rPr>
        <w:t>.</w:t>
      </w:r>
      <w:r w:rsidR="00100470" w:rsidRPr="004B45C6">
        <w:rPr>
          <w:rFonts w:cs="Arial"/>
          <w:i/>
          <w:szCs w:val="20"/>
          <w:highlight w:val="yellow"/>
        </w:rPr>
        <w:t xml:space="preserve"> 47</w:t>
      </w:r>
      <w:r w:rsidR="00596F9E" w:rsidRPr="004B45C6">
        <w:rPr>
          <w:rFonts w:cs="Arial"/>
          <w:i/>
          <w:szCs w:val="20"/>
          <w:highlight w:val="yellow"/>
        </w:rPr>
        <w:t>d</w:t>
      </w:r>
      <w:r w:rsidR="00596F9E">
        <w:rPr>
          <w:rFonts w:cs="Arial"/>
          <w:szCs w:val="20"/>
        </w:rPr>
        <w:t>]</w:t>
      </w:r>
      <w:r w:rsidR="00100470">
        <w:rPr>
          <w:rFonts w:cs="Arial"/>
          <w:szCs w:val="20"/>
        </w:rPr>
        <w:t xml:space="preserve"> </w:t>
      </w:r>
      <w:r w:rsidRPr="000D7888">
        <w:rPr>
          <w:rFonts w:cs="Arial"/>
          <w:strike/>
          <w:szCs w:val="20"/>
        </w:rPr>
        <w:t xml:space="preserve">The entity’s use of IT and the nature and extent of changes in the IT environment may also affect the specialized skills that are needed to assist with obtaining the required understanding. </w:t>
      </w:r>
    </w:p>
    <w:p w:rsidR="003E1141" w:rsidRPr="00A661D9" w:rsidRDefault="003E1141" w:rsidP="00971C2C">
      <w:pPr>
        <w:ind w:left="547" w:hanging="547"/>
        <w:rPr>
          <w:rFonts w:cs="Arial"/>
          <w:strike/>
          <w:szCs w:val="20"/>
        </w:rPr>
      </w:pPr>
      <w:r w:rsidRPr="00961271">
        <w:rPr>
          <w:rFonts w:cs="Arial"/>
          <w:szCs w:val="20"/>
        </w:rPr>
        <w:t xml:space="preserve">A92. </w:t>
      </w:r>
      <w:r w:rsidRPr="00961271">
        <w:rPr>
          <w:rFonts w:cs="Arial"/>
          <w:szCs w:val="20"/>
        </w:rPr>
        <w:tab/>
      </w:r>
      <w:r w:rsidR="000D7888">
        <w:rPr>
          <w:rFonts w:cs="Arial"/>
          <w:szCs w:val="20"/>
        </w:rPr>
        <w:t>[</w:t>
      </w:r>
      <w:r w:rsidR="000D7888" w:rsidRPr="004B45C6">
        <w:rPr>
          <w:rFonts w:cs="Arial"/>
          <w:i/>
          <w:szCs w:val="20"/>
          <w:highlight w:val="yellow"/>
        </w:rPr>
        <w:t>Moved to the box above para. A8</w:t>
      </w:r>
      <w:r w:rsidR="000D7888" w:rsidRPr="004B45C6">
        <w:rPr>
          <w:rFonts w:cs="Arial"/>
          <w:szCs w:val="20"/>
          <w:highlight w:val="yellow"/>
        </w:rPr>
        <w:t>9</w:t>
      </w:r>
      <w:r w:rsidR="000D7888">
        <w:rPr>
          <w:rFonts w:cs="Arial"/>
          <w:szCs w:val="20"/>
        </w:rPr>
        <w:t xml:space="preserve">] </w:t>
      </w:r>
      <w:r w:rsidR="000D7888" w:rsidRPr="00A661D9">
        <w:rPr>
          <w:rFonts w:cs="Arial"/>
          <w:strike/>
          <w:szCs w:val="20"/>
        </w:rPr>
        <w:t>Appendix 3 further describes the nature of the entity’s system of internal control and inherent limitations of internal control, respectively. Appendix 3 also provides further explanation of the components of a system of internal control for the purposes of the ISAs.</w:t>
      </w:r>
    </w:p>
    <w:p w:rsidR="003E1141" w:rsidRPr="00961271" w:rsidRDefault="00703701" w:rsidP="00971C2C">
      <w:pPr>
        <w:keepNext/>
        <w:spacing w:before="240"/>
        <w:rPr>
          <w:rFonts w:cs="Arial"/>
          <w:strike/>
          <w:szCs w:val="20"/>
        </w:rPr>
      </w:pPr>
      <w:ins w:id="704" w:author="Author">
        <w:r>
          <w:rPr>
            <w:rFonts w:cs="Arial"/>
            <w:i/>
            <w:szCs w:val="20"/>
          </w:rPr>
          <w:t xml:space="preserve">Relevant Aspects of the Entity’s </w:t>
        </w:r>
      </w:ins>
      <w:r w:rsidR="003E1141" w:rsidRPr="00961271">
        <w:rPr>
          <w:rFonts w:cs="Arial"/>
          <w:i/>
          <w:szCs w:val="20"/>
        </w:rPr>
        <w:t xml:space="preserve">System of Internal Control </w:t>
      </w:r>
      <w:del w:id="705" w:author="Author">
        <w:r w:rsidR="003E1141" w:rsidRPr="00961271" w:rsidDel="00703701">
          <w:rPr>
            <w:rFonts w:cs="Arial"/>
            <w:i/>
            <w:szCs w:val="20"/>
          </w:rPr>
          <w:delText>Relevant to Financial Reporting</w:delText>
        </w:r>
      </w:del>
      <w:r w:rsidR="003E1141" w:rsidRPr="00961271">
        <w:rPr>
          <w:rFonts w:cs="Arial"/>
          <w:strike/>
          <w:szCs w:val="20"/>
        </w:rPr>
        <w:t xml:space="preserve"> </w:t>
      </w:r>
    </w:p>
    <w:p w:rsidR="005F1ADD" w:rsidRDefault="005F1ADD" w:rsidP="005F1ADD">
      <w:pPr>
        <w:spacing w:after="120"/>
        <w:ind w:left="547" w:hanging="547"/>
        <w:jc w:val="left"/>
        <w:rPr>
          <w:ins w:id="706" w:author="Author"/>
          <w:rFonts w:cs="Arial"/>
          <w:szCs w:val="20"/>
        </w:rPr>
      </w:pPr>
      <w:ins w:id="707" w:author="Author">
        <w:r>
          <w:rPr>
            <w:rFonts w:cs="Arial"/>
            <w:szCs w:val="20"/>
          </w:rPr>
          <w:t>Relevant Aspects of the Entity’s System of Internal Control Required to be Understood</w:t>
        </w:r>
      </w:ins>
    </w:p>
    <w:p w:rsidR="003E1141" w:rsidRPr="00961271" w:rsidDel="007F73B1" w:rsidRDefault="003E1141" w:rsidP="007F73B1">
      <w:pPr>
        <w:ind w:left="547" w:hanging="547"/>
        <w:rPr>
          <w:del w:id="708" w:author="Author"/>
          <w:rFonts w:cs="Arial"/>
          <w:szCs w:val="20"/>
        </w:rPr>
      </w:pPr>
      <w:r w:rsidRPr="00961271">
        <w:rPr>
          <w:rFonts w:cs="Arial"/>
          <w:szCs w:val="20"/>
        </w:rPr>
        <w:t xml:space="preserve">A93. </w:t>
      </w:r>
      <w:r w:rsidRPr="00961271">
        <w:rPr>
          <w:rFonts w:cs="Arial"/>
          <w:szCs w:val="20"/>
        </w:rPr>
        <w:tab/>
      </w:r>
      <w:del w:id="709" w:author="Author">
        <w:r w:rsidRPr="00961271" w:rsidDel="001E1DF7">
          <w:rPr>
            <w:rFonts w:cs="Arial"/>
            <w:szCs w:val="20"/>
          </w:rPr>
          <w:delText>The entity’</w:delText>
        </w:r>
        <w:r w:rsidRPr="00961271" w:rsidDel="007F73B1">
          <w:rPr>
            <w:rFonts w:cs="Arial"/>
            <w:szCs w:val="20"/>
          </w:rPr>
          <w:delText xml:space="preserve">s system of </w:delText>
        </w:r>
        <w:r w:rsidR="002309BD" w:rsidDel="007F73B1">
          <w:rPr>
            <w:rFonts w:cs="Arial"/>
            <w:szCs w:val="20"/>
          </w:rPr>
          <w:delText>i</w:delText>
        </w:r>
        <w:r w:rsidRPr="00961271" w:rsidDel="007F73B1">
          <w:rPr>
            <w:rFonts w:cs="Arial"/>
            <w:szCs w:val="20"/>
          </w:rPr>
          <w:delText xml:space="preserve">nternal control is designed, implemented and maintained to address identified business risks that threaten the achievement of any of the entity’s objectives that concern: </w:delText>
        </w:r>
      </w:del>
    </w:p>
    <w:p w:rsidR="003E1141" w:rsidRPr="00961271" w:rsidDel="007F73B1" w:rsidRDefault="003E1141" w:rsidP="001E1DF7">
      <w:pPr>
        <w:ind w:left="1641" w:hanging="547"/>
        <w:rPr>
          <w:del w:id="710" w:author="Author"/>
          <w:rFonts w:cs="Arial"/>
          <w:szCs w:val="20"/>
        </w:rPr>
      </w:pPr>
      <w:del w:id="711" w:author="Author">
        <w:r w:rsidRPr="00961271" w:rsidDel="007F73B1">
          <w:rPr>
            <w:rFonts w:cs="Arial"/>
            <w:szCs w:val="20"/>
          </w:rPr>
          <w:delText xml:space="preserve">The reliability of the entity’s financial reporting; </w:delText>
        </w:r>
      </w:del>
    </w:p>
    <w:p w:rsidR="003E1141" w:rsidRPr="00961271" w:rsidDel="007F73B1" w:rsidRDefault="003E1141" w:rsidP="001E1DF7">
      <w:pPr>
        <w:ind w:left="1641" w:hanging="547"/>
        <w:rPr>
          <w:del w:id="712" w:author="Author"/>
          <w:rFonts w:cs="Arial"/>
          <w:szCs w:val="20"/>
        </w:rPr>
      </w:pPr>
      <w:del w:id="713" w:author="Author">
        <w:r w:rsidRPr="00961271" w:rsidDel="007F73B1">
          <w:rPr>
            <w:rFonts w:cs="Arial"/>
            <w:szCs w:val="20"/>
          </w:rPr>
          <w:delText xml:space="preserve">The effectiveness and efficiency of its operations; and </w:delText>
        </w:r>
      </w:del>
    </w:p>
    <w:p w:rsidR="003E1141" w:rsidRDefault="003E1141" w:rsidP="001E1DF7">
      <w:pPr>
        <w:ind w:left="1641" w:hanging="547"/>
        <w:rPr>
          <w:ins w:id="714" w:author="Author"/>
          <w:rFonts w:cs="Arial"/>
          <w:szCs w:val="20"/>
        </w:rPr>
      </w:pPr>
      <w:del w:id="715" w:author="Author">
        <w:r w:rsidRPr="00961271" w:rsidDel="007F73B1">
          <w:rPr>
            <w:rFonts w:cs="Arial"/>
            <w:szCs w:val="20"/>
          </w:rPr>
          <w:delText>Its compliance with applicable laws and regulations.</w:delText>
        </w:r>
      </w:del>
      <w:r w:rsidRPr="00961271">
        <w:rPr>
          <w:rFonts w:cs="Arial"/>
          <w:szCs w:val="20"/>
        </w:rPr>
        <w:t xml:space="preserve"> </w:t>
      </w:r>
    </w:p>
    <w:p w:rsidR="000510EB" w:rsidRPr="000510EB" w:rsidRDefault="001E1DF7" w:rsidP="000510EB">
      <w:pPr>
        <w:ind w:left="547"/>
        <w:rPr>
          <w:ins w:id="716" w:author="Author"/>
          <w:rFonts w:cs="Arial"/>
          <w:strike/>
          <w:szCs w:val="20"/>
        </w:rPr>
      </w:pPr>
      <w:r>
        <w:rPr>
          <w:rFonts w:cs="Arial"/>
          <w:szCs w:val="20"/>
        </w:rPr>
        <w:t>[</w:t>
      </w:r>
      <w:r w:rsidRPr="004B45C6">
        <w:rPr>
          <w:rFonts w:cs="Arial"/>
          <w:i/>
          <w:szCs w:val="20"/>
          <w:highlight w:val="yellow"/>
        </w:rPr>
        <w:t xml:space="preserve">Moved to </w:t>
      </w:r>
      <w:r w:rsidR="00752A06" w:rsidRPr="004B45C6">
        <w:rPr>
          <w:rFonts w:cs="Arial"/>
          <w:i/>
          <w:szCs w:val="20"/>
          <w:highlight w:val="yellow"/>
        </w:rPr>
        <w:t>p</w:t>
      </w:r>
      <w:r w:rsidRPr="004B45C6">
        <w:rPr>
          <w:rFonts w:cs="Arial"/>
          <w:i/>
          <w:szCs w:val="20"/>
          <w:highlight w:val="yellow"/>
        </w:rPr>
        <w:t>ara. A95a</w:t>
      </w:r>
      <w:r>
        <w:rPr>
          <w:rFonts w:cs="Arial"/>
          <w:szCs w:val="20"/>
        </w:rPr>
        <w:t>]</w:t>
      </w:r>
      <w:r w:rsidR="00752A06">
        <w:rPr>
          <w:rFonts w:cs="Arial"/>
          <w:szCs w:val="20"/>
        </w:rPr>
        <w:t xml:space="preserve"> </w:t>
      </w:r>
      <w:r w:rsidR="000510EB" w:rsidRPr="000510EB">
        <w:rPr>
          <w:rFonts w:cs="Arial"/>
          <w:strike/>
          <w:szCs w:val="20"/>
        </w:rPr>
        <w:t>The way in which the system of internal control is designed, implemented and maintained varies with an entity’s size and complexity. For example, smaller and less complex entities may use less structured and simpler controls (i.e., policies and procedures) to achieve their objectives.</w:t>
      </w:r>
    </w:p>
    <w:p w:rsidR="001E1DF7" w:rsidRDefault="007F73B1" w:rsidP="001E1DF7">
      <w:pPr>
        <w:spacing w:after="120"/>
        <w:ind w:left="547" w:hanging="547"/>
        <w:rPr>
          <w:ins w:id="717" w:author="Author"/>
          <w:rFonts w:cs="Arial"/>
          <w:szCs w:val="20"/>
        </w:rPr>
      </w:pPr>
      <w:ins w:id="718" w:author="Author">
        <w:r>
          <w:rPr>
            <w:rFonts w:cs="Arial"/>
            <w:szCs w:val="20"/>
          </w:rPr>
          <w:t>A93</w:t>
        </w:r>
        <w:r w:rsidR="000510EB">
          <w:rPr>
            <w:rFonts w:cs="Arial"/>
            <w:szCs w:val="20"/>
          </w:rPr>
          <w:t>a</w:t>
        </w:r>
        <w:r>
          <w:rPr>
            <w:rFonts w:cs="Arial"/>
            <w:szCs w:val="20"/>
          </w:rPr>
          <w:t xml:space="preserve">. </w:t>
        </w:r>
      </w:ins>
      <w:r w:rsidR="001E1DF7">
        <w:rPr>
          <w:rFonts w:cs="Arial"/>
          <w:szCs w:val="20"/>
        </w:rPr>
        <w:t>[</w:t>
      </w:r>
      <w:r w:rsidRPr="004B45C6">
        <w:rPr>
          <w:rFonts w:cs="Arial"/>
          <w:i/>
          <w:szCs w:val="20"/>
          <w:highlight w:val="yellow"/>
        </w:rPr>
        <w:t xml:space="preserve">Moved from </w:t>
      </w:r>
      <w:r w:rsidR="00752A06" w:rsidRPr="004B45C6">
        <w:rPr>
          <w:rFonts w:cs="Arial"/>
          <w:i/>
          <w:szCs w:val="20"/>
          <w:highlight w:val="yellow"/>
        </w:rPr>
        <w:t>p</w:t>
      </w:r>
      <w:r w:rsidRPr="004B45C6">
        <w:rPr>
          <w:rFonts w:cs="Arial"/>
          <w:i/>
          <w:szCs w:val="20"/>
          <w:highlight w:val="yellow"/>
        </w:rPr>
        <w:t>ara</w:t>
      </w:r>
      <w:r w:rsidR="001E1DF7" w:rsidRPr="004B45C6">
        <w:rPr>
          <w:rFonts w:cs="Arial"/>
          <w:i/>
          <w:szCs w:val="20"/>
          <w:highlight w:val="yellow"/>
        </w:rPr>
        <w:t>.</w:t>
      </w:r>
      <w:r w:rsidRPr="004B45C6">
        <w:rPr>
          <w:rFonts w:cs="Arial"/>
          <w:i/>
          <w:szCs w:val="20"/>
          <w:highlight w:val="yellow"/>
        </w:rPr>
        <w:t xml:space="preserve"> A95</w:t>
      </w:r>
      <w:r w:rsidR="001E1DF7">
        <w:rPr>
          <w:rFonts w:cs="Arial"/>
          <w:szCs w:val="20"/>
        </w:rPr>
        <w:t>]</w:t>
      </w:r>
      <w:r>
        <w:rPr>
          <w:rFonts w:cs="Arial"/>
          <w:szCs w:val="20"/>
        </w:rPr>
        <w:t xml:space="preserve"> </w:t>
      </w:r>
      <w:r w:rsidRPr="00961271">
        <w:rPr>
          <w:rFonts w:cs="Arial"/>
          <w:szCs w:val="20"/>
        </w:rPr>
        <w:t xml:space="preserve">For the purposes of this ISA, </w:t>
      </w:r>
      <w:ins w:id="719" w:author="Author">
        <w:r>
          <w:rPr>
            <w:rFonts w:cs="Arial"/>
            <w:szCs w:val="20"/>
          </w:rPr>
          <w:t xml:space="preserve">understanding </w:t>
        </w:r>
      </w:ins>
      <w:r w:rsidRPr="00961271">
        <w:rPr>
          <w:rFonts w:cs="Arial"/>
          <w:szCs w:val="20"/>
        </w:rPr>
        <w:t xml:space="preserve">the </w:t>
      </w:r>
      <w:ins w:id="720" w:author="Author">
        <w:r>
          <w:rPr>
            <w:rFonts w:cs="Arial"/>
            <w:szCs w:val="20"/>
          </w:rPr>
          <w:t xml:space="preserve">relevant aspects of the entity’s </w:t>
        </w:r>
      </w:ins>
      <w:r w:rsidRPr="00961271">
        <w:rPr>
          <w:rFonts w:cs="Arial"/>
          <w:szCs w:val="20"/>
        </w:rPr>
        <w:t>system of internal control</w:t>
      </w:r>
      <w:ins w:id="721" w:author="Author">
        <w:r w:rsidR="001E1DF7">
          <w:rPr>
            <w:rFonts w:cs="Arial"/>
            <w:szCs w:val="20"/>
          </w:rPr>
          <w:t xml:space="preserve"> comprises:</w:t>
        </w:r>
      </w:ins>
    </w:p>
    <w:p w:rsidR="00B801DE" w:rsidRDefault="007F73B1" w:rsidP="007B1D35">
      <w:pPr>
        <w:pStyle w:val="ListParagraph"/>
        <w:numPr>
          <w:ilvl w:val="0"/>
          <w:numId w:val="82"/>
        </w:numPr>
        <w:spacing w:after="120"/>
        <w:ind w:left="1094" w:hanging="547"/>
        <w:contextualSpacing w:val="0"/>
        <w:rPr>
          <w:ins w:id="722" w:author="Author"/>
          <w:rFonts w:cs="Arial"/>
          <w:szCs w:val="20"/>
        </w:rPr>
      </w:pPr>
      <w:del w:id="723" w:author="Author">
        <w:r w:rsidRPr="001E1DF7" w:rsidDel="001E1DF7">
          <w:rPr>
            <w:rFonts w:cs="Arial"/>
            <w:szCs w:val="20"/>
          </w:rPr>
          <w:delText xml:space="preserve"> </w:delText>
        </w:r>
      </w:del>
      <w:ins w:id="724" w:author="Author">
        <w:r w:rsidR="00B801DE">
          <w:rPr>
            <w:rFonts w:cs="Arial"/>
            <w:szCs w:val="20"/>
          </w:rPr>
          <w:t>O</w:t>
        </w:r>
        <w:r w:rsidR="001E1DF7" w:rsidRPr="00B7797E">
          <w:rPr>
            <w:rFonts w:cs="Arial"/>
            <w:szCs w:val="20"/>
          </w:rPr>
          <w:t xml:space="preserve">btaining an understanding of  the relevant aspects of each of the components </w:t>
        </w:r>
        <w:del w:id="725" w:author="Author">
          <w:r w:rsidR="001E1DF7" w:rsidRPr="00B7797E" w:rsidDel="004A2167">
            <w:rPr>
              <w:rFonts w:cs="Arial"/>
              <w:szCs w:val="20"/>
            </w:rPr>
            <w:delText>of</w:delText>
          </w:r>
        </w:del>
      </w:ins>
      <w:del w:id="726" w:author="Author">
        <w:r w:rsidRPr="001E1DF7" w:rsidDel="004A2167">
          <w:rPr>
            <w:rFonts w:cs="Arial"/>
            <w:szCs w:val="20"/>
          </w:rPr>
          <w:delText>relevant to financial reporting means the</w:delText>
        </w:r>
      </w:del>
      <w:ins w:id="727" w:author="Author">
        <w:r w:rsidR="004A2167" w:rsidRPr="00B7797E">
          <w:rPr>
            <w:rFonts w:cs="Arial"/>
            <w:szCs w:val="20"/>
          </w:rPr>
          <w:t>of the</w:t>
        </w:r>
      </w:ins>
      <w:r w:rsidRPr="001E1DF7">
        <w:rPr>
          <w:rFonts w:cs="Arial"/>
          <w:szCs w:val="20"/>
        </w:rPr>
        <w:t xml:space="preserve"> </w:t>
      </w:r>
      <w:ins w:id="728" w:author="Author">
        <w:r w:rsidR="00B801DE">
          <w:rPr>
            <w:rFonts w:cs="Arial"/>
            <w:szCs w:val="20"/>
          </w:rPr>
          <w:t xml:space="preserve">entity’s </w:t>
        </w:r>
      </w:ins>
      <w:r w:rsidRPr="001E1DF7">
        <w:rPr>
          <w:rFonts w:cs="Arial"/>
          <w:szCs w:val="20"/>
        </w:rPr>
        <w:t>system of internal control</w:t>
      </w:r>
      <w:ins w:id="729" w:author="Author">
        <w:r w:rsidR="00B801DE">
          <w:rPr>
            <w:rFonts w:cs="Arial"/>
            <w:szCs w:val="20"/>
          </w:rPr>
          <w:t>, as defined,</w:t>
        </w:r>
      </w:ins>
      <w:r w:rsidRPr="001E1DF7">
        <w:rPr>
          <w:rFonts w:cs="Arial"/>
          <w:szCs w:val="20"/>
        </w:rPr>
        <w:t xml:space="preserve"> </w:t>
      </w:r>
      <w:ins w:id="730" w:author="Author">
        <w:r w:rsidRPr="001E1DF7">
          <w:rPr>
            <w:rFonts w:cs="Arial"/>
            <w:szCs w:val="20"/>
          </w:rPr>
          <w:t xml:space="preserve">that are </w:t>
        </w:r>
      </w:ins>
      <w:r w:rsidRPr="001E1DF7">
        <w:rPr>
          <w:rFonts w:cs="Arial"/>
          <w:szCs w:val="20"/>
        </w:rPr>
        <w:t>relevant to the preparation of the financial statements in accordance with the requirements of the applicable financial reporting framework</w:t>
      </w:r>
      <w:ins w:id="731" w:author="Author">
        <w:r w:rsidR="00B801DE">
          <w:rPr>
            <w:rFonts w:cs="Arial"/>
            <w:szCs w:val="20"/>
          </w:rPr>
          <w:t>; and</w:t>
        </w:r>
      </w:ins>
    </w:p>
    <w:p w:rsidR="001E1DF7" w:rsidRPr="001E1DF7" w:rsidRDefault="00B801DE" w:rsidP="007B1D35">
      <w:pPr>
        <w:pStyle w:val="ListParagraph"/>
        <w:numPr>
          <w:ilvl w:val="0"/>
          <w:numId w:val="82"/>
        </w:numPr>
        <w:spacing w:after="120"/>
        <w:ind w:left="1094" w:hanging="547"/>
        <w:contextualSpacing w:val="0"/>
        <w:rPr>
          <w:ins w:id="732" w:author="Author"/>
          <w:rFonts w:cs="Arial"/>
          <w:szCs w:val="20"/>
        </w:rPr>
      </w:pPr>
      <w:ins w:id="733" w:author="Author">
        <w:r>
          <w:rPr>
            <w:rFonts w:cs="Arial"/>
            <w:szCs w:val="20"/>
          </w:rPr>
          <w:t xml:space="preserve">Evaluating those aspects, for which the understanding has been obtained, </w:t>
        </w:r>
        <w:del w:id="734" w:author="Author">
          <w:r w:rsidDel="00B801DE">
            <w:rPr>
              <w:rFonts w:cs="Arial"/>
              <w:szCs w:val="20"/>
            </w:rPr>
            <w:delText>of</w:delText>
          </w:r>
        </w:del>
        <w:r>
          <w:rPr>
            <w:rFonts w:cs="Arial"/>
            <w:szCs w:val="20"/>
          </w:rPr>
          <w:t>for each of the components of the entity’s system of internal control as required by paragraphs 28–36 and paragraph 42</w:t>
        </w:r>
      </w:ins>
      <w:del w:id="735" w:author="Author">
        <w:r w:rsidR="007F73B1" w:rsidRPr="001E1DF7" w:rsidDel="00B801DE">
          <w:rPr>
            <w:rFonts w:cs="Arial"/>
            <w:szCs w:val="20"/>
          </w:rPr>
          <w:delText>.</w:delText>
        </w:r>
      </w:del>
      <w:ins w:id="736" w:author="Author">
        <w:r w:rsidR="001E1DF7" w:rsidRPr="001E1DF7">
          <w:rPr>
            <w:rFonts w:cs="Arial"/>
            <w:szCs w:val="20"/>
          </w:rPr>
          <w:t xml:space="preserve"> </w:t>
        </w:r>
      </w:ins>
    </w:p>
    <w:p w:rsidR="00EE7DA6" w:rsidRDefault="003E1141" w:rsidP="00EE7DA6">
      <w:pPr>
        <w:spacing w:after="120"/>
        <w:ind w:left="547" w:hanging="547"/>
        <w:rPr>
          <w:ins w:id="737" w:author="Author"/>
          <w:rFonts w:cs="Arial"/>
          <w:szCs w:val="20"/>
        </w:rPr>
      </w:pPr>
      <w:r w:rsidRPr="00961271">
        <w:rPr>
          <w:rFonts w:cs="Arial"/>
          <w:szCs w:val="20"/>
        </w:rPr>
        <w:t xml:space="preserve">A94. </w:t>
      </w:r>
      <w:r w:rsidRPr="00961271">
        <w:rPr>
          <w:rFonts w:cs="Arial"/>
          <w:szCs w:val="20"/>
        </w:rPr>
        <w:tab/>
      </w:r>
      <w:ins w:id="738" w:author="Author">
        <w:r w:rsidR="00EE7DA6">
          <w:rPr>
            <w:rFonts w:cs="Arial"/>
            <w:szCs w:val="20"/>
          </w:rPr>
          <w:t xml:space="preserve">Included within </w:t>
        </w:r>
      </w:ins>
      <w:del w:id="739" w:author="Author">
        <w:r w:rsidRPr="00961271" w:rsidDel="00EE7DA6">
          <w:rPr>
            <w:rFonts w:cs="Arial"/>
            <w:szCs w:val="20"/>
          </w:rPr>
          <w:delText>T</w:delText>
        </w:r>
      </w:del>
      <w:ins w:id="740" w:author="Author">
        <w:r w:rsidR="00EE7DA6">
          <w:rPr>
            <w:rFonts w:cs="Arial"/>
            <w:szCs w:val="20"/>
          </w:rPr>
          <w:t>t</w:t>
        </w:r>
      </w:ins>
      <w:r w:rsidRPr="00961271">
        <w:rPr>
          <w:rFonts w:cs="Arial"/>
          <w:szCs w:val="20"/>
        </w:rPr>
        <w:t xml:space="preserve">he entity’s system of internal control </w:t>
      </w:r>
      <w:del w:id="741" w:author="Author">
        <w:r w:rsidRPr="00961271" w:rsidDel="00EE7DA6">
          <w:rPr>
            <w:rFonts w:cs="Arial"/>
            <w:szCs w:val="20"/>
          </w:rPr>
          <w:delText>relevant to financial reporting will include</w:delText>
        </w:r>
      </w:del>
      <w:ins w:id="742" w:author="Author">
        <w:r w:rsidR="00EE7DA6">
          <w:rPr>
            <w:rFonts w:cs="Arial"/>
            <w:szCs w:val="20"/>
          </w:rPr>
          <w:t>are</w:t>
        </w:r>
      </w:ins>
      <w:r w:rsidRPr="00961271">
        <w:rPr>
          <w:rFonts w:cs="Arial"/>
          <w:szCs w:val="20"/>
        </w:rPr>
        <w:t xml:space="preserve"> aspects </w:t>
      </w:r>
      <w:del w:id="743" w:author="Author">
        <w:r w:rsidRPr="00961271" w:rsidDel="00EE7DA6">
          <w:rPr>
            <w:rFonts w:cs="Arial"/>
            <w:szCs w:val="20"/>
          </w:rPr>
          <w:delText xml:space="preserve">of the system of internal control </w:delText>
        </w:r>
      </w:del>
      <w:r w:rsidRPr="00961271">
        <w:rPr>
          <w:rFonts w:cs="Arial"/>
          <w:szCs w:val="20"/>
        </w:rPr>
        <w:t xml:space="preserve">that relate to the entity’s reporting objectives, including its financial reporting objectives, but may also include aspects that relate to its operations or compliance objectives, when such aspects are relevant to financial reporting. </w:t>
      </w:r>
    </w:p>
    <w:tbl>
      <w:tblPr>
        <w:tblStyle w:val="TableGrid"/>
        <w:tblW w:w="0" w:type="auto"/>
        <w:tblInd w:w="547" w:type="dxa"/>
        <w:tblLook w:val="04A0" w:firstRow="1" w:lastRow="0" w:firstColumn="1" w:lastColumn="0" w:noHBand="0" w:noVBand="1"/>
      </w:tblPr>
      <w:tblGrid>
        <w:gridCol w:w="8793"/>
      </w:tblGrid>
      <w:tr w:rsidR="00EE7DA6" w:rsidTr="00EE7DA6">
        <w:trPr>
          <w:ins w:id="744" w:author="Author"/>
        </w:trPr>
        <w:tc>
          <w:tcPr>
            <w:tcW w:w="9340" w:type="dxa"/>
          </w:tcPr>
          <w:p w:rsidR="00A661D9" w:rsidRDefault="00A661D9" w:rsidP="00971C2C">
            <w:pPr>
              <w:rPr>
                <w:ins w:id="745" w:author="Author"/>
                <w:rFonts w:cs="Arial"/>
                <w:szCs w:val="20"/>
              </w:rPr>
            </w:pPr>
            <w:del w:id="746" w:author="Author">
              <w:r w:rsidRPr="00A661D9" w:rsidDel="00A661D9">
                <w:rPr>
                  <w:rFonts w:cs="Arial"/>
                  <w:szCs w:val="20"/>
                </w:rPr>
                <w:delText>For e</w:delText>
              </w:r>
            </w:del>
            <w:ins w:id="747" w:author="Author">
              <w:r>
                <w:rPr>
                  <w:rFonts w:cs="Arial"/>
                  <w:szCs w:val="20"/>
                </w:rPr>
                <w:t>E</w:t>
              </w:r>
            </w:ins>
            <w:r w:rsidRPr="00A661D9" w:rsidDel="00EE7DA6">
              <w:rPr>
                <w:rFonts w:cs="Arial"/>
                <w:szCs w:val="20"/>
              </w:rPr>
              <w:t>xample</w:t>
            </w:r>
            <w:ins w:id="748" w:author="Author">
              <w:r>
                <w:rPr>
                  <w:rFonts w:cs="Arial"/>
                  <w:szCs w:val="20"/>
                </w:rPr>
                <w:t>:</w:t>
              </w:r>
            </w:ins>
            <w:del w:id="749" w:author="Author">
              <w:r w:rsidRPr="00A661D9" w:rsidDel="00A661D9">
                <w:rPr>
                  <w:rFonts w:cs="Arial"/>
                  <w:szCs w:val="20"/>
                </w:rPr>
                <w:delText>,</w:delText>
              </w:r>
            </w:del>
          </w:p>
          <w:p w:rsidR="00EE7DA6" w:rsidRPr="00A661D9" w:rsidRDefault="00A661D9" w:rsidP="00971C2C">
            <w:pPr>
              <w:rPr>
                <w:ins w:id="750" w:author="Author"/>
                <w:rFonts w:cs="Arial"/>
                <w:szCs w:val="20"/>
              </w:rPr>
            </w:pPr>
            <w:del w:id="751" w:author="Author">
              <w:r w:rsidRPr="00A661D9" w:rsidDel="00A661D9">
                <w:rPr>
                  <w:rFonts w:cs="Arial"/>
                  <w:szCs w:val="20"/>
                </w:rPr>
                <w:delText xml:space="preserve"> c</w:delText>
              </w:r>
            </w:del>
            <w:ins w:id="752" w:author="Author">
              <w:r>
                <w:rPr>
                  <w:rFonts w:cs="Arial"/>
                  <w:szCs w:val="20"/>
                </w:rPr>
                <w:t>C</w:t>
              </w:r>
            </w:ins>
            <w:r w:rsidRPr="00A661D9" w:rsidDel="00EE7DA6">
              <w:rPr>
                <w:rFonts w:cs="Arial"/>
                <w:szCs w:val="20"/>
              </w:rPr>
              <w:t>ontrols over compliance with laws and regulations may be relevant to financial reporting when such controls are relevant to the entity’s preparation of contingency disclosures in the financial statements.</w:t>
            </w:r>
          </w:p>
        </w:tc>
      </w:tr>
    </w:tbl>
    <w:p w:rsidR="003E1141" w:rsidRPr="00961271" w:rsidRDefault="00EE7DA6" w:rsidP="00971C2C">
      <w:pPr>
        <w:ind w:left="547" w:hanging="547"/>
        <w:rPr>
          <w:rFonts w:cs="Arial"/>
          <w:szCs w:val="20"/>
        </w:rPr>
      </w:pPr>
      <w:ins w:id="753" w:author="Author">
        <w:r>
          <w:rPr>
            <w:rFonts w:cs="Arial"/>
            <w:szCs w:val="20"/>
          </w:rPr>
          <w:t xml:space="preserve">A94a. </w:t>
        </w:r>
      </w:ins>
      <w:r w:rsidR="00A661D9">
        <w:rPr>
          <w:rFonts w:cs="Arial"/>
          <w:szCs w:val="20"/>
        </w:rPr>
        <w:t>[</w:t>
      </w:r>
      <w:r w:rsidR="00A661D9" w:rsidRPr="004B45C6">
        <w:rPr>
          <w:rFonts w:cs="Arial"/>
          <w:i/>
          <w:szCs w:val="20"/>
          <w:highlight w:val="yellow"/>
        </w:rPr>
        <w:t xml:space="preserve">Moved to </w:t>
      </w:r>
      <w:r w:rsidR="004B45C6">
        <w:rPr>
          <w:rFonts w:cs="Arial"/>
          <w:i/>
          <w:szCs w:val="20"/>
          <w:highlight w:val="yellow"/>
        </w:rPr>
        <w:t xml:space="preserve">example </w:t>
      </w:r>
      <w:r w:rsidR="00A661D9" w:rsidRPr="004B45C6">
        <w:rPr>
          <w:rFonts w:cs="Arial"/>
          <w:i/>
          <w:szCs w:val="20"/>
          <w:highlight w:val="yellow"/>
        </w:rPr>
        <w:t>box</w:t>
      </w:r>
      <w:r w:rsidR="00A661D9">
        <w:rPr>
          <w:rFonts w:cs="Arial"/>
          <w:szCs w:val="20"/>
        </w:rPr>
        <w:t xml:space="preserve">] </w:t>
      </w:r>
      <w:r w:rsidR="003E1141" w:rsidRPr="00A661D9" w:rsidDel="00EE7DA6">
        <w:rPr>
          <w:rFonts w:cs="Arial"/>
          <w:strike/>
          <w:szCs w:val="20"/>
        </w:rPr>
        <w:t xml:space="preserve">For example, controls over compliance with laws and regulations may be relevant to financial reporting when such controls are relevant to the entity’s preparation of contingency disclosures in the financial statements. </w:t>
      </w:r>
      <w:del w:id="754" w:author="Author">
        <w:r w:rsidR="003E1141" w:rsidRPr="00961271" w:rsidDel="00EE7DA6">
          <w:rPr>
            <w:rFonts w:cs="Arial"/>
            <w:szCs w:val="20"/>
          </w:rPr>
          <w:delText>In particular, the aud</w:delText>
        </w:r>
        <w:r w:rsidR="003E1141" w:rsidDel="00EE7DA6">
          <w:rPr>
            <w:rFonts w:cs="Arial"/>
            <w:szCs w:val="20"/>
          </w:rPr>
          <w:delText>itor is required by paragraph 35</w:delText>
        </w:r>
        <w:r w:rsidR="003E1141" w:rsidRPr="00961271" w:rsidDel="00EE7DA6">
          <w:rPr>
            <w:rFonts w:cs="Arial"/>
            <w:szCs w:val="20"/>
          </w:rPr>
          <w:delText xml:space="preserve"> to u</w:delText>
        </w:r>
      </w:del>
      <w:ins w:id="755" w:author="Author">
        <w:r>
          <w:rPr>
            <w:rFonts w:cs="Arial"/>
            <w:szCs w:val="20"/>
          </w:rPr>
          <w:t>U</w:t>
        </w:r>
      </w:ins>
      <w:r w:rsidR="003E1141" w:rsidRPr="00961271" w:rsidDel="00EE7DA6">
        <w:rPr>
          <w:rFonts w:cs="Arial"/>
          <w:szCs w:val="20"/>
        </w:rPr>
        <w:t>nderstand</w:t>
      </w:r>
      <w:ins w:id="756" w:author="Author">
        <w:r>
          <w:rPr>
            <w:rFonts w:cs="Arial"/>
            <w:szCs w:val="20"/>
          </w:rPr>
          <w:t>ing</w:t>
        </w:r>
      </w:ins>
      <w:r w:rsidR="003E1141" w:rsidRPr="00961271" w:rsidDel="00EE7DA6">
        <w:rPr>
          <w:rFonts w:cs="Arial"/>
          <w:szCs w:val="20"/>
        </w:rPr>
        <w:t xml:space="preserve"> how the entity initiates transactions and captures information relevant to </w:t>
      </w:r>
      <w:r w:rsidR="003E1141" w:rsidRPr="00961271" w:rsidDel="00EE7DA6">
        <w:rPr>
          <w:rFonts w:cs="Arial"/>
          <w:szCs w:val="20"/>
        </w:rPr>
        <w:lastRenderedPageBreak/>
        <w:t>financial reporting as part of the auditor’s understanding of the information system</w:t>
      </w:r>
      <w:del w:id="757" w:author="Author">
        <w:r w:rsidR="003E1141" w:rsidRPr="00961271" w:rsidDel="00EE7DA6">
          <w:rPr>
            <w:rFonts w:cs="Arial"/>
            <w:szCs w:val="20"/>
          </w:rPr>
          <w:delText>. Such information</w:delText>
        </w:r>
      </w:del>
      <w:r w:rsidR="003E1141" w:rsidRPr="00961271" w:rsidDel="00EE7DA6">
        <w:rPr>
          <w:rFonts w:cs="Arial"/>
          <w:szCs w:val="20"/>
        </w:rPr>
        <w:t xml:space="preserve"> may include information from the entity’s systems and controls designed to address compliance and operations objectives. </w:t>
      </w:r>
      <w:r w:rsidR="003E1141" w:rsidRPr="00961271">
        <w:rPr>
          <w:rFonts w:cs="Arial"/>
          <w:szCs w:val="20"/>
        </w:rPr>
        <w:t>Further, some entities may have information systems that are highly integrated such that controls may be designed in a manner to simultaneously achieve financial reporting, compliance and operational objectives, and combinations thereof.</w:t>
      </w:r>
    </w:p>
    <w:p w:rsidR="000510EB" w:rsidRDefault="003E1141" w:rsidP="000510EB">
      <w:pPr>
        <w:ind w:left="547" w:hanging="547"/>
        <w:rPr>
          <w:rFonts w:cs="Arial"/>
          <w:szCs w:val="20"/>
        </w:rPr>
      </w:pPr>
      <w:r w:rsidRPr="00961271">
        <w:rPr>
          <w:rFonts w:cs="Arial"/>
          <w:szCs w:val="20"/>
        </w:rPr>
        <w:t xml:space="preserve">A95. </w:t>
      </w:r>
      <w:r w:rsidRPr="00961271">
        <w:rPr>
          <w:rFonts w:cs="Arial"/>
          <w:szCs w:val="20"/>
        </w:rPr>
        <w:tab/>
      </w:r>
      <w:r w:rsidR="00752A06">
        <w:rPr>
          <w:rFonts w:cs="Arial"/>
          <w:szCs w:val="20"/>
        </w:rPr>
        <w:t>[</w:t>
      </w:r>
      <w:r w:rsidR="00752A06" w:rsidRPr="004B45C6">
        <w:rPr>
          <w:rFonts w:cs="Arial"/>
          <w:i/>
          <w:szCs w:val="20"/>
          <w:highlight w:val="yellow"/>
        </w:rPr>
        <w:t>Moved to para. A93</w:t>
      </w:r>
      <w:r w:rsidR="000510EB" w:rsidRPr="004B45C6">
        <w:rPr>
          <w:rFonts w:cs="Arial"/>
          <w:i/>
          <w:szCs w:val="20"/>
          <w:highlight w:val="yellow"/>
        </w:rPr>
        <w:t>a</w:t>
      </w:r>
      <w:r w:rsidR="00752A06">
        <w:rPr>
          <w:rFonts w:cs="Arial"/>
          <w:szCs w:val="20"/>
        </w:rPr>
        <w:t xml:space="preserve">] </w:t>
      </w:r>
      <w:r w:rsidRPr="00961271">
        <w:rPr>
          <w:rFonts w:cs="Arial"/>
          <w:szCs w:val="20"/>
        </w:rPr>
        <w:t xml:space="preserve"> </w:t>
      </w:r>
      <w:r w:rsidR="000510EB">
        <w:rPr>
          <w:rFonts w:cs="Arial"/>
          <w:szCs w:val="20"/>
        </w:rPr>
        <w:t xml:space="preserve">For the purposes of this ISA, the system of internal control relevant to financial reporting means the system of internal control relevant to the preparation of the financial statements in accordance with the requirements of the applicable financial reporting framework. </w:t>
      </w:r>
    </w:p>
    <w:p w:rsidR="005F1ADD" w:rsidRDefault="005F1ADD" w:rsidP="00971C2C">
      <w:pPr>
        <w:keepNext/>
        <w:spacing w:before="240"/>
        <w:ind w:left="547" w:hanging="547"/>
        <w:rPr>
          <w:ins w:id="758" w:author="Author"/>
          <w:rFonts w:cs="Arial"/>
          <w:szCs w:val="20"/>
        </w:rPr>
      </w:pPr>
      <w:ins w:id="759" w:author="Author">
        <w:r>
          <w:rPr>
            <w:rFonts w:cs="Arial"/>
            <w:szCs w:val="20"/>
          </w:rPr>
          <w:t>Scalability</w:t>
        </w:r>
      </w:ins>
    </w:p>
    <w:p w:rsidR="005F1ADD" w:rsidRDefault="005F1ADD" w:rsidP="005F1ADD">
      <w:pPr>
        <w:ind w:left="547" w:hanging="547"/>
        <w:rPr>
          <w:ins w:id="760" w:author="Author"/>
          <w:rFonts w:cs="Arial"/>
          <w:szCs w:val="20"/>
        </w:rPr>
      </w:pPr>
      <w:ins w:id="761" w:author="Author">
        <w:r>
          <w:rPr>
            <w:rFonts w:cs="Arial"/>
            <w:szCs w:val="20"/>
          </w:rPr>
          <w:t xml:space="preserve">A95a. </w:t>
        </w:r>
      </w:ins>
      <w:r w:rsidR="001E1DF7">
        <w:rPr>
          <w:rFonts w:cs="Arial"/>
          <w:szCs w:val="20"/>
        </w:rPr>
        <w:t>[</w:t>
      </w:r>
      <w:r w:rsidR="004A2167" w:rsidRPr="004B45C6">
        <w:rPr>
          <w:rFonts w:cs="Arial"/>
          <w:i/>
          <w:szCs w:val="20"/>
          <w:highlight w:val="yellow"/>
        </w:rPr>
        <w:t>Previously</w:t>
      </w:r>
      <w:r w:rsidR="001E1DF7" w:rsidRPr="004B45C6">
        <w:rPr>
          <w:rFonts w:cs="Arial"/>
          <w:i/>
          <w:szCs w:val="20"/>
          <w:highlight w:val="yellow"/>
        </w:rPr>
        <w:t xml:space="preserve"> part of </w:t>
      </w:r>
      <w:r w:rsidR="00752A06" w:rsidRPr="004B45C6">
        <w:rPr>
          <w:rFonts w:cs="Arial"/>
          <w:i/>
          <w:szCs w:val="20"/>
          <w:highlight w:val="yellow"/>
        </w:rPr>
        <w:t>p</w:t>
      </w:r>
      <w:r w:rsidR="001E1DF7" w:rsidRPr="004B45C6">
        <w:rPr>
          <w:rFonts w:cs="Arial"/>
          <w:i/>
          <w:szCs w:val="20"/>
          <w:highlight w:val="yellow"/>
        </w:rPr>
        <w:t>ara. A93</w:t>
      </w:r>
      <w:r w:rsidR="001E1DF7">
        <w:rPr>
          <w:rFonts w:cs="Arial"/>
          <w:szCs w:val="20"/>
        </w:rPr>
        <w:t xml:space="preserve">] </w:t>
      </w:r>
      <w:r w:rsidRPr="00961271">
        <w:rPr>
          <w:rFonts w:cs="Arial"/>
          <w:szCs w:val="20"/>
        </w:rPr>
        <w:t>The way in which the system of internal control is designed, implemented and maintained varies with an entity’s size and complexity. For example, smaller and less complex entities may use less structured and simpler controls (i.e., policies and procedures) to achieve their objectives.</w:t>
      </w:r>
    </w:p>
    <w:p w:rsidR="003E1141" w:rsidRPr="00961271" w:rsidRDefault="003E1141" w:rsidP="00971C2C">
      <w:pPr>
        <w:keepNext/>
        <w:spacing w:before="240"/>
        <w:ind w:left="547" w:hanging="547"/>
        <w:rPr>
          <w:rFonts w:cs="Arial"/>
          <w:szCs w:val="20"/>
        </w:rPr>
      </w:pPr>
      <w:r w:rsidRPr="00961271">
        <w:rPr>
          <w:rFonts w:cs="Arial"/>
          <w:szCs w:val="20"/>
        </w:rPr>
        <w:t>Considerations Specific to Public Sector Entities</w:t>
      </w:r>
    </w:p>
    <w:p w:rsidR="003E1141" w:rsidRPr="00961271" w:rsidRDefault="003E1141" w:rsidP="00971C2C">
      <w:pPr>
        <w:ind w:left="547" w:hanging="547"/>
        <w:rPr>
          <w:rFonts w:cs="Arial"/>
          <w:szCs w:val="20"/>
        </w:rPr>
      </w:pPr>
      <w:r w:rsidRPr="00961271">
        <w:rPr>
          <w:rFonts w:cs="Arial"/>
          <w:szCs w:val="20"/>
        </w:rPr>
        <w:t xml:space="preserve">A96.  </w:t>
      </w:r>
      <w:r w:rsidRPr="00961271">
        <w:rPr>
          <w:rFonts w:cs="Arial"/>
          <w:szCs w:val="20"/>
        </w:rPr>
        <w:tab/>
      </w:r>
      <w:r w:rsidRPr="001043DC">
        <w:rPr>
          <w:rFonts w:cs="Arial"/>
          <w:szCs w:val="20"/>
          <w:highlight w:val="lightGray"/>
        </w:rPr>
        <w:t>Auditors of public sector entities often have additional responsibilities with respect to internal control, for example, to report on compliance with an established code of practice or reporting on spending against budget. Auditors of public sector entities may also have responsibilities to report on compliance with law, regulation or other authority. As a result, their considerations about the system of internal control may be broader and more detailed.</w:t>
      </w:r>
    </w:p>
    <w:p w:rsidR="00F36E99" w:rsidRDefault="003E1141" w:rsidP="00F36E99">
      <w:pPr>
        <w:keepNext/>
        <w:spacing w:before="240" w:after="120"/>
        <w:ind w:left="547" w:hanging="547"/>
        <w:rPr>
          <w:rFonts w:cs="Arial"/>
          <w:szCs w:val="20"/>
        </w:rPr>
      </w:pPr>
      <w:r w:rsidRPr="008F3AF2">
        <w:rPr>
          <w:rFonts w:cs="Arial"/>
          <w:szCs w:val="20"/>
        </w:rPr>
        <w:t>Information Technology in the Components of the System of Internal Control</w:t>
      </w:r>
    </w:p>
    <w:tbl>
      <w:tblPr>
        <w:tblStyle w:val="TableGrid"/>
        <w:tblW w:w="0" w:type="auto"/>
        <w:tblInd w:w="547" w:type="dxa"/>
        <w:tblLook w:val="04A0" w:firstRow="1" w:lastRow="0" w:firstColumn="1" w:lastColumn="0" w:noHBand="0" w:noVBand="1"/>
      </w:tblPr>
      <w:tblGrid>
        <w:gridCol w:w="8793"/>
      </w:tblGrid>
      <w:tr w:rsidR="00F36E99" w:rsidTr="00F36E99">
        <w:trPr>
          <w:ins w:id="762" w:author="Author"/>
        </w:trPr>
        <w:tc>
          <w:tcPr>
            <w:tcW w:w="9340" w:type="dxa"/>
          </w:tcPr>
          <w:p w:rsidR="00F36E99" w:rsidRDefault="00F36E99" w:rsidP="00F36E99">
            <w:pPr>
              <w:keepNext/>
              <w:rPr>
                <w:ins w:id="763" w:author="Author"/>
                <w:rFonts w:cs="Arial"/>
                <w:szCs w:val="20"/>
              </w:rPr>
            </w:pPr>
            <w:ins w:id="764" w:author="Author">
              <w:r w:rsidRPr="00F36E99">
                <w:rPr>
                  <w:rFonts w:cs="Arial"/>
                  <w:b/>
                  <w:szCs w:val="20"/>
                </w:rPr>
                <w:t>Appendix 5</w:t>
              </w:r>
              <w:r>
                <w:rPr>
                  <w:rFonts w:cs="Arial"/>
                  <w:szCs w:val="20"/>
                </w:rPr>
                <w:t xml:space="preserve"> provides </w:t>
              </w:r>
              <w:proofErr w:type="spellStart"/>
              <w:r>
                <w:rPr>
                  <w:rFonts w:cs="Arial"/>
                  <w:szCs w:val="20"/>
                </w:rPr>
                <w:t>furher</w:t>
              </w:r>
              <w:proofErr w:type="spellEnd"/>
              <w:r>
                <w:rPr>
                  <w:rFonts w:cs="Arial"/>
                  <w:szCs w:val="20"/>
                </w:rPr>
                <w:t xml:space="preserve"> guidance on understanding the entity’s use of IT in the components of the system of internal control. </w:t>
              </w:r>
            </w:ins>
          </w:p>
        </w:tc>
      </w:tr>
    </w:tbl>
    <w:p w:rsidR="00720010" w:rsidRPr="00720010" w:rsidRDefault="003E1141" w:rsidP="00F36E99">
      <w:pPr>
        <w:keepNext/>
        <w:ind w:left="547" w:hanging="547"/>
        <w:rPr>
          <w:rFonts w:cs="Arial"/>
          <w:szCs w:val="20"/>
        </w:rPr>
      </w:pPr>
      <w:r w:rsidRPr="00961271">
        <w:rPr>
          <w:rFonts w:cs="Arial"/>
          <w:szCs w:val="20"/>
        </w:rPr>
        <w:t xml:space="preserve">A97. </w:t>
      </w:r>
      <w:r w:rsidRPr="00961271">
        <w:rPr>
          <w:rFonts w:cs="Arial"/>
          <w:szCs w:val="20"/>
        </w:rPr>
        <w:tab/>
      </w:r>
      <w:r w:rsidR="00720010" w:rsidRPr="00720010">
        <w:rPr>
          <w:rFonts w:cs="Arial"/>
          <w:szCs w:val="20"/>
        </w:rPr>
        <w:t>[</w:t>
      </w:r>
      <w:r w:rsidR="00720010" w:rsidRPr="00720010">
        <w:rPr>
          <w:rFonts w:cs="Arial"/>
          <w:i/>
          <w:szCs w:val="20"/>
          <w:highlight w:val="yellow"/>
        </w:rPr>
        <w:t xml:space="preserve">Moved to </w:t>
      </w:r>
      <w:r w:rsidR="00F36E99" w:rsidRPr="00F36E99">
        <w:rPr>
          <w:rFonts w:cs="Arial"/>
          <w:b/>
          <w:i/>
          <w:szCs w:val="20"/>
          <w:highlight w:val="yellow"/>
        </w:rPr>
        <w:t>A</w:t>
      </w:r>
      <w:r w:rsidR="00720010" w:rsidRPr="00F36E99">
        <w:rPr>
          <w:rFonts w:cs="Arial"/>
          <w:b/>
          <w:i/>
          <w:szCs w:val="20"/>
          <w:highlight w:val="yellow"/>
        </w:rPr>
        <w:t>ppendix</w:t>
      </w:r>
      <w:r w:rsidR="00F36E99" w:rsidRPr="00F36E99">
        <w:rPr>
          <w:rFonts w:cs="Arial"/>
          <w:b/>
          <w:i/>
          <w:szCs w:val="20"/>
          <w:highlight w:val="yellow"/>
        </w:rPr>
        <w:t xml:space="preserve"> 5</w:t>
      </w:r>
      <w:r w:rsidR="00720010" w:rsidRPr="00720010">
        <w:rPr>
          <w:rFonts w:cs="Arial"/>
          <w:szCs w:val="20"/>
        </w:rPr>
        <w:t>]</w:t>
      </w:r>
      <w:r w:rsidR="00720010">
        <w:rPr>
          <w:rFonts w:cs="Arial"/>
          <w:szCs w:val="20"/>
        </w:rPr>
        <w:t xml:space="preserve"> </w:t>
      </w:r>
      <w:r w:rsidR="00720010" w:rsidRPr="00720010">
        <w:rPr>
          <w:rFonts w:cs="Arial"/>
          <w:strike/>
          <w:szCs w:val="20"/>
        </w:rPr>
        <w:t>An entity’s system of internal control contains manual elements and automated elements. An entity’s mix of manual and automated elements in the entity’s system of internal control varies with the nature and complexity of the entity’s use of IT.</w:t>
      </w:r>
      <w:r w:rsidR="00720010">
        <w:rPr>
          <w:rFonts w:cs="Arial"/>
          <w:strike/>
          <w:szCs w:val="20"/>
        </w:rPr>
        <w:t xml:space="preserve"> </w:t>
      </w:r>
      <w:r w:rsidR="00720010">
        <w:rPr>
          <w:rFonts w:cs="Arial"/>
          <w:szCs w:val="20"/>
        </w:rPr>
        <w:t xml:space="preserve"> </w:t>
      </w:r>
      <w:r w:rsidRPr="00961271">
        <w:rPr>
          <w:rFonts w:cs="Arial"/>
          <w:szCs w:val="20"/>
        </w:rPr>
        <w:t>The overall objective and scope of an audit does not differ whether an entity operates in a mainly manual environment, a completely automated environment, or an environment involving some combination of manual and automated elements</w:t>
      </w:r>
      <w:ins w:id="765" w:author="Author">
        <w:r w:rsidR="00D80FEA">
          <w:rPr>
            <w:rFonts w:cs="Arial"/>
            <w:szCs w:val="20"/>
          </w:rPr>
          <w:t xml:space="preserve"> (i.e., manual and automated controls and other resources used in the entity’s system of internal control)</w:t>
        </w:r>
      </w:ins>
      <w:r w:rsidRPr="00961271">
        <w:rPr>
          <w:rFonts w:cs="Arial"/>
          <w:szCs w:val="20"/>
        </w:rPr>
        <w:t xml:space="preserve">. </w:t>
      </w:r>
      <w:r w:rsidR="00720010">
        <w:rPr>
          <w:rFonts w:cs="Arial"/>
          <w:szCs w:val="20"/>
        </w:rPr>
        <w:t>[</w:t>
      </w:r>
      <w:r w:rsidR="00720010" w:rsidRPr="00720010">
        <w:rPr>
          <w:rFonts w:cs="Arial"/>
          <w:szCs w:val="20"/>
          <w:highlight w:val="yellow"/>
        </w:rPr>
        <w:t xml:space="preserve">Moved to </w:t>
      </w:r>
      <w:r w:rsidR="00F36E99" w:rsidRPr="00F36E99">
        <w:rPr>
          <w:rFonts w:cs="Arial"/>
          <w:b/>
          <w:szCs w:val="20"/>
          <w:highlight w:val="yellow"/>
        </w:rPr>
        <w:t>A</w:t>
      </w:r>
      <w:r w:rsidR="00720010" w:rsidRPr="00F36E99">
        <w:rPr>
          <w:rFonts w:cs="Arial"/>
          <w:b/>
          <w:szCs w:val="20"/>
          <w:highlight w:val="yellow"/>
        </w:rPr>
        <w:t>ppendix</w:t>
      </w:r>
      <w:r w:rsidR="00F36E99" w:rsidRPr="00F36E99">
        <w:rPr>
          <w:rFonts w:cs="Arial"/>
          <w:b/>
          <w:szCs w:val="20"/>
          <w:highlight w:val="yellow"/>
        </w:rPr>
        <w:t xml:space="preserve"> 5</w:t>
      </w:r>
      <w:r w:rsidR="00720010">
        <w:rPr>
          <w:rFonts w:cs="Arial"/>
          <w:szCs w:val="20"/>
        </w:rPr>
        <w:t xml:space="preserve">] </w:t>
      </w:r>
      <w:r w:rsidR="00720010" w:rsidRPr="00720010">
        <w:rPr>
          <w:rFonts w:cs="Arial"/>
          <w:strike/>
          <w:szCs w:val="20"/>
        </w:rPr>
        <w:t xml:space="preserve">An entity’s use of IT affects the manner in which the information relevant to financial reporting is processed, stored and communicated, and therefore affects the manner in which the system of internal control relevant to financial reporting is designed and implemented. Each component of the system of internal control may involve some extent of automation. The auditor’s understanding of the system of internal control relevant to financial reporting involves understanding the entity’s use of IT for each component. </w:t>
      </w:r>
    </w:p>
    <w:p w:rsidR="00720010" w:rsidRPr="00720010" w:rsidRDefault="003E1141" w:rsidP="00720010">
      <w:pPr>
        <w:ind w:left="547" w:hanging="547"/>
        <w:rPr>
          <w:rFonts w:cs="Arial"/>
          <w:strike/>
          <w:szCs w:val="20"/>
          <w:highlight w:val="green"/>
        </w:rPr>
      </w:pPr>
      <w:r w:rsidRPr="00961271">
        <w:rPr>
          <w:rFonts w:cs="Arial"/>
          <w:szCs w:val="20"/>
        </w:rPr>
        <w:t xml:space="preserve">A98. </w:t>
      </w:r>
      <w:r w:rsidRPr="00961271">
        <w:rPr>
          <w:rFonts w:cs="Arial"/>
          <w:szCs w:val="20"/>
        </w:rPr>
        <w:tab/>
      </w:r>
      <w:r w:rsidR="00072AEC">
        <w:rPr>
          <w:rFonts w:cs="Arial"/>
          <w:szCs w:val="20"/>
        </w:rPr>
        <w:t>[</w:t>
      </w:r>
      <w:r w:rsidR="00072AEC" w:rsidRPr="00A43767">
        <w:rPr>
          <w:rFonts w:cs="Arial"/>
          <w:i/>
          <w:szCs w:val="20"/>
          <w:highlight w:val="yellow"/>
        </w:rPr>
        <w:t xml:space="preserve">Moved to </w:t>
      </w:r>
      <w:r w:rsidR="00F36E99" w:rsidRPr="00F36E99">
        <w:rPr>
          <w:rFonts w:cs="Arial"/>
          <w:b/>
          <w:i/>
          <w:szCs w:val="20"/>
          <w:highlight w:val="yellow"/>
        </w:rPr>
        <w:t>A</w:t>
      </w:r>
      <w:r w:rsidR="00072AEC" w:rsidRPr="00F36E99">
        <w:rPr>
          <w:rFonts w:cs="Arial"/>
          <w:b/>
          <w:i/>
          <w:szCs w:val="20"/>
          <w:highlight w:val="yellow"/>
        </w:rPr>
        <w:t>ppendix</w:t>
      </w:r>
      <w:r w:rsidR="00F36E99" w:rsidRPr="00F36E99">
        <w:rPr>
          <w:rFonts w:cs="Arial"/>
          <w:b/>
          <w:i/>
          <w:szCs w:val="20"/>
          <w:highlight w:val="yellow"/>
        </w:rPr>
        <w:t xml:space="preserve"> 5</w:t>
      </w:r>
      <w:r w:rsidR="00072AEC">
        <w:rPr>
          <w:rFonts w:cs="Arial"/>
          <w:szCs w:val="20"/>
        </w:rPr>
        <w:t>]</w:t>
      </w:r>
      <w:r w:rsidR="00720010">
        <w:rPr>
          <w:rFonts w:cs="Arial"/>
          <w:szCs w:val="20"/>
        </w:rPr>
        <w:t xml:space="preserve"> </w:t>
      </w:r>
      <w:r w:rsidR="00720010" w:rsidRPr="00720010">
        <w:rPr>
          <w:rFonts w:cs="Arial"/>
          <w:strike/>
          <w:szCs w:val="20"/>
        </w:rPr>
        <w:t xml:space="preserve">The characteristics of manual or automated elements are relevant to the auditor’s identification and assessment of the risks of material misstatement, and further audit procedures based thereon.  Automated controls may be more reliable than manual controls because they cannot be as easily bypassed, ignored, or overridden, and they are also less prone to simple </w:t>
      </w:r>
      <w:r w:rsidR="00720010" w:rsidRPr="00720010">
        <w:rPr>
          <w:rFonts w:cs="Arial"/>
          <w:strike/>
          <w:szCs w:val="20"/>
        </w:rPr>
        <w:lastRenderedPageBreak/>
        <w:t>errors and mistakes. Automated controls may be more effective than manual controls in the following circumstances:</w:t>
      </w:r>
    </w:p>
    <w:p w:rsidR="00720010" w:rsidRPr="00720010" w:rsidRDefault="00720010" w:rsidP="007B1D35">
      <w:pPr>
        <w:pStyle w:val="ListParagraph"/>
        <w:numPr>
          <w:ilvl w:val="0"/>
          <w:numId w:val="90"/>
        </w:numPr>
        <w:ind w:left="1094" w:hanging="547"/>
        <w:contextualSpacing w:val="0"/>
        <w:rPr>
          <w:rFonts w:cs="Arial"/>
          <w:strike/>
          <w:szCs w:val="20"/>
        </w:rPr>
      </w:pPr>
      <w:r w:rsidRPr="00720010">
        <w:rPr>
          <w:rFonts w:cs="Arial"/>
          <w:strike/>
          <w:szCs w:val="20"/>
        </w:rPr>
        <w:t>High volume of recurring transactions, or in situations where errors that can be anticipated or predicted can be prevented, or detected and corrected, by control parameters that are automated.</w:t>
      </w:r>
    </w:p>
    <w:p w:rsidR="00720010" w:rsidRPr="00720010" w:rsidRDefault="00720010" w:rsidP="007B1D35">
      <w:pPr>
        <w:pStyle w:val="ListParagraph"/>
        <w:numPr>
          <w:ilvl w:val="0"/>
          <w:numId w:val="90"/>
        </w:numPr>
        <w:ind w:left="1094" w:hanging="547"/>
        <w:contextualSpacing w:val="0"/>
        <w:rPr>
          <w:rFonts w:cs="Arial"/>
          <w:strike/>
          <w:szCs w:val="20"/>
        </w:rPr>
      </w:pPr>
      <w:r w:rsidRPr="00720010">
        <w:rPr>
          <w:rFonts w:cs="Arial"/>
          <w:strike/>
          <w:szCs w:val="20"/>
        </w:rPr>
        <w:t>Controls where the specific ways to perform the control can be adequately designed and automated.</w:t>
      </w:r>
    </w:p>
    <w:p w:rsidR="003E1141" w:rsidRPr="00961271" w:rsidRDefault="00FE756C" w:rsidP="00971C2C">
      <w:pPr>
        <w:keepNext/>
        <w:spacing w:before="240"/>
        <w:jc w:val="left"/>
        <w:rPr>
          <w:rFonts w:cs="Arial"/>
          <w:i/>
          <w:szCs w:val="20"/>
        </w:rPr>
      </w:pPr>
      <w:ins w:id="766" w:author="Author">
        <w:r>
          <w:rPr>
            <w:rFonts w:cs="Arial"/>
            <w:i/>
            <w:szCs w:val="20"/>
          </w:rPr>
          <w:t xml:space="preserve">Understanding the Nature of the </w:t>
        </w:r>
      </w:ins>
      <w:r w:rsidR="003E1141" w:rsidRPr="00961271">
        <w:rPr>
          <w:rFonts w:cs="Arial"/>
          <w:i/>
          <w:szCs w:val="20"/>
        </w:rPr>
        <w:t>Components of the Entity’s System of Internal Control</w:t>
      </w:r>
    </w:p>
    <w:p w:rsidR="003E1141" w:rsidRPr="00961271" w:rsidRDefault="003E1141" w:rsidP="00971C2C">
      <w:pPr>
        <w:ind w:left="547" w:hanging="547"/>
        <w:rPr>
          <w:rFonts w:cs="Arial"/>
          <w:szCs w:val="20"/>
        </w:rPr>
      </w:pPr>
      <w:r w:rsidRPr="00961271">
        <w:rPr>
          <w:rFonts w:cs="Arial"/>
          <w:szCs w:val="20"/>
        </w:rPr>
        <w:t>A99.</w:t>
      </w:r>
      <w:r w:rsidRPr="00961271">
        <w:rPr>
          <w:rFonts w:cs="Arial"/>
          <w:szCs w:val="20"/>
        </w:rPr>
        <w:tab/>
        <w:t xml:space="preserve">The components of the entity’s system of internal control for the purpose of this ISA </w:t>
      </w:r>
      <w:del w:id="767" w:author="Author">
        <w:r w:rsidRPr="00961271" w:rsidDel="00A43767">
          <w:rPr>
            <w:rFonts w:cs="Arial"/>
            <w:szCs w:val="20"/>
          </w:rPr>
          <w:delText xml:space="preserve">do </w:delText>
        </w:r>
      </w:del>
      <w:ins w:id="768" w:author="Author">
        <w:r w:rsidR="00A43767">
          <w:rPr>
            <w:rFonts w:cs="Arial"/>
            <w:szCs w:val="20"/>
          </w:rPr>
          <w:t>may</w:t>
        </w:r>
        <w:r w:rsidR="00A43767" w:rsidRPr="00961271">
          <w:rPr>
            <w:rFonts w:cs="Arial"/>
            <w:szCs w:val="20"/>
          </w:rPr>
          <w:t xml:space="preserve"> </w:t>
        </w:r>
      </w:ins>
      <w:r w:rsidRPr="00961271">
        <w:rPr>
          <w:rFonts w:cs="Arial"/>
          <w:szCs w:val="20"/>
        </w:rPr>
        <w:t>not necessarily reflect how an entity designs, implements and maintains its system of internal control, or how it may classify any particular component. Entities may use different terminology or frameworks to describe the various aspects of the system of internal control. For the purpose of an audit, auditors may also use different terminology or frameworks provided all the components described in this ISA are addressed.</w:t>
      </w:r>
    </w:p>
    <w:p w:rsidR="00141521" w:rsidRDefault="003E1141" w:rsidP="00067AA5">
      <w:pPr>
        <w:spacing w:after="120"/>
        <w:ind w:left="547" w:hanging="547"/>
        <w:rPr>
          <w:rFonts w:cs="Arial"/>
          <w:szCs w:val="20"/>
        </w:rPr>
      </w:pPr>
      <w:r w:rsidRPr="00961271">
        <w:rPr>
          <w:rFonts w:cs="Arial"/>
          <w:szCs w:val="20"/>
        </w:rPr>
        <w:t>A100.</w:t>
      </w:r>
      <w:r w:rsidRPr="00961271">
        <w:rPr>
          <w:rFonts w:cs="Arial"/>
          <w:szCs w:val="20"/>
        </w:rPr>
        <w:tab/>
      </w:r>
      <w:r w:rsidR="00067AA5">
        <w:rPr>
          <w:rFonts w:cs="Arial"/>
          <w:szCs w:val="20"/>
        </w:rPr>
        <w:t>[</w:t>
      </w:r>
      <w:r w:rsidR="00067AA5" w:rsidRPr="00067AA5">
        <w:rPr>
          <w:rFonts w:cs="Arial"/>
          <w:i/>
          <w:szCs w:val="20"/>
        </w:rPr>
        <w:t>Deleted</w:t>
      </w:r>
      <w:r w:rsidR="00067AA5">
        <w:rPr>
          <w:rFonts w:cs="Arial"/>
          <w:szCs w:val="20"/>
        </w:rPr>
        <w:t xml:space="preserve">] </w:t>
      </w:r>
      <w:del w:id="769" w:author="Author">
        <w:r w:rsidR="00141521" w:rsidDel="00067AA5">
          <w:rPr>
            <w:rFonts w:cs="Arial"/>
            <w:szCs w:val="20"/>
          </w:rPr>
          <w:delText xml:space="preserve">The entity’s system of internal control relevant to financial reporting addresses the prevention, detection and correction of misstatements in the entity’s financial statements; however, </w:delText>
        </w:r>
      </w:del>
      <w:r w:rsidR="00067AA5">
        <w:rPr>
          <w:rFonts w:cs="Arial"/>
          <w:szCs w:val="20"/>
        </w:rPr>
        <w:t>[</w:t>
      </w:r>
      <w:r w:rsidR="00067AA5" w:rsidRPr="004B45C6">
        <w:rPr>
          <w:rFonts w:cs="Arial"/>
          <w:i/>
          <w:szCs w:val="20"/>
          <w:highlight w:val="yellow"/>
        </w:rPr>
        <w:t>Moved to para. A104a</w:t>
      </w:r>
      <w:r w:rsidR="00067AA5">
        <w:rPr>
          <w:rFonts w:cs="Arial"/>
          <w:szCs w:val="20"/>
        </w:rPr>
        <w:t xml:space="preserve">] </w:t>
      </w:r>
      <w:r w:rsidR="00141521" w:rsidRPr="00067AA5">
        <w:rPr>
          <w:rFonts w:cs="Arial"/>
          <w:strike/>
          <w:szCs w:val="20"/>
        </w:rPr>
        <w:t xml:space="preserve">the manner in which the individual components operate in this respect differs. The control environment provides the overall foundation for the operation of the other components of the system of internal control. Similarly, the entity’s risk assessment process and its process for monitoring the system of internal control are designed to operate in a manner that also supports the entire system of internal control. </w:t>
      </w:r>
      <w:proofErr w:type="gramStart"/>
      <w:r w:rsidR="00141521" w:rsidRPr="00067AA5">
        <w:rPr>
          <w:rFonts w:cs="Arial"/>
          <w:strike/>
          <w:szCs w:val="20"/>
        </w:rPr>
        <w:t>Therefore</w:t>
      </w:r>
      <w:proofErr w:type="gramEnd"/>
      <w:r w:rsidR="00141521" w:rsidRPr="00067AA5">
        <w:rPr>
          <w:rFonts w:cs="Arial"/>
          <w:strike/>
          <w:szCs w:val="20"/>
        </w:rPr>
        <w:t xml:space="preserve"> these components support the controls within the other components of the entity’s system of internal control. </w:t>
      </w:r>
      <w:r w:rsidR="000058EA" w:rsidRPr="000058EA">
        <w:rPr>
          <w:rFonts w:cs="Arial"/>
          <w:szCs w:val="20"/>
        </w:rPr>
        <w:t>[</w:t>
      </w:r>
      <w:r w:rsidR="000058EA" w:rsidRPr="004B45C6">
        <w:rPr>
          <w:rFonts w:cs="Arial"/>
          <w:i/>
          <w:szCs w:val="20"/>
          <w:highlight w:val="yellow"/>
        </w:rPr>
        <w:t>Incorporated in para. A104d</w:t>
      </w:r>
      <w:r w:rsidR="000058EA">
        <w:rPr>
          <w:rFonts w:cs="Arial"/>
          <w:szCs w:val="20"/>
        </w:rPr>
        <w:t xml:space="preserve">] </w:t>
      </w:r>
      <w:r w:rsidR="00141521" w:rsidRPr="00067AA5">
        <w:rPr>
          <w:rFonts w:cs="Arial"/>
          <w:strike/>
          <w:szCs w:val="20"/>
        </w:rPr>
        <w:t xml:space="preserve">Due to the manner in which the controls within these components are designed to operate, they are typically not precise enough to prevent, or detect and correct, misstatements at the assertion level and instead </w:t>
      </w:r>
      <w:r w:rsidR="00141521" w:rsidRPr="00067AA5">
        <w:rPr>
          <w:rFonts w:cs="Arial"/>
          <w:strike/>
          <w:color w:val="333333"/>
          <w:szCs w:val="20"/>
          <w:lang w:val="en"/>
        </w:rPr>
        <w:t>may have an indirect effect on the likelihood that a misstatement will be detected or prevented on a timely basis. These controls may be</w:t>
      </w:r>
      <w:r w:rsidR="00141521" w:rsidRPr="00067AA5">
        <w:rPr>
          <w:rFonts w:cs="Arial"/>
          <w:strike/>
          <w:szCs w:val="20"/>
        </w:rPr>
        <w:t xml:space="preserve"> referred to as “indirect controls.”</w:t>
      </w:r>
      <w:r w:rsidR="00141521">
        <w:rPr>
          <w:rFonts w:cs="Arial"/>
          <w:szCs w:val="20"/>
        </w:rPr>
        <w:t xml:space="preserve">  </w:t>
      </w:r>
    </w:p>
    <w:p w:rsidR="001D6A86" w:rsidRDefault="003E1141" w:rsidP="00971C2C">
      <w:pPr>
        <w:keepNext/>
        <w:ind w:left="547" w:hanging="547"/>
        <w:rPr>
          <w:ins w:id="770" w:author="Author"/>
          <w:rFonts w:cs="Arial"/>
          <w:strike/>
          <w:szCs w:val="20"/>
        </w:rPr>
      </w:pPr>
      <w:r w:rsidRPr="00961271">
        <w:rPr>
          <w:rFonts w:cs="Arial"/>
          <w:szCs w:val="20"/>
        </w:rPr>
        <w:t>A101.</w:t>
      </w:r>
      <w:r w:rsidRPr="00961271">
        <w:rPr>
          <w:rFonts w:cs="Arial"/>
          <w:szCs w:val="20"/>
        </w:rPr>
        <w:tab/>
      </w:r>
      <w:r w:rsidR="00337756">
        <w:rPr>
          <w:rFonts w:cs="Arial"/>
          <w:szCs w:val="20"/>
        </w:rPr>
        <w:t>[</w:t>
      </w:r>
      <w:r w:rsidR="00337756" w:rsidRPr="004B45C6">
        <w:rPr>
          <w:rFonts w:cs="Arial"/>
          <w:i/>
          <w:szCs w:val="20"/>
          <w:highlight w:val="yellow"/>
        </w:rPr>
        <w:t xml:space="preserve">Moved to </w:t>
      </w:r>
      <w:r w:rsidR="001D6A86" w:rsidRPr="004B45C6">
        <w:rPr>
          <w:rFonts w:cs="Arial"/>
          <w:i/>
          <w:szCs w:val="20"/>
          <w:highlight w:val="yellow"/>
        </w:rPr>
        <w:t xml:space="preserve">and reworded in </w:t>
      </w:r>
      <w:r w:rsidR="00720010" w:rsidRPr="004B45C6">
        <w:rPr>
          <w:rFonts w:cs="Arial"/>
          <w:i/>
          <w:szCs w:val="20"/>
          <w:highlight w:val="yellow"/>
        </w:rPr>
        <w:t xml:space="preserve">para. </w:t>
      </w:r>
      <w:r w:rsidR="00337756" w:rsidRPr="004B45C6">
        <w:rPr>
          <w:rFonts w:cs="Arial"/>
          <w:i/>
          <w:szCs w:val="20"/>
          <w:highlight w:val="yellow"/>
        </w:rPr>
        <w:t>A135b</w:t>
      </w:r>
      <w:r w:rsidR="00337756">
        <w:rPr>
          <w:rFonts w:cs="Arial"/>
          <w:szCs w:val="20"/>
        </w:rPr>
        <w:t xml:space="preserve">] </w:t>
      </w:r>
      <w:r w:rsidRPr="000058EA">
        <w:rPr>
          <w:rFonts w:cs="Arial"/>
          <w:strike/>
          <w:szCs w:val="20"/>
        </w:rPr>
        <w:t xml:space="preserve">In contrast, the information system and communication component, as well as the control activities component, typically include controls that are designed to prevent, or to detect and correct, misstatements at the assertion level for the classes of transactions, account balances and disclosures in the entity’s financial statements. Such controls may be referred to as “direct controls.” </w:t>
      </w:r>
    </w:p>
    <w:p w:rsidR="003E1141" w:rsidRPr="00961271" w:rsidRDefault="003E1141" w:rsidP="00971C2C">
      <w:pPr>
        <w:keepNext/>
        <w:ind w:left="547" w:hanging="547"/>
        <w:rPr>
          <w:rFonts w:cs="Arial"/>
          <w:szCs w:val="20"/>
        </w:rPr>
      </w:pPr>
      <w:r w:rsidRPr="00961271">
        <w:rPr>
          <w:rFonts w:cs="Arial"/>
          <w:szCs w:val="20"/>
        </w:rPr>
        <w:t>A102.</w:t>
      </w:r>
      <w:r w:rsidRPr="00961271">
        <w:rPr>
          <w:rFonts w:cs="Arial"/>
          <w:szCs w:val="20"/>
        </w:rPr>
        <w:tab/>
        <w:t>The nature of each of the components of the entity’s system of internal control may also affect the auditor’s identification and assessment of the risks of material misstatement</w:t>
      </w:r>
      <w:del w:id="771" w:author="Author">
        <w:r w:rsidRPr="00961271" w:rsidDel="00FE756C">
          <w:rPr>
            <w:rFonts w:cs="Arial"/>
            <w:szCs w:val="20"/>
          </w:rPr>
          <w:delText xml:space="preserve"> as follows</w:delText>
        </w:r>
      </w:del>
      <w:r w:rsidRPr="00961271">
        <w:rPr>
          <w:rFonts w:cs="Arial"/>
          <w:szCs w:val="20"/>
        </w:rPr>
        <w:t>:</w:t>
      </w:r>
    </w:p>
    <w:p w:rsidR="003E1141" w:rsidRPr="00961271" w:rsidRDefault="003E1141" w:rsidP="007B1D35">
      <w:pPr>
        <w:pStyle w:val="ListParagraph"/>
        <w:numPr>
          <w:ilvl w:val="0"/>
          <w:numId w:val="68"/>
        </w:numPr>
        <w:ind w:left="1094" w:hanging="547"/>
        <w:contextualSpacing w:val="0"/>
        <w:rPr>
          <w:rFonts w:cs="Arial"/>
          <w:szCs w:val="20"/>
        </w:rPr>
      </w:pPr>
      <w:r w:rsidRPr="00961271">
        <w:rPr>
          <w:rFonts w:cs="Arial"/>
          <w:szCs w:val="20"/>
        </w:rPr>
        <w:t xml:space="preserve">The auditor’s understanding of the entity’s control environment, </w:t>
      </w:r>
      <w:ins w:id="772" w:author="Author">
        <w:r w:rsidR="00FE756C">
          <w:rPr>
            <w:rFonts w:cs="Arial"/>
            <w:szCs w:val="20"/>
          </w:rPr>
          <w:t xml:space="preserve">entity’s </w:t>
        </w:r>
      </w:ins>
      <w:r w:rsidRPr="00961271">
        <w:rPr>
          <w:rFonts w:cs="Arial"/>
          <w:szCs w:val="20"/>
        </w:rPr>
        <w:t xml:space="preserve">risk assessment process, and the entity’s process to monitor controls </w:t>
      </w:r>
      <w:ins w:id="773" w:author="Author">
        <w:r w:rsidR="00C473F6">
          <w:rPr>
            <w:rFonts w:cs="Arial"/>
            <w:szCs w:val="20"/>
          </w:rPr>
          <w:t xml:space="preserve">components </w:t>
        </w:r>
      </w:ins>
      <w:r w:rsidRPr="00961271">
        <w:rPr>
          <w:rFonts w:cs="Arial"/>
          <w:szCs w:val="20"/>
        </w:rPr>
        <w:t xml:space="preserve">are more likely to affect the identification and assessment of risks of material misstatement at the financial statement level. </w:t>
      </w:r>
    </w:p>
    <w:p w:rsidR="003E1141" w:rsidRPr="00961271" w:rsidRDefault="003E1141" w:rsidP="007B1D35">
      <w:pPr>
        <w:pStyle w:val="ListParagraph"/>
        <w:numPr>
          <w:ilvl w:val="0"/>
          <w:numId w:val="68"/>
        </w:numPr>
        <w:ind w:left="1094" w:hanging="547"/>
        <w:contextualSpacing w:val="0"/>
        <w:rPr>
          <w:rFonts w:cs="Arial"/>
          <w:szCs w:val="20"/>
        </w:rPr>
      </w:pPr>
      <w:r w:rsidRPr="00961271">
        <w:rPr>
          <w:rFonts w:cs="Arial"/>
          <w:szCs w:val="20"/>
        </w:rPr>
        <w:t xml:space="preserve">The auditor’s understanding of the information system and communication component, and the control activities component, are more likely to affect the identification and assessment of risks of material misstatement at the assertion level. </w:t>
      </w:r>
    </w:p>
    <w:p w:rsidR="003E1141" w:rsidRPr="00961271" w:rsidRDefault="003E1141" w:rsidP="00971C2C">
      <w:pPr>
        <w:ind w:left="547" w:hanging="547"/>
        <w:rPr>
          <w:rFonts w:cs="Arial"/>
          <w:szCs w:val="20"/>
        </w:rPr>
      </w:pPr>
      <w:r w:rsidRPr="00961271">
        <w:rPr>
          <w:rFonts w:cs="Arial"/>
          <w:szCs w:val="20"/>
        </w:rPr>
        <w:lastRenderedPageBreak/>
        <w:t>A103.</w:t>
      </w:r>
      <w:r w:rsidRPr="00961271">
        <w:rPr>
          <w:rFonts w:cs="Arial"/>
          <w:szCs w:val="20"/>
        </w:rPr>
        <w:tab/>
      </w:r>
      <w:r w:rsidR="00DB69A9">
        <w:rPr>
          <w:rFonts w:cs="Arial"/>
          <w:szCs w:val="20"/>
        </w:rPr>
        <w:t>[</w:t>
      </w:r>
      <w:r w:rsidR="00DB69A9" w:rsidRPr="00DB69A9">
        <w:rPr>
          <w:rFonts w:cs="Arial"/>
          <w:i/>
          <w:szCs w:val="20"/>
          <w:highlight w:val="yellow"/>
        </w:rPr>
        <w:t>Deleted</w:t>
      </w:r>
      <w:r w:rsidR="00DB69A9">
        <w:rPr>
          <w:rFonts w:cs="Arial"/>
          <w:szCs w:val="20"/>
        </w:rPr>
        <w:t xml:space="preserve">] </w:t>
      </w:r>
      <w:del w:id="774" w:author="Author">
        <w:r w:rsidRPr="00961271" w:rsidDel="00AA6F3F">
          <w:rPr>
            <w:rFonts w:cs="Arial"/>
            <w:szCs w:val="20"/>
          </w:rPr>
          <w:delText>Notwithstanding the types of controls that are typically within each component of the entity’s system of internal control, direct or indirect controls may exist in any of the components. In particular, the control activities component includes general IT controls, which may include ‘indirect controls.’ For example, control</w:delText>
        </w:r>
        <w:r w:rsidRPr="00961271" w:rsidDel="00D837FC">
          <w:rPr>
            <w:rFonts w:cs="Arial"/>
            <w:szCs w:val="20"/>
          </w:rPr>
          <w:delText xml:space="preserve">s that address the continued functioning of automated controls over the processing of transactions, such as controls over the integrity of information in the entity’s information system, may also include ‘direct controls.’ </w:delText>
        </w:r>
      </w:del>
    </w:p>
    <w:p w:rsidR="003E1141" w:rsidRPr="00961271" w:rsidDel="003B7515" w:rsidRDefault="003E1141" w:rsidP="00971C2C">
      <w:pPr>
        <w:keepNext/>
        <w:spacing w:before="240"/>
        <w:ind w:left="547" w:hanging="547"/>
        <w:rPr>
          <w:del w:id="775" w:author="Author"/>
          <w:rFonts w:cs="Arial"/>
          <w:szCs w:val="20"/>
        </w:rPr>
      </w:pPr>
      <w:del w:id="776" w:author="Author">
        <w:r w:rsidRPr="00961271" w:rsidDel="003B7515">
          <w:rPr>
            <w:rFonts w:cs="Arial"/>
            <w:szCs w:val="20"/>
          </w:rPr>
          <w:delText>Controls Rele</w:delText>
        </w:r>
        <w:r w:rsidDel="003B7515">
          <w:rPr>
            <w:rFonts w:cs="Arial"/>
            <w:szCs w:val="20"/>
          </w:rPr>
          <w:delText>vant to the Audit (Ref: Para. 26</w:delText>
        </w:r>
        <w:r w:rsidRPr="00961271" w:rsidDel="003B7515">
          <w:rPr>
            <w:rFonts w:cs="Arial"/>
            <w:szCs w:val="20"/>
          </w:rPr>
          <w:delText>)</w:delText>
        </w:r>
      </w:del>
    </w:p>
    <w:p w:rsidR="003E1141" w:rsidRPr="00961271" w:rsidRDefault="003E1141" w:rsidP="00971C2C">
      <w:pPr>
        <w:ind w:left="547" w:hanging="547"/>
        <w:rPr>
          <w:rFonts w:cs="Arial"/>
          <w:szCs w:val="20"/>
        </w:rPr>
      </w:pPr>
      <w:r w:rsidRPr="00961271">
        <w:rPr>
          <w:rFonts w:cs="Arial"/>
          <w:szCs w:val="20"/>
        </w:rPr>
        <w:t>A104.</w:t>
      </w:r>
      <w:r w:rsidRPr="00961271">
        <w:rPr>
          <w:rFonts w:cs="Arial"/>
          <w:szCs w:val="20"/>
        </w:rPr>
        <w:tab/>
      </w:r>
      <w:r w:rsidR="00DB69A9">
        <w:rPr>
          <w:rFonts w:cs="Arial"/>
          <w:szCs w:val="20"/>
        </w:rPr>
        <w:t>[</w:t>
      </w:r>
      <w:r w:rsidR="00DB69A9" w:rsidRPr="00DB69A9">
        <w:rPr>
          <w:rFonts w:cs="Arial"/>
          <w:i/>
          <w:szCs w:val="20"/>
          <w:highlight w:val="yellow"/>
        </w:rPr>
        <w:t>Deleted</w:t>
      </w:r>
      <w:r w:rsidR="00DB69A9">
        <w:rPr>
          <w:rFonts w:cs="Arial"/>
          <w:szCs w:val="20"/>
        </w:rPr>
        <w:t xml:space="preserve">] </w:t>
      </w:r>
      <w:del w:id="777" w:author="Author">
        <w:r w:rsidRPr="00961271" w:rsidDel="003B7515">
          <w:rPr>
            <w:rFonts w:cs="Arial"/>
            <w:szCs w:val="20"/>
          </w:rPr>
          <w:delText xml:space="preserve">The auditor identifies controls relevant to the audit </w:delText>
        </w:r>
        <w:r w:rsidDel="003B7515">
          <w:rPr>
            <w:rFonts w:cs="Arial"/>
            <w:szCs w:val="20"/>
          </w:rPr>
          <w:delText>in accordance with paragraphs 39 through 41</w:delText>
        </w:r>
        <w:r w:rsidRPr="00961271" w:rsidDel="003B7515">
          <w:rPr>
            <w:rFonts w:cs="Arial"/>
            <w:szCs w:val="20"/>
          </w:rPr>
          <w:delText>. Controls relevant to the audit are likely to include mainly controls that address potential risks of misstatement at the assertion level (i.e., controls in the control activities component). However, controls relevant to the audit may also include controls in other components of the system of internal control, i.e., the control environment, the risk assessment process and the process to monitor controls components that address the risks of material misstatement at the assertion level. The auditor evaluates the design of each control relevant to the audit and determines whether it has been implemented</w:delText>
        </w:r>
        <w:r w:rsidDel="003B7515">
          <w:rPr>
            <w:rFonts w:cs="Arial"/>
            <w:szCs w:val="20"/>
          </w:rPr>
          <w:delText xml:space="preserve"> in accordance with paragraph 42</w:delText>
        </w:r>
        <w:r w:rsidRPr="00961271" w:rsidDel="003B7515">
          <w:rPr>
            <w:rFonts w:cs="Arial"/>
            <w:szCs w:val="20"/>
          </w:rPr>
          <w:delText>.</w:delText>
        </w:r>
      </w:del>
    </w:p>
    <w:p w:rsidR="003E1141" w:rsidRPr="00961271" w:rsidRDefault="003E1141" w:rsidP="00DB69A9">
      <w:pPr>
        <w:keepNext/>
        <w:spacing w:before="240"/>
        <w:ind w:left="547" w:hanging="547"/>
        <w:rPr>
          <w:rFonts w:cs="Arial"/>
          <w:i/>
          <w:szCs w:val="20"/>
        </w:rPr>
      </w:pPr>
      <w:r w:rsidRPr="00961271">
        <w:rPr>
          <w:rFonts w:cs="Arial"/>
          <w:b/>
          <w:szCs w:val="20"/>
        </w:rPr>
        <w:t xml:space="preserve">Understanding the Components of the Entity’s System of Internal Control </w:t>
      </w:r>
      <w:r>
        <w:rPr>
          <w:rFonts w:cs="Arial"/>
          <w:szCs w:val="20"/>
        </w:rPr>
        <w:t>(Ref: Para. 2</w:t>
      </w:r>
      <w:ins w:id="778" w:author="Author">
        <w:r w:rsidR="00CA6C87">
          <w:rPr>
            <w:rFonts w:cs="Arial"/>
            <w:szCs w:val="20"/>
          </w:rPr>
          <w:t>8</w:t>
        </w:r>
      </w:ins>
      <w:del w:id="779" w:author="Author">
        <w:r w:rsidDel="00CA6C87">
          <w:rPr>
            <w:rFonts w:cs="Arial"/>
            <w:szCs w:val="20"/>
          </w:rPr>
          <w:delText>7</w:delText>
        </w:r>
      </w:del>
      <w:r>
        <w:rPr>
          <w:rFonts w:cs="Arial"/>
          <w:szCs w:val="20"/>
        </w:rPr>
        <w:t>–3</w:t>
      </w:r>
      <w:ins w:id="780" w:author="Author">
        <w:r w:rsidR="00CA6C87">
          <w:rPr>
            <w:rFonts w:cs="Arial"/>
            <w:szCs w:val="20"/>
          </w:rPr>
          <w:t>9</w:t>
        </w:r>
      </w:ins>
      <w:del w:id="781" w:author="Author">
        <w:r w:rsidDel="00CA6C87">
          <w:rPr>
            <w:rFonts w:cs="Arial"/>
            <w:szCs w:val="20"/>
          </w:rPr>
          <w:delText>8</w:delText>
        </w:r>
      </w:del>
      <w:r w:rsidRPr="00961271">
        <w:rPr>
          <w:rFonts w:cs="Arial"/>
          <w:szCs w:val="20"/>
        </w:rPr>
        <w:t>)</w:t>
      </w:r>
    </w:p>
    <w:p w:rsidR="004939D7" w:rsidRDefault="004939D7" w:rsidP="00DB69A9">
      <w:pPr>
        <w:keepNext/>
        <w:jc w:val="left"/>
        <w:rPr>
          <w:rFonts w:cs="Arial"/>
          <w:i/>
          <w:szCs w:val="20"/>
        </w:rPr>
      </w:pPr>
      <w:ins w:id="782" w:author="Author">
        <w:r>
          <w:rPr>
            <w:rFonts w:cs="Arial"/>
            <w:i/>
            <w:szCs w:val="20"/>
          </w:rPr>
          <w:t>Control Environment, The Entity’s Risk Assessment Process and the Entity’s Process to Monitor the System of Internal Control</w:t>
        </w:r>
      </w:ins>
    </w:p>
    <w:p w:rsidR="00141521" w:rsidRPr="004B45C6" w:rsidDel="003B2567" w:rsidRDefault="00141521" w:rsidP="00141521">
      <w:pPr>
        <w:keepNext/>
        <w:jc w:val="left"/>
        <w:rPr>
          <w:ins w:id="783" w:author="Author"/>
          <w:del w:id="784" w:author="Author"/>
          <w:rFonts w:cs="Arial"/>
          <w:i/>
          <w:szCs w:val="20"/>
          <w:u w:val="single"/>
        </w:rPr>
      </w:pPr>
      <w:ins w:id="785" w:author="Author">
        <w:r w:rsidRPr="004B45C6">
          <w:rPr>
            <w:rFonts w:cs="Arial"/>
            <w:szCs w:val="20"/>
            <w:u w:val="single"/>
          </w:rPr>
          <w:t>Why the Auditor is Required to Evaluate the Relevant Aspects of the Control Environment, The Entity’s Risk Assessment Process and the Entity’s Process to Monitor the System of Internal Control</w:t>
        </w:r>
      </w:ins>
      <w:r w:rsidR="00CA6C87" w:rsidRPr="004B45C6">
        <w:rPr>
          <w:rFonts w:cs="Arial"/>
          <w:szCs w:val="20"/>
          <w:u w:val="single"/>
        </w:rPr>
        <w:t xml:space="preserve"> </w:t>
      </w:r>
      <w:ins w:id="786" w:author="Author">
        <w:r w:rsidR="00CA6C87" w:rsidRPr="004B45C6">
          <w:rPr>
            <w:rFonts w:cs="Arial"/>
            <w:szCs w:val="20"/>
            <w:u w:val="single"/>
          </w:rPr>
          <w:t>(Ref: Para. 28–33)</w:t>
        </w:r>
      </w:ins>
    </w:p>
    <w:p w:rsidR="00F86237" w:rsidRDefault="00A43767" w:rsidP="00F86237">
      <w:pPr>
        <w:keepNext/>
        <w:spacing w:after="120"/>
        <w:ind w:left="547" w:hanging="547"/>
        <w:rPr>
          <w:rFonts w:cs="Arial"/>
          <w:szCs w:val="20"/>
        </w:rPr>
      </w:pPr>
      <w:ins w:id="787" w:author="Author">
        <w:r>
          <w:rPr>
            <w:rFonts w:cs="Arial"/>
            <w:szCs w:val="20"/>
          </w:rPr>
          <w:t xml:space="preserve">A104a. </w:t>
        </w:r>
      </w:ins>
      <w:r>
        <w:rPr>
          <w:rFonts w:cs="Arial"/>
          <w:szCs w:val="20"/>
        </w:rPr>
        <w:t>[</w:t>
      </w:r>
      <w:r w:rsidRPr="004B45C6">
        <w:rPr>
          <w:rFonts w:cs="Arial"/>
          <w:i/>
          <w:szCs w:val="20"/>
          <w:highlight w:val="yellow"/>
        </w:rPr>
        <w:t xml:space="preserve">Previously in </w:t>
      </w:r>
      <w:r w:rsidR="00720010" w:rsidRPr="004B45C6">
        <w:rPr>
          <w:rFonts w:cs="Arial"/>
          <w:i/>
          <w:szCs w:val="20"/>
          <w:highlight w:val="yellow"/>
        </w:rPr>
        <w:t>p</w:t>
      </w:r>
      <w:r w:rsidRPr="004B45C6">
        <w:rPr>
          <w:rFonts w:cs="Arial"/>
          <w:i/>
          <w:szCs w:val="20"/>
          <w:highlight w:val="yellow"/>
        </w:rPr>
        <w:t>ara. A100</w:t>
      </w:r>
      <w:r>
        <w:rPr>
          <w:rFonts w:cs="Arial"/>
          <w:szCs w:val="20"/>
        </w:rPr>
        <w:t xml:space="preserve">] </w:t>
      </w:r>
      <w:del w:id="788" w:author="Author">
        <w:r w:rsidR="00067AA5" w:rsidRPr="00067AA5" w:rsidDel="00067AA5">
          <w:rPr>
            <w:rFonts w:cs="Arial"/>
            <w:szCs w:val="20"/>
          </w:rPr>
          <w:delText>the manner in which the individual components operate in this respect differs.</w:delText>
        </w:r>
      </w:del>
      <w:r w:rsidR="00067AA5" w:rsidRPr="00067AA5">
        <w:rPr>
          <w:rFonts w:cs="Arial"/>
          <w:szCs w:val="20"/>
        </w:rPr>
        <w:t xml:space="preserve"> The control environment provides the overall foundation for the operation of the other components of the system of internal control. </w:t>
      </w:r>
      <w:r w:rsidR="00067AA5">
        <w:rPr>
          <w:rFonts w:cs="Arial"/>
          <w:szCs w:val="20"/>
        </w:rPr>
        <w:t>[</w:t>
      </w:r>
      <w:r w:rsidR="00067AA5" w:rsidRPr="004B45C6">
        <w:rPr>
          <w:rFonts w:cs="Arial"/>
          <w:i/>
          <w:szCs w:val="20"/>
          <w:highlight w:val="yellow"/>
        </w:rPr>
        <w:t xml:space="preserve">Previously </w:t>
      </w:r>
      <w:r w:rsidR="00F86237" w:rsidRPr="004B45C6">
        <w:rPr>
          <w:rFonts w:cs="Arial"/>
          <w:i/>
          <w:szCs w:val="20"/>
          <w:highlight w:val="yellow"/>
        </w:rPr>
        <w:t xml:space="preserve">in </w:t>
      </w:r>
      <w:r w:rsidR="00067AA5" w:rsidRPr="004B45C6">
        <w:rPr>
          <w:rFonts w:cs="Arial"/>
          <w:i/>
          <w:szCs w:val="20"/>
          <w:highlight w:val="yellow"/>
        </w:rPr>
        <w:t>para. A111</w:t>
      </w:r>
      <w:r w:rsidR="00067AA5">
        <w:rPr>
          <w:rFonts w:cs="Arial"/>
          <w:szCs w:val="20"/>
        </w:rPr>
        <w:t xml:space="preserve">] </w:t>
      </w:r>
      <w:r w:rsidR="00067AA5" w:rsidRPr="00067AA5">
        <w:rPr>
          <w:rFonts w:cs="Arial"/>
          <w:szCs w:val="20"/>
        </w:rPr>
        <w:t xml:space="preserve">The control environment </w:t>
      </w:r>
      <w:del w:id="789" w:author="Author">
        <w:r w:rsidR="00067AA5" w:rsidDel="00F86237">
          <w:rPr>
            <w:rFonts w:cs="Arial"/>
            <w:szCs w:val="20"/>
          </w:rPr>
          <w:delText>in itself</w:delText>
        </w:r>
      </w:del>
      <w:r w:rsidR="00067AA5">
        <w:rPr>
          <w:rFonts w:cs="Arial"/>
          <w:szCs w:val="20"/>
        </w:rPr>
        <w:t xml:space="preserve"> </w:t>
      </w:r>
      <w:r w:rsidR="00067AA5" w:rsidRPr="00067AA5">
        <w:rPr>
          <w:rFonts w:cs="Arial"/>
          <w:szCs w:val="20"/>
        </w:rPr>
        <w:t>does not</w:t>
      </w:r>
      <w:ins w:id="790" w:author="Author">
        <w:r w:rsidR="00F86237">
          <w:rPr>
            <w:rFonts w:cs="Arial"/>
            <w:szCs w:val="20"/>
          </w:rPr>
          <w:t xml:space="preserve"> directly</w:t>
        </w:r>
      </w:ins>
      <w:r w:rsidR="00067AA5">
        <w:rPr>
          <w:rFonts w:cs="Arial"/>
          <w:szCs w:val="20"/>
        </w:rPr>
        <w:t xml:space="preserve"> prevent</w:t>
      </w:r>
      <w:r w:rsidR="00067AA5" w:rsidRPr="00067AA5">
        <w:rPr>
          <w:rFonts w:cs="Arial"/>
          <w:szCs w:val="20"/>
        </w:rPr>
        <w:t>, or detect and correct,</w:t>
      </w:r>
      <w:r w:rsidR="00F86237">
        <w:rPr>
          <w:rFonts w:cs="Arial"/>
          <w:szCs w:val="20"/>
        </w:rPr>
        <w:t xml:space="preserve"> </w:t>
      </w:r>
      <w:del w:id="791" w:author="Author">
        <w:r w:rsidR="00F86237" w:rsidDel="00F86237">
          <w:rPr>
            <w:rFonts w:cs="Arial"/>
            <w:szCs w:val="20"/>
          </w:rPr>
          <w:delText>a material</w:delText>
        </w:r>
        <w:r w:rsidR="00067AA5" w:rsidRPr="00067AA5" w:rsidDel="00F86237">
          <w:rPr>
            <w:rFonts w:cs="Arial"/>
            <w:szCs w:val="20"/>
          </w:rPr>
          <w:delText xml:space="preserve"> </w:delText>
        </w:r>
      </w:del>
      <w:r w:rsidR="00067AA5" w:rsidRPr="00067AA5">
        <w:rPr>
          <w:rFonts w:cs="Arial"/>
          <w:szCs w:val="20"/>
        </w:rPr>
        <w:t>misstatement</w:t>
      </w:r>
      <w:ins w:id="792" w:author="Author">
        <w:r w:rsidR="00F86237">
          <w:rPr>
            <w:rFonts w:cs="Arial"/>
            <w:szCs w:val="20"/>
          </w:rPr>
          <w:t>s</w:t>
        </w:r>
      </w:ins>
      <w:r w:rsidR="00067AA5" w:rsidRPr="00067AA5">
        <w:rPr>
          <w:rFonts w:cs="Arial"/>
          <w:szCs w:val="20"/>
        </w:rPr>
        <w:t xml:space="preserve">. It may, however, influence </w:t>
      </w:r>
      <w:del w:id="793" w:author="Author">
        <w:r w:rsidR="00067AA5" w:rsidRPr="00067AA5" w:rsidDel="001B3A46">
          <w:rPr>
            <w:rFonts w:cs="Arial"/>
            <w:szCs w:val="20"/>
          </w:rPr>
          <w:delText xml:space="preserve">the auditor’s evaluation of </w:delText>
        </w:r>
      </w:del>
      <w:r w:rsidR="00067AA5" w:rsidRPr="00067AA5">
        <w:rPr>
          <w:rFonts w:cs="Arial"/>
          <w:szCs w:val="20"/>
        </w:rPr>
        <w:t xml:space="preserve">the effectiveness of </w:t>
      </w:r>
      <w:del w:id="794" w:author="Author">
        <w:r w:rsidR="00067AA5" w:rsidRPr="00067AA5" w:rsidDel="001B3A46">
          <w:rPr>
            <w:rFonts w:cs="Arial"/>
            <w:szCs w:val="20"/>
          </w:rPr>
          <w:delText xml:space="preserve">other </w:delText>
        </w:r>
      </w:del>
      <w:r w:rsidR="00067AA5" w:rsidRPr="00067AA5">
        <w:rPr>
          <w:rFonts w:cs="Arial"/>
          <w:szCs w:val="20"/>
        </w:rPr>
        <w:t>controls</w:t>
      </w:r>
      <w:ins w:id="795" w:author="Author">
        <w:r w:rsidR="00067AA5" w:rsidRPr="00067AA5">
          <w:rPr>
            <w:rFonts w:cs="Arial"/>
            <w:szCs w:val="20"/>
          </w:rPr>
          <w:t xml:space="preserve"> in the other components of internal control. </w:t>
        </w:r>
      </w:ins>
      <w:del w:id="796" w:author="Author">
        <w:r w:rsidR="00067AA5" w:rsidRPr="00067AA5" w:rsidDel="001B3A46">
          <w:rPr>
            <w:rFonts w:cs="Arial"/>
            <w:szCs w:val="20"/>
          </w:rPr>
          <w:delText xml:space="preserve"> </w:delText>
        </w:r>
        <w:r w:rsidR="00067AA5" w:rsidRPr="00067AA5" w:rsidDel="00F86237">
          <w:rPr>
            <w:rFonts w:cs="Arial"/>
            <w:szCs w:val="20"/>
          </w:rPr>
          <w:delText>(</w:delText>
        </w:r>
        <w:r w:rsidR="00F86237" w:rsidDel="00F86237">
          <w:rPr>
            <w:rFonts w:cs="Arial"/>
            <w:szCs w:val="20"/>
          </w:rPr>
          <w:delText xml:space="preserve">for example, </w:delText>
        </w:r>
        <w:r w:rsidR="00067AA5" w:rsidRPr="00067AA5" w:rsidDel="00F86237">
          <w:rPr>
            <w:rFonts w:cs="Arial"/>
            <w:szCs w:val="20"/>
          </w:rPr>
          <w:delText xml:space="preserve">the monitoring of controls and the operation of </w:delText>
        </w:r>
        <w:r w:rsidR="00F86237" w:rsidDel="00F86237">
          <w:rPr>
            <w:rFonts w:cs="Arial"/>
            <w:szCs w:val="20"/>
          </w:rPr>
          <w:delText xml:space="preserve">specifc </w:delText>
        </w:r>
        <w:r w:rsidR="00067AA5" w:rsidRPr="00067AA5" w:rsidDel="00F86237">
          <w:rPr>
            <w:rFonts w:cs="Arial"/>
            <w:szCs w:val="20"/>
          </w:rPr>
          <w:delText xml:space="preserve">controls in the </w:delText>
        </w:r>
        <w:r w:rsidR="00F86237" w:rsidDel="00F86237">
          <w:rPr>
            <w:rFonts w:cs="Arial"/>
            <w:szCs w:val="20"/>
          </w:rPr>
          <w:delText>control activities</w:delText>
        </w:r>
        <w:r w:rsidR="00067AA5" w:rsidRPr="00067AA5" w:rsidDel="00F86237">
          <w:rPr>
            <w:rFonts w:cs="Arial"/>
            <w:szCs w:val="20"/>
          </w:rPr>
          <w:delText xml:space="preserve"> com</w:delText>
        </w:r>
        <w:r w:rsidR="00067AA5" w:rsidRPr="00067AA5" w:rsidDel="001B3A46">
          <w:rPr>
            <w:rFonts w:cs="Arial"/>
            <w:szCs w:val="20"/>
          </w:rPr>
          <w:delText>ponent)</w:delText>
        </w:r>
      </w:del>
      <w:r w:rsidR="00F86237">
        <w:rPr>
          <w:rFonts w:cs="Arial"/>
          <w:szCs w:val="20"/>
        </w:rPr>
        <w:t xml:space="preserve"> [</w:t>
      </w:r>
      <w:r w:rsidR="00F86237" w:rsidRPr="004B45C6">
        <w:rPr>
          <w:rFonts w:cs="Arial"/>
          <w:i/>
          <w:szCs w:val="20"/>
          <w:highlight w:val="yellow"/>
        </w:rPr>
        <w:t>Previously in para. A100</w:t>
      </w:r>
      <w:r w:rsidR="00F86237">
        <w:rPr>
          <w:rFonts w:cs="Arial"/>
          <w:szCs w:val="20"/>
        </w:rPr>
        <w:t xml:space="preserve">] </w:t>
      </w:r>
      <w:r w:rsidR="00067AA5" w:rsidRPr="00067AA5">
        <w:rPr>
          <w:rFonts w:cs="Arial"/>
          <w:szCs w:val="20"/>
        </w:rPr>
        <w:t xml:space="preserve">Similarly, the entity’s risk assessment process and its process for monitoring the system of internal control are designed to operate in a manner that also supports the entire system of internal control. </w:t>
      </w:r>
    </w:p>
    <w:p w:rsidR="007765CA" w:rsidRDefault="00F86237" w:rsidP="007765CA">
      <w:pPr>
        <w:ind w:left="547" w:hanging="547"/>
        <w:rPr>
          <w:rFonts w:cs="Arial"/>
          <w:szCs w:val="20"/>
        </w:rPr>
      </w:pPr>
      <w:ins w:id="797" w:author="Author">
        <w:r>
          <w:rPr>
            <w:rFonts w:cs="Arial"/>
            <w:szCs w:val="20"/>
          </w:rPr>
          <w:t xml:space="preserve">A104b. </w:t>
        </w:r>
        <w:r w:rsidRPr="00F86237">
          <w:rPr>
            <w:rFonts w:cs="Arial"/>
            <w:szCs w:val="20"/>
          </w:rPr>
          <w:t xml:space="preserve">Because these components are foundational to the entity’s system of internal control, any weaknesses in their operation could have pervasive effects to the preparation of the financial statements. Therefore, the auditor’s understanding and evaluations of these components affect the auditor’s identification and assessment of risks of material misstatement at the financial statement </w:t>
        </w:r>
        <w:proofErr w:type="gramStart"/>
        <w:r w:rsidRPr="00F86237">
          <w:rPr>
            <w:rFonts w:cs="Arial"/>
            <w:szCs w:val="20"/>
          </w:rPr>
          <w:t>level, and</w:t>
        </w:r>
        <w:proofErr w:type="gramEnd"/>
        <w:r w:rsidRPr="00F86237">
          <w:rPr>
            <w:rFonts w:cs="Arial"/>
            <w:szCs w:val="20"/>
          </w:rPr>
          <w:t xml:space="preserve"> may also affect the identification and </w:t>
        </w:r>
        <w:proofErr w:type="spellStart"/>
        <w:r w:rsidRPr="00F86237">
          <w:rPr>
            <w:rFonts w:cs="Arial"/>
            <w:szCs w:val="20"/>
          </w:rPr>
          <w:t>assessement</w:t>
        </w:r>
        <w:proofErr w:type="spellEnd"/>
        <w:r w:rsidRPr="00F86237">
          <w:rPr>
            <w:rFonts w:cs="Arial"/>
            <w:szCs w:val="20"/>
          </w:rPr>
          <w:t xml:space="preserve"> of risks of material misstatement at the assertion level.</w:t>
        </w:r>
        <w:r w:rsidR="007765CA">
          <w:rPr>
            <w:rFonts w:cs="Arial"/>
            <w:szCs w:val="20"/>
          </w:rPr>
          <w:t xml:space="preserve"> </w:t>
        </w:r>
      </w:ins>
      <w:r w:rsidR="007765CA">
        <w:rPr>
          <w:rFonts w:cs="Arial"/>
          <w:szCs w:val="20"/>
        </w:rPr>
        <w:t>[</w:t>
      </w:r>
      <w:r w:rsidR="007765CA" w:rsidRPr="004B45C6">
        <w:rPr>
          <w:rFonts w:cs="Arial"/>
          <w:i/>
          <w:szCs w:val="20"/>
          <w:highlight w:val="yellow"/>
        </w:rPr>
        <w:t>Previously in para. A111</w:t>
      </w:r>
      <w:r w:rsidR="007765CA">
        <w:rPr>
          <w:rFonts w:cs="Arial"/>
          <w:szCs w:val="20"/>
        </w:rPr>
        <w:t xml:space="preserve">] </w:t>
      </w:r>
      <w:del w:id="798" w:author="Author">
        <w:r w:rsidR="007765CA" w:rsidDel="007765CA">
          <w:rPr>
            <w:rFonts w:cs="Arial"/>
            <w:szCs w:val="20"/>
          </w:rPr>
          <w:delText xml:space="preserve">As further explained in paragraph A218–A219, control deficiencies in the control environment may lead to </w:delText>
        </w:r>
      </w:del>
      <w:ins w:id="799" w:author="Author">
        <w:r w:rsidR="007765CA">
          <w:rPr>
            <w:rFonts w:cs="Arial"/>
            <w:szCs w:val="20"/>
          </w:rPr>
          <w:t xml:space="preserve">Identified </w:t>
        </w:r>
      </w:ins>
      <w:r w:rsidR="007765CA">
        <w:rPr>
          <w:rFonts w:cs="Arial"/>
          <w:szCs w:val="20"/>
        </w:rPr>
        <w:t>risks of material misstatement at the financial statement level</w:t>
      </w:r>
      <w:ins w:id="800" w:author="Author">
        <w:r w:rsidR="007765CA">
          <w:rPr>
            <w:rFonts w:cs="Arial"/>
            <w:szCs w:val="20"/>
          </w:rPr>
          <w:t xml:space="preserve"> affects the auditor’s design of overall responses</w:t>
        </w:r>
      </w:ins>
      <w:r w:rsidR="007765CA">
        <w:rPr>
          <w:rFonts w:cs="Arial"/>
          <w:szCs w:val="20"/>
        </w:rPr>
        <w:t xml:space="preserve">, which </w:t>
      </w:r>
      <w:del w:id="801" w:author="Author">
        <w:r w:rsidR="007765CA" w:rsidDel="007765CA">
          <w:rPr>
            <w:rFonts w:cs="Arial"/>
            <w:szCs w:val="20"/>
          </w:rPr>
          <w:delText xml:space="preserve">may </w:delText>
        </w:r>
      </w:del>
      <w:r w:rsidR="007765CA">
        <w:rPr>
          <w:rFonts w:cs="Arial"/>
          <w:szCs w:val="20"/>
        </w:rPr>
        <w:t xml:space="preserve">have </w:t>
      </w:r>
      <w:r w:rsidR="007765CA">
        <w:rPr>
          <w:rFonts w:cs="Arial"/>
          <w:szCs w:val="20"/>
        </w:rPr>
        <w:lastRenderedPageBreak/>
        <w:t>implications for the audit, including, as explained in ISA 330, an influence on the nature, timing and extent of the auditor’s further procedures.</w:t>
      </w:r>
      <w:r w:rsidR="007765CA">
        <w:rPr>
          <w:rFonts w:cs="Arial"/>
          <w:szCs w:val="20"/>
          <w:vertAlign w:val="superscript"/>
        </w:rPr>
        <w:footnoteReference w:id="31"/>
      </w:r>
    </w:p>
    <w:p w:rsidR="00067AA5" w:rsidRDefault="00F86237" w:rsidP="00F86237">
      <w:pPr>
        <w:spacing w:after="120"/>
        <w:ind w:left="547"/>
        <w:rPr>
          <w:rFonts w:cs="Arial"/>
          <w:szCs w:val="20"/>
        </w:rPr>
      </w:pPr>
      <w:r>
        <w:rPr>
          <w:rFonts w:cs="Arial"/>
          <w:szCs w:val="20"/>
        </w:rPr>
        <w:t>[</w:t>
      </w:r>
      <w:r w:rsidRPr="004B45C6">
        <w:rPr>
          <w:rFonts w:cs="Arial"/>
          <w:i/>
          <w:szCs w:val="20"/>
          <w:highlight w:val="yellow"/>
        </w:rPr>
        <w:t>Remainder of A100 deleted</w:t>
      </w:r>
      <w:r>
        <w:rPr>
          <w:rFonts w:cs="Arial"/>
          <w:szCs w:val="20"/>
        </w:rPr>
        <w:t xml:space="preserve">] </w:t>
      </w:r>
      <w:del w:id="802" w:author="Author">
        <w:r w:rsidR="00067AA5" w:rsidRPr="00067AA5" w:rsidDel="00F86237">
          <w:rPr>
            <w:rFonts w:cs="Arial"/>
            <w:szCs w:val="20"/>
          </w:rPr>
          <w:delText xml:space="preserve">Therefore these components support the controls within the other components of the entity’s system of internal control. Due to the manner in which the controls within these components are designed to operate, they are typically not precise enough to prevent, or detect and correct, misstatements at the assertion level and instead </w:delText>
        </w:r>
        <w:r w:rsidR="00067AA5" w:rsidRPr="00067AA5" w:rsidDel="00F86237">
          <w:rPr>
            <w:rFonts w:cs="Arial"/>
            <w:color w:val="333333"/>
            <w:szCs w:val="20"/>
            <w:lang w:val="en"/>
          </w:rPr>
          <w:delText>may have an indirect effect on the likelihood that a misstatement will be detected or prevented on a timely basis. These controls may be</w:delText>
        </w:r>
        <w:r w:rsidR="00067AA5" w:rsidRPr="00067AA5" w:rsidDel="00F86237">
          <w:rPr>
            <w:rFonts w:cs="Arial"/>
            <w:szCs w:val="20"/>
          </w:rPr>
          <w:delText xml:space="preserve"> referred to as “indirect controls.”  </w:delText>
        </w:r>
      </w:del>
    </w:p>
    <w:p w:rsidR="007765CA" w:rsidRPr="00A661D9" w:rsidRDefault="007765CA" w:rsidP="007765CA">
      <w:pPr>
        <w:spacing w:after="120"/>
        <w:ind w:left="547" w:hanging="547"/>
        <w:rPr>
          <w:ins w:id="803" w:author="Author"/>
          <w:rFonts w:cs="Arial"/>
          <w:szCs w:val="20"/>
          <w:u w:val="single"/>
        </w:rPr>
      </w:pPr>
      <w:r w:rsidRPr="00A661D9">
        <w:rPr>
          <w:rFonts w:cs="Arial"/>
          <w:szCs w:val="20"/>
        </w:rPr>
        <w:t>A1</w:t>
      </w:r>
      <w:ins w:id="804" w:author="Author">
        <w:r w:rsidRPr="00A661D9">
          <w:rPr>
            <w:rFonts w:cs="Arial"/>
            <w:szCs w:val="20"/>
          </w:rPr>
          <w:t>04c</w:t>
        </w:r>
      </w:ins>
      <w:r w:rsidRPr="00A661D9">
        <w:rPr>
          <w:rFonts w:cs="Arial"/>
          <w:szCs w:val="20"/>
        </w:rPr>
        <w:t>.[</w:t>
      </w:r>
      <w:r w:rsidRPr="004B45C6">
        <w:rPr>
          <w:rFonts w:cs="Arial"/>
          <w:i/>
          <w:szCs w:val="20"/>
          <w:highlight w:val="yellow"/>
        </w:rPr>
        <w:t xml:space="preserve">Previously </w:t>
      </w:r>
      <w:r w:rsidR="00A661D9" w:rsidRPr="004B45C6">
        <w:rPr>
          <w:rFonts w:cs="Arial"/>
          <w:i/>
          <w:szCs w:val="20"/>
          <w:highlight w:val="yellow"/>
        </w:rPr>
        <w:t xml:space="preserve">para. </w:t>
      </w:r>
      <w:r w:rsidRPr="004B45C6">
        <w:rPr>
          <w:rFonts w:cs="Arial"/>
          <w:i/>
          <w:szCs w:val="20"/>
          <w:highlight w:val="yellow"/>
        </w:rPr>
        <w:t>A177</w:t>
      </w:r>
      <w:r w:rsidRPr="00A661D9">
        <w:rPr>
          <w:rFonts w:cs="Arial"/>
          <w:szCs w:val="20"/>
        </w:rPr>
        <w:t>]</w:t>
      </w:r>
      <w:r w:rsidRPr="00A661D9">
        <w:rPr>
          <w:rFonts w:cs="Arial"/>
          <w:szCs w:val="20"/>
        </w:rPr>
        <w:tab/>
      </w:r>
      <w:r w:rsidRPr="00A661D9">
        <w:rPr>
          <w:rFonts w:cs="Arial"/>
          <w:szCs w:val="20"/>
          <w:u w:val="single"/>
        </w:rPr>
        <w:t xml:space="preserve">The auditor’s intentions to test the operating effectiveness of controls may also be influenced by the identified risks of material misstatement at the financial statement level. </w:t>
      </w:r>
    </w:p>
    <w:tbl>
      <w:tblPr>
        <w:tblStyle w:val="TableGrid"/>
        <w:tblW w:w="0" w:type="auto"/>
        <w:tblInd w:w="547" w:type="dxa"/>
        <w:tblLook w:val="04A0" w:firstRow="1" w:lastRow="0" w:firstColumn="1" w:lastColumn="0" w:noHBand="0" w:noVBand="1"/>
      </w:tblPr>
      <w:tblGrid>
        <w:gridCol w:w="8793"/>
      </w:tblGrid>
      <w:tr w:rsidR="007765CA" w:rsidTr="00C31548">
        <w:trPr>
          <w:ins w:id="805" w:author="Author"/>
        </w:trPr>
        <w:tc>
          <w:tcPr>
            <w:tcW w:w="9340" w:type="dxa"/>
          </w:tcPr>
          <w:p w:rsidR="00A661D9" w:rsidRDefault="00A661D9" w:rsidP="00C31548">
            <w:pPr>
              <w:rPr>
                <w:ins w:id="806" w:author="Author"/>
                <w:rFonts w:cs="Arial"/>
                <w:szCs w:val="20"/>
              </w:rPr>
            </w:pPr>
            <w:del w:id="807" w:author="Author">
              <w:r w:rsidRPr="00A661D9" w:rsidDel="00A661D9">
                <w:rPr>
                  <w:rFonts w:cs="Arial"/>
                  <w:szCs w:val="20"/>
                </w:rPr>
                <w:delText>For e</w:delText>
              </w:r>
            </w:del>
            <w:ins w:id="808" w:author="Author">
              <w:r>
                <w:rPr>
                  <w:rFonts w:cs="Arial"/>
                  <w:szCs w:val="20"/>
                </w:rPr>
                <w:t>E</w:t>
              </w:r>
            </w:ins>
            <w:r w:rsidRPr="00A661D9" w:rsidDel="00EE7DA6">
              <w:rPr>
                <w:rFonts w:cs="Arial"/>
                <w:szCs w:val="20"/>
              </w:rPr>
              <w:t>xample</w:t>
            </w:r>
            <w:ins w:id="809" w:author="Author">
              <w:r>
                <w:rPr>
                  <w:rFonts w:cs="Arial"/>
                  <w:szCs w:val="20"/>
                </w:rPr>
                <w:t>:</w:t>
              </w:r>
            </w:ins>
            <w:del w:id="810" w:author="Author">
              <w:r w:rsidRPr="00A661D9" w:rsidDel="00A661D9">
                <w:rPr>
                  <w:rFonts w:cs="Arial"/>
                  <w:szCs w:val="20"/>
                </w:rPr>
                <w:delText>,</w:delText>
              </w:r>
            </w:del>
          </w:p>
          <w:p w:rsidR="007765CA" w:rsidRPr="00A661D9" w:rsidRDefault="00A661D9" w:rsidP="00C31548">
            <w:pPr>
              <w:rPr>
                <w:ins w:id="811" w:author="Author"/>
                <w:rFonts w:cs="Arial"/>
                <w:szCs w:val="20"/>
              </w:rPr>
            </w:pPr>
            <w:del w:id="812" w:author="Author">
              <w:r w:rsidRPr="00A661D9" w:rsidDel="00A661D9">
                <w:rPr>
                  <w:rFonts w:cs="Arial"/>
                  <w:szCs w:val="20"/>
                </w:rPr>
                <w:delText xml:space="preserve"> c</w:delText>
              </w:r>
            </w:del>
            <w:ins w:id="813" w:author="Author">
              <w:r>
                <w:rPr>
                  <w:rFonts w:cs="Arial"/>
                  <w:szCs w:val="20"/>
                </w:rPr>
                <w:t>C</w:t>
              </w:r>
            </w:ins>
            <w:r w:rsidRPr="00A661D9" w:rsidDel="00EE7DA6">
              <w:rPr>
                <w:rFonts w:cs="Arial"/>
                <w:szCs w:val="20"/>
              </w:rPr>
              <w:t>ontrols over compliance with laws and regulations may be relevant to financial reporting when such controls are relevant to the entity’s preparation of contingency disclosures in the financial statements.</w:t>
            </w:r>
          </w:p>
        </w:tc>
      </w:tr>
    </w:tbl>
    <w:p w:rsidR="007765CA" w:rsidRPr="00A661D9" w:rsidRDefault="00A661D9" w:rsidP="00A661D9">
      <w:pPr>
        <w:rPr>
          <w:rFonts w:cs="Arial"/>
          <w:strike/>
          <w:szCs w:val="20"/>
        </w:rPr>
      </w:pPr>
      <w:r>
        <w:rPr>
          <w:rFonts w:cs="Arial"/>
          <w:szCs w:val="20"/>
        </w:rPr>
        <w:t>[</w:t>
      </w:r>
      <w:r w:rsidRPr="004B45C6">
        <w:rPr>
          <w:rFonts w:cs="Arial"/>
          <w:i/>
          <w:szCs w:val="20"/>
          <w:highlight w:val="yellow"/>
        </w:rPr>
        <w:t xml:space="preserve">Moved to </w:t>
      </w:r>
      <w:r w:rsidR="004B45C6">
        <w:rPr>
          <w:rFonts w:cs="Arial"/>
          <w:i/>
          <w:szCs w:val="20"/>
          <w:highlight w:val="yellow"/>
        </w:rPr>
        <w:t xml:space="preserve">example </w:t>
      </w:r>
      <w:r w:rsidRPr="004B45C6">
        <w:rPr>
          <w:rFonts w:cs="Arial"/>
          <w:i/>
          <w:szCs w:val="20"/>
          <w:highlight w:val="yellow"/>
        </w:rPr>
        <w:t>box</w:t>
      </w:r>
      <w:r>
        <w:rPr>
          <w:rFonts w:cs="Arial"/>
          <w:szCs w:val="20"/>
        </w:rPr>
        <w:t xml:space="preserve">] </w:t>
      </w:r>
      <w:r w:rsidR="007765CA" w:rsidRPr="00A661D9">
        <w:rPr>
          <w:rFonts w:cs="Arial"/>
          <w:strike/>
          <w:szCs w:val="20"/>
        </w:rPr>
        <w:t>For example, if deficiencies are identified related to the control environment, this may affect the auditor’s overall expectations about the operating effectiveness of direct controls.</w:t>
      </w:r>
    </w:p>
    <w:p w:rsidR="007765CA" w:rsidRDefault="007765CA" w:rsidP="000058EA">
      <w:pPr>
        <w:spacing w:after="120"/>
        <w:ind w:left="547" w:hanging="547"/>
        <w:rPr>
          <w:rFonts w:cs="Arial"/>
          <w:szCs w:val="20"/>
        </w:rPr>
      </w:pPr>
      <w:ins w:id="814" w:author="Author">
        <w:r w:rsidRPr="00A661D9">
          <w:rPr>
            <w:rFonts w:cs="Arial"/>
            <w:szCs w:val="20"/>
          </w:rPr>
          <w:t>A104d</w:t>
        </w:r>
      </w:ins>
      <w:r w:rsidR="000058EA">
        <w:rPr>
          <w:rFonts w:cs="Arial"/>
          <w:szCs w:val="20"/>
        </w:rPr>
        <w:t xml:space="preserve"> [</w:t>
      </w:r>
      <w:r w:rsidR="000058EA" w:rsidRPr="004B45C6">
        <w:rPr>
          <w:rFonts w:cs="Arial"/>
          <w:i/>
          <w:szCs w:val="20"/>
          <w:highlight w:val="yellow"/>
        </w:rPr>
        <w:t xml:space="preserve">Text based on last sentence  of para. A100 </w:t>
      </w:r>
      <w:r w:rsidR="000058EA">
        <w:rPr>
          <w:rFonts w:cs="Arial"/>
          <w:szCs w:val="20"/>
        </w:rPr>
        <w:t xml:space="preserve">] </w:t>
      </w:r>
      <w:ins w:id="815" w:author="Author">
        <w:r w:rsidRPr="00A661D9">
          <w:rPr>
            <w:rFonts w:cs="Arial"/>
            <w:szCs w:val="20"/>
          </w:rPr>
          <w:t>The controls</w:t>
        </w:r>
        <w:r>
          <w:rPr>
            <w:rFonts w:cs="Arial"/>
            <w:szCs w:val="20"/>
          </w:rPr>
          <w:t xml:space="preserve"> in these components are primarily indirect controls (i.e., controls that are not sufficiently precise to prevent, detect or correct misstatements at the assertion level but which may have </w:t>
        </w:r>
        <w:r w:rsidRPr="00961271">
          <w:rPr>
            <w:rFonts w:cs="Arial"/>
            <w:color w:val="333333"/>
            <w:szCs w:val="20"/>
            <w:lang w:val="en"/>
          </w:rPr>
          <w:t>an indirect effect on the likelihood that a misstatement will be detected or prevented on a timely basis</w:t>
        </w:r>
        <w:r>
          <w:rPr>
            <w:rFonts w:cs="Arial"/>
            <w:color w:val="333333"/>
            <w:szCs w:val="20"/>
            <w:lang w:val="en"/>
          </w:rPr>
          <w:t>)</w:t>
        </w:r>
        <w:r>
          <w:rPr>
            <w:rFonts w:cs="Arial"/>
            <w:szCs w:val="20"/>
          </w:rPr>
          <w:t>. However, some controls within these components may</w:t>
        </w:r>
      </w:ins>
      <w:r>
        <w:rPr>
          <w:rFonts w:cs="Arial"/>
          <w:szCs w:val="20"/>
        </w:rPr>
        <w:t xml:space="preserve"> </w:t>
      </w:r>
      <w:ins w:id="816" w:author="Author">
        <w:r>
          <w:rPr>
            <w:rFonts w:cs="Arial"/>
            <w:szCs w:val="20"/>
          </w:rPr>
          <w:t>also be direct controls.</w:t>
        </w:r>
      </w:ins>
    </w:p>
    <w:tbl>
      <w:tblPr>
        <w:tblStyle w:val="TableGrid"/>
        <w:tblW w:w="0" w:type="auto"/>
        <w:tblInd w:w="547" w:type="dxa"/>
        <w:tblLook w:val="04A0" w:firstRow="1" w:lastRow="0" w:firstColumn="1" w:lastColumn="0" w:noHBand="0" w:noVBand="1"/>
      </w:tblPr>
      <w:tblGrid>
        <w:gridCol w:w="8793"/>
      </w:tblGrid>
      <w:tr w:rsidR="00A43767" w:rsidTr="000058EA">
        <w:trPr>
          <w:ins w:id="817" w:author="Author"/>
        </w:trPr>
        <w:tc>
          <w:tcPr>
            <w:tcW w:w="8793" w:type="dxa"/>
          </w:tcPr>
          <w:p w:rsidR="00A43767" w:rsidRDefault="00A43767" w:rsidP="00DD7019">
            <w:pPr>
              <w:rPr>
                <w:ins w:id="818" w:author="Author"/>
                <w:rFonts w:cs="Arial"/>
                <w:szCs w:val="20"/>
              </w:rPr>
            </w:pPr>
            <w:ins w:id="819" w:author="Author">
              <w:r>
                <w:rPr>
                  <w:rFonts w:cs="Arial"/>
                  <w:szCs w:val="20"/>
                </w:rPr>
                <w:t>Example:</w:t>
              </w:r>
            </w:ins>
          </w:p>
          <w:p w:rsidR="00A43767" w:rsidRDefault="00A43767" w:rsidP="00DD7019">
            <w:pPr>
              <w:rPr>
                <w:rFonts w:cs="Arial"/>
                <w:szCs w:val="20"/>
              </w:rPr>
            </w:pPr>
            <w:r>
              <w:rPr>
                <w:rFonts w:cs="Arial"/>
                <w:szCs w:val="20"/>
              </w:rPr>
              <w:t>[</w:t>
            </w:r>
            <w:r w:rsidRPr="004B45C6">
              <w:rPr>
                <w:rFonts w:cs="Arial"/>
                <w:i/>
                <w:szCs w:val="20"/>
                <w:highlight w:val="yellow"/>
              </w:rPr>
              <w:t xml:space="preserve">Previously </w:t>
            </w:r>
            <w:r w:rsidR="002441CB" w:rsidRPr="004B45C6">
              <w:rPr>
                <w:rFonts w:cs="Arial"/>
                <w:i/>
                <w:szCs w:val="20"/>
                <w:highlight w:val="yellow"/>
              </w:rPr>
              <w:t>included in p</w:t>
            </w:r>
            <w:r w:rsidRPr="004B45C6">
              <w:rPr>
                <w:rFonts w:cs="Arial"/>
                <w:i/>
                <w:szCs w:val="20"/>
                <w:highlight w:val="yellow"/>
              </w:rPr>
              <w:t>ara. A125</w:t>
            </w:r>
            <w:r>
              <w:rPr>
                <w:rFonts w:cs="Arial"/>
                <w:szCs w:val="20"/>
              </w:rPr>
              <w:t>]</w:t>
            </w:r>
          </w:p>
          <w:p w:rsidR="00A43767" w:rsidRDefault="005A4697" w:rsidP="00DD7019">
            <w:pPr>
              <w:rPr>
                <w:ins w:id="820" w:author="Author"/>
                <w:rFonts w:cs="Arial"/>
                <w:szCs w:val="20"/>
              </w:rPr>
            </w:pPr>
            <w:del w:id="821" w:author="Author">
              <w:r w:rsidDel="005A4697">
                <w:rPr>
                  <w:rFonts w:cs="Arial"/>
                  <w:szCs w:val="20"/>
                </w:rPr>
                <w:delText>However</w:delText>
              </w:r>
            </w:del>
            <w:ins w:id="822" w:author="Author">
              <w:r w:rsidR="00A43767">
                <w:rPr>
                  <w:rFonts w:cs="Arial"/>
                  <w:szCs w:val="20"/>
                </w:rPr>
                <w:t>Some m</w:t>
              </w:r>
              <w:r w:rsidR="00A43767" w:rsidRPr="00961271">
                <w:rPr>
                  <w:rFonts w:cs="Arial"/>
                  <w:szCs w:val="20"/>
                </w:rPr>
                <w:t>onitoring activities, such as management or supervisory reviews, may be precise enough to address risks of material misstatement at the assertion level (i.e., direct control</w:t>
              </w:r>
              <w:r w:rsidR="00A43767">
                <w:rPr>
                  <w:rFonts w:cs="Arial"/>
                  <w:szCs w:val="20"/>
                </w:rPr>
                <w:t>s</w:t>
              </w:r>
              <w:r w:rsidR="00A43767" w:rsidRPr="00961271">
                <w:rPr>
                  <w:rFonts w:cs="Arial"/>
                  <w:szCs w:val="20"/>
                </w:rPr>
                <w:t>)</w:t>
              </w:r>
              <w:r w:rsidR="00A43767">
                <w:rPr>
                  <w:rFonts w:cs="Arial"/>
                  <w:szCs w:val="20"/>
                </w:rPr>
                <w:t>.</w:t>
              </w:r>
            </w:ins>
          </w:p>
          <w:p w:rsidR="00A43767" w:rsidRDefault="005A4697" w:rsidP="00DD7019">
            <w:pPr>
              <w:rPr>
                <w:ins w:id="823" w:author="Author"/>
                <w:rFonts w:cs="Arial"/>
                <w:szCs w:val="20"/>
              </w:rPr>
            </w:pPr>
            <w:del w:id="824" w:author="Author">
              <w:r w:rsidDel="005A4697">
                <w:rPr>
                  <w:rFonts w:cs="Arial"/>
                  <w:szCs w:val="20"/>
                </w:rPr>
                <w:delText>Such</w:delText>
              </w:r>
            </w:del>
            <w:ins w:id="825" w:author="Author">
              <w:r w:rsidR="00A43767">
                <w:rPr>
                  <w:rFonts w:cs="Arial"/>
                  <w:szCs w:val="20"/>
                </w:rPr>
                <w:t>Monitoring</w:t>
              </w:r>
              <w:r w:rsidR="00A43767" w:rsidRPr="00961271">
                <w:rPr>
                  <w:rFonts w:cs="Arial"/>
                  <w:szCs w:val="20"/>
                </w:rPr>
                <w:t xml:space="preserve"> controls may also include certain activities performed by the internal audit function</w:t>
              </w:r>
              <w:r w:rsidR="00A43767">
                <w:rPr>
                  <w:rFonts w:cs="Arial"/>
                  <w:szCs w:val="20"/>
                </w:rPr>
                <w:t>, some of which may be</w:t>
              </w:r>
              <w:r>
                <w:rPr>
                  <w:rFonts w:cs="Arial"/>
                  <w:szCs w:val="20"/>
                </w:rPr>
                <w:t>.</w:t>
              </w:r>
            </w:ins>
            <w:r>
              <w:rPr>
                <w:rFonts w:cs="Arial"/>
                <w:szCs w:val="20"/>
              </w:rPr>
              <w:t xml:space="preserve"> </w:t>
            </w:r>
            <w:del w:id="826" w:author="Author">
              <w:r w:rsidDel="005A4697">
                <w:rPr>
                  <w:rFonts w:cs="Arial"/>
                  <w:szCs w:val="20"/>
                </w:rPr>
                <w:delText>The auditor may determine certain direct controls to be controls relevant to the audit in accordance with paragraph 39–41.</w:delText>
              </w:r>
            </w:del>
          </w:p>
        </w:tc>
      </w:tr>
    </w:tbl>
    <w:p w:rsidR="003E1141" w:rsidRPr="00961271" w:rsidRDefault="003E1141" w:rsidP="00971C2C">
      <w:pPr>
        <w:keepNext/>
        <w:ind w:left="547" w:hanging="547"/>
        <w:rPr>
          <w:rFonts w:cs="Arial"/>
          <w:szCs w:val="20"/>
        </w:rPr>
      </w:pPr>
      <w:r w:rsidRPr="00AA6F3F">
        <w:rPr>
          <w:rFonts w:cs="Arial"/>
          <w:szCs w:val="20"/>
        </w:rPr>
        <w:t>Control Environment (</w:t>
      </w:r>
      <w:r w:rsidRPr="00961271">
        <w:rPr>
          <w:rFonts w:cs="Arial"/>
          <w:szCs w:val="20"/>
        </w:rPr>
        <w:t>Ref: Para. 2</w:t>
      </w:r>
      <w:ins w:id="827" w:author="Author">
        <w:r w:rsidR="00CA6C87">
          <w:rPr>
            <w:rFonts w:cs="Arial"/>
            <w:szCs w:val="20"/>
          </w:rPr>
          <w:t>8</w:t>
        </w:r>
      </w:ins>
      <w:del w:id="828" w:author="Author">
        <w:r w:rsidDel="00CA6C87">
          <w:rPr>
            <w:rFonts w:cs="Arial"/>
            <w:szCs w:val="20"/>
          </w:rPr>
          <w:delText>7</w:delText>
        </w:r>
      </w:del>
      <w:r w:rsidRPr="00961271">
        <w:rPr>
          <w:rFonts w:cs="Arial"/>
          <w:szCs w:val="20"/>
        </w:rPr>
        <w:t>)</w:t>
      </w:r>
      <w:r w:rsidR="00CA6C87">
        <w:rPr>
          <w:rFonts w:cs="Arial"/>
          <w:szCs w:val="20"/>
        </w:rPr>
        <w:t xml:space="preserve"> </w:t>
      </w:r>
    </w:p>
    <w:p w:rsidR="003E1141" w:rsidRDefault="003E1141" w:rsidP="00971C2C">
      <w:pPr>
        <w:ind w:left="547" w:hanging="547"/>
        <w:rPr>
          <w:ins w:id="829" w:author="Author"/>
          <w:rFonts w:cs="Arial"/>
          <w:szCs w:val="20"/>
        </w:rPr>
      </w:pPr>
      <w:r w:rsidRPr="00961271">
        <w:rPr>
          <w:rFonts w:cs="Arial"/>
          <w:szCs w:val="20"/>
        </w:rPr>
        <w:t>A105.</w:t>
      </w:r>
      <w:r w:rsidRPr="00961271">
        <w:rPr>
          <w:rFonts w:cs="Arial"/>
          <w:szCs w:val="20"/>
        </w:rPr>
        <w:tab/>
      </w:r>
      <w:r w:rsidR="00B913DC">
        <w:rPr>
          <w:rFonts w:cs="Arial"/>
          <w:szCs w:val="20"/>
        </w:rPr>
        <w:t>[</w:t>
      </w:r>
      <w:r w:rsidR="00B913DC" w:rsidRPr="004B45C6">
        <w:rPr>
          <w:rFonts w:cs="Arial"/>
          <w:i/>
          <w:szCs w:val="20"/>
          <w:highlight w:val="yellow"/>
        </w:rPr>
        <w:t xml:space="preserve">Moved to </w:t>
      </w:r>
      <w:r w:rsidR="00B913DC" w:rsidRPr="005A4697">
        <w:rPr>
          <w:rFonts w:cs="Arial"/>
          <w:b/>
          <w:i/>
          <w:szCs w:val="20"/>
          <w:highlight w:val="yellow"/>
        </w:rPr>
        <w:t>Appendix 3</w:t>
      </w:r>
      <w:r w:rsidR="00B913DC">
        <w:rPr>
          <w:rFonts w:cs="Arial"/>
          <w:szCs w:val="20"/>
        </w:rPr>
        <w:t xml:space="preserve">] </w:t>
      </w:r>
      <w:r w:rsidRPr="000058EA">
        <w:rPr>
          <w:rFonts w:cs="Arial"/>
          <w:strike/>
          <w:szCs w:val="20"/>
        </w:rPr>
        <w:t>The control environment includes the governance and management functions and the attitudes, awareness, and actions of those charged with governance and management concerning the entity’s system of internal control and its importance in the entity. The control environment sets the tone of an organization, influencing the control consciousness of its people.</w:t>
      </w:r>
      <w:r w:rsidRPr="00961271">
        <w:rPr>
          <w:rFonts w:cs="Arial"/>
          <w:szCs w:val="20"/>
        </w:rPr>
        <w:t xml:space="preserve"> </w:t>
      </w:r>
    </w:p>
    <w:p w:rsidR="00B913DC" w:rsidRDefault="00B913DC" w:rsidP="00DB69A9">
      <w:pPr>
        <w:keepNext/>
        <w:jc w:val="left"/>
        <w:rPr>
          <w:ins w:id="830" w:author="Author"/>
          <w:rFonts w:cs="Arial"/>
          <w:szCs w:val="20"/>
        </w:rPr>
      </w:pPr>
      <w:ins w:id="831" w:author="Author">
        <w:r>
          <w:rPr>
            <w:rFonts w:cs="Arial"/>
            <w:szCs w:val="20"/>
          </w:rPr>
          <w:lastRenderedPageBreak/>
          <w:t>A105a. The relevant aspects of the control environment are defined in paragraph 16(</w:t>
        </w:r>
        <w:proofErr w:type="spellStart"/>
        <w:r>
          <w:rPr>
            <w:rFonts w:cs="Arial"/>
            <w:szCs w:val="20"/>
          </w:rPr>
          <w:t>gb</w:t>
        </w:r>
        <w:proofErr w:type="spellEnd"/>
        <w:r>
          <w:rPr>
            <w:rFonts w:cs="Arial"/>
            <w:szCs w:val="20"/>
          </w:rPr>
          <w:t>).</w:t>
        </w:r>
      </w:ins>
    </w:p>
    <w:p w:rsidR="003B7515" w:rsidRPr="003B7515" w:rsidRDefault="003B7515" w:rsidP="00DB69A9">
      <w:pPr>
        <w:keepNext/>
        <w:spacing w:before="240"/>
        <w:ind w:left="547" w:hanging="547"/>
        <w:jc w:val="left"/>
        <w:rPr>
          <w:ins w:id="832" w:author="Author"/>
          <w:rFonts w:cs="Arial"/>
          <w:b/>
          <w:szCs w:val="20"/>
        </w:rPr>
      </w:pPr>
      <w:ins w:id="833" w:author="Author">
        <w:r>
          <w:rPr>
            <w:rFonts w:cs="Arial"/>
            <w:b/>
            <w:szCs w:val="20"/>
          </w:rPr>
          <w:t>Scalability</w:t>
        </w:r>
      </w:ins>
    </w:p>
    <w:p w:rsidR="003B7515" w:rsidRDefault="003E1141" w:rsidP="003B7515">
      <w:pPr>
        <w:spacing w:after="120"/>
        <w:ind w:left="547" w:hanging="547"/>
        <w:rPr>
          <w:ins w:id="834" w:author="Author"/>
          <w:rFonts w:cs="Arial"/>
          <w:szCs w:val="20"/>
        </w:rPr>
      </w:pPr>
      <w:r w:rsidRPr="00961271">
        <w:rPr>
          <w:rFonts w:cs="Arial"/>
          <w:szCs w:val="20"/>
        </w:rPr>
        <w:t xml:space="preserve">A106. The control environment relating to </w:t>
      </w:r>
      <w:del w:id="835" w:author="Author">
        <w:r w:rsidRPr="00961271" w:rsidDel="003B7515">
          <w:rPr>
            <w:rFonts w:cs="Arial"/>
            <w:szCs w:val="20"/>
          </w:rPr>
          <w:delText xml:space="preserve">smaller and </w:delText>
        </w:r>
      </w:del>
      <w:r w:rsidRPr="00961271">
        <w:rPr>
          <w:rFonts w:cs="Arial"/>
          <w:szCs w:val="20"/>
        </w:rPr>
        <w:t xml:space="preserve">less complex entities is likely to vary from larger or more complex entities. </w:t>
      </w:r>
    </w:p>
    <w:tbl>
      <w:tblPr>
        <w:tblStyle w:val="TableGrid"/>
        <w:tblW w:w="0" w:type="auto"/>
        <w:tblInd w:w="547" w:type="dxa"/>
        <w:tblLook w:val="04A0" w:firstRow="1" w:lastRow="0" w:firstColumn="1" w:lastColumn="0" w:noHBand="0" w:noVBand="1"/>
      </w:tblPr>
      <w:tblGrid>
        <w:gridCol w:w="8793"/>
      </w:tblGrid>
      <w:tr w:rsidR="003B7515" w:rsidTr="003B7515">
        <w:trPr>
          <w:ins w:id="836" w:author="Author"/>
        </w:trPr>
        <w:tc>
          <w:tcPr>
            <w:tcW w:w="9340" w:type="dxa"/>
          </w:tcPr>
          <w:p w:rsidR="003B7515" w:rsidRDefault="003B7515" w:rsidP="00971C2C">
            <w:pPr>
              <w:rPr>
                <w:ins w:id="837" w:author="Author"/>
                <w:rFonts w:cs="Arial"/>
                <w:szCs w:val="20"/>
              </w:rPr>
            </w:pPr>
            <w:del w:id="838" w:author="Author">
              <w:r w:rsidRPr="00961271" w:rsidDel="003B7515">
                <w:rPr>
                  <w:rFonts w:cs="Arial"/>
                  <w:szCs w:val="20"/>
                </w:rPr>
                <w:delText>For e</w:delText>
              </w:r>
              <w:r w:rsidRPr="00961271" w:rsidDel="002C0AEB">
                <w:rPr>
                  <w:rFonts w:cs="Arial"/>
                  <w:szCs w:val="20"/>
                </w:rPr>
                <w:delText>xample</w:delText>
              </w:r>
              <w:r w:rsidRPr="00961271" w:rsidDel="003B7515">
                <w:rPr>
                  <w:rFonts w:cs="Arial"/>
                  <w:szCs w:val="20"/>
                </w:rPr>
                <w:delText xml:space="preserve">, </w:delText>
              </w:r>
              <w:r w:rsidRPr="00961271" w:rsidDel="00AA6F3F">
                <w:rPr>
                  <w:rFonts w:cs="Arial"/>
                  <w:szCs w:val="20"/>
                </w:rPr>
                <w:delText>the organizational structure may be simpler and include a small number of employees involved in roles related to financial reporting.</w:delText>
              </w:r>
            </w:del>
          </w:p>
        </w:tc>
      </w:tr>
    </w:tbl>
    <w:p w:rsidR="003B7515" w:rsidRDefault="003B7515" w:rsidP="003B7515">
      <w:pPr>
        <w:spacing w:after="120"/>
        <w:ind w:left="547" w:hanging="547"/>
        <w:rPr>
          <w:ins w:id="839" w:author="Author"/>
          <w:rFonts w:cs="Arial"/>
          <w:szCs w:val="20"/>
        </w:rPr>
      </w:pPr>
      <w:ins w:id="840" w:author="Author">
        <w:r>
          <w:rPr>
            <w:rFonts w:cs="Arial"/>
            <w:szCs w:val="20"/>
          </w:rPr>
          <w:t xml:space="preserve">A106a. </w:t>
        </w:r>
      </w:ins>
      <w:del w:id="841" w:author="Author">
        <w:r w:rsidR="003E1141" w:rsidRPr="00961271" w:rsidDel="003B7515">
          <w:rPr>
            <w:rFonts w:cs="Arial"/>
            <w:szCs w:val="20"/>
          </w:rPr>
          <w:delText>Further, t</w:delText>
        </w:r>
      </w:del>
      <w:ins w:id="842" w:author="Author">
        <w:r>
          <w:rPr>
            <w:rFonts w:cs="Arial"/>
            <w:szCs w:val="20"/>
          </w:rPr>
          <w:t>T</w:t>
        </w:r>
      </w:ins>
      <w:r w:rsidR="003E1141" w:rsidRPr="00961271">
        <w:rPr>
          <w:rFonts w:cs="Arial"/>
          <w:szCs w:val="20"/>
        </w:rPr>
        <w:t xml:space="preserve">hose charged with governance in </w:t>
      </w:r>
      <w:del w:id="843" w:author="Author">
        <w:r w:rsidR="003E1141" w:rsidRPr="00961271" w:rsidDel="003B7515">
          <w:rPr>
            <w:rFonts w:cs="Arial"/>
            <w:szCs w:val="20"/>
          </w:rPr>
          <w:delText xml:space="preserve">smaller and </w:delText>
        </w:r>
      </w:del>
      <w:r w:rsidR="003E1141" w:rsidRPr="00961271">
        <w:rPr>
          <w:rFonts w:cs="Arial"/>
          <w:szCs w:val="20"/>
        </w:rPr>
        <w:t xml:space="preserve">less complex entities may not include an independent or outside member, and the role of governance may be undertaken directly by the owner-manager where there are no other owners. Accordingly, some considerations about the entity’s control environment may be inapplicable or less relevant. </w:t>
      </w:r>
    </w:p>
    <w:tbl>
      <w:tblPr>
        <w:tblStyle w:val="TableGrid"/>
        <w:tblW w:w="0" w:type="auto"/>
        <w:tblInd w:w="547" w:type="dxa"/>
        <w:tblLook w:val="04A0" w:firstRow="1" w:lastRow="0" w:firstColumn="1" w:lastColumn="0" w:noHBand="0" w:noVBand="1"/>
      </w:tblPr>
      <w:tblGrid>
        <w:gridCol w:w="8793"/>
      </w:tblGrid>
      <w:tr w:rsidR="003B7515" w:rsidTr="003B7515">
        <w:trPr>
          <w:ins w:id="844" w:author="Author"/>
        </w:trPr>
        <w:tc>
          <w:tcPr>
            <w:tcW w:w="9340" w:type="dxa"/>
          </w:tcPr>
          <w:p w:rsidR="003B7515" w:rsidRDefault="008F6500" w:rsidP="008F6500">
            <w:pPr>
              <w:spacing w:before="120" w:after="120"/>
              <w:rPr>
                <w:ins w:id="845" w:author="Author"/>
                <w:rFonts w:cs="Arial"/>
                <w:szCs w:val="20"/>
              </w:rPr>
            </w:pPr>
            <w:del w:id="846" w:author="Author">
              <w:r w:rsidRPr="00961271" w:rsidDel="008F6500">
                <w:rPr>
                  <w:rFonts w:cs="Arial"/>
                  <w:szCs w:val="20"/>
                </w:rPr>
                <w:delText>For e</w:delText>
              </w:r>
              <w:r w:rsidRPr="00961271" w:rsidDel="005A4697">
                <w:rPr>
                  <w:rFonts w:cs="Arial"/>
                  <w:szCs w:val="20"/>
                </w:rPr>
                <w:delText>xample</w:delText>
              </w:r>
              <w:r w:rsidRPr="00961271" w:rsidDel="00AA6F3F">
                <w:rPr>
                  <w:rFonts w:cs="Arial"/>
                  <w:szCs w:val="20"/>
                </w:rPr>
                <w:delText xml:space="preserve">, if the role of governance is undertaken directly by the owner-manager, the auditor may determine that the independence of those charged with governance is not relevant. </w:delText>
              </w:r>
            </w:del>
          </w:p>
        </w:tc>
      </w:tr>
    </w:tbl>
    <w:p w:rsidR="008F6500" w:rsidRDefault="003E1141" w:rsidP="008F6500">
      <w:pPr>
        <w:spacing w:after="120"/>
        <w:ind w:left="547" w:hanging="547"/>
        <w:rPr>
          <w:ins w:id="847" w:author="Author"/>
          <w:rFonts w:cs="Arial"/>
          <w:szCs w:val="20"/>
        </w:rPr>
      </w:pPr>
      <w:r w:rsidRPr="00961271">
        <w:rPr>
          <w:rFonts w:cs="Arial"/>
          <w:szCs w:val="20"/>
        </w:rPr>
        <w:t xml:space="preserve">A107. In addition, audit evidence for elements of the control environment in </w:t>
      </w:r>
      <w:del w:id="848" w:author="Author">
        <w:r w:rsidRPr="00961271" w:rsidDel="008F6500">
          <w:rPr>
            <w:rFonts w:cs="Arial"/>
            <w:szCs w:val="20"/>
          </w:rPr>
          <w:delText xml:space="preserve">smaller and </w:delText>
        </w:r>
      </w:del>
      <w:proofErr w:type="gramStart"/>
      <w:r w:rsidRPr="00961271">
        <w:rPr>
          <w:rFonts w:cs="Arial"/>
          <w:szCs w:val="20"/>
        </w:rPr>
        <w:t>less</w:t>
      </w:r>
      <w:proofErr w:type="gramEnd"/>
      <w:r w:rsidRPr="00961271">
        <w:rPr>
          <w:rFonts w:cs="Arial"/>
          <w:szCs w:val="20"/>
        </w:rPr>
        <w:t xml:space="preserve"> complex entities may not be available in documentary form, in particular where communication between management and other personnel may be informal, but is still effective. </w:t>
      </w:r>
    </w:p>
    <w:tbl>
      <w:tblPr>
        <w:tblStyle w:val="TableGrid"/>
        <w:tblW w:w="0" w:type="auto"/>
        <w:tblInd w:w="547" w:type="dxa"/>
        <w:tblLook w:val="04A0" w:firstRow="1" w:lastRow="0" w:firstColumn="1" w:lastColumn="0" w:noHBand="0" w:noVBand="1"/>
      </w:tblPr>
      <w:tblGrid>
        <w:gridCol w:w="8793"/>
      </w:tblGrid>
      <w:tr w:rsidR="008F6500" w:rsidTr="008F6500">
        <w:trPr>
          <w:ins w:id="849" w:author="Author"/>
        </w:trPr>
        <w:tc>
          <w:tcPr>
            <w:tcW w:w="9340" w:type="dxa"/>
          </w:tcPr>
          <w:p w:rsidR="008F6500" w:rsidRDefault="008F6500" w:rsidP="00971C2C">
            <w:pPr>
              <w:rPr>
                <w:ins w:id="850" w:author="Author"/>
                <w:rFonts w:cs="Arial"/>
                <w:szCs w:val="20"/>
              </w:rPr>
            </w:pPr>
            <w:del w:id="851" w:author="Author">
              <w:r w:rsidRPr="00961271" w:rsidDel="008F6500">
                <w:rPr>
                  <w:rFonts w:cs="Arial"/>
                  <w:szCs w:val="20"/>
                </w:rPr>
                <w:delText>For e</w:delText>
              </w:r>
            </w:del>
            <w:ins w:id="852" w:author="Author">
              <w:r>
                <w:rPr>
                  <w:rFonts w:cs="Arial"/>
                  <w:szCs w:val="20"/>
                </w:rPr>
                <w:t>E</w:t>
              </w:r>
            </w:ins>
            <w:r w:rsidRPr="00961271">
              <w:rPr>
                <w:rFonts w:cs="Arial"/>
                <w:szCs w:val="20"/>
              </w:rPr>
              <w:t>xample</w:t>
            </w:r>
            <w:ins w:id="853" w:author="Author">
              <w:r w:rsidR="00AA6F3F">
                <w:rPr>
                  <w:rFonts w:cs="Arial"/>
                  <w:szCs w:val="20"/>
                </w:rPr>
                <w:t>s</w:t>
              </w:r>
              <w:r>
                <w:rPr>
                  <w:rFonts w:cs="Arial"/>
                  <w:szCs w:val="20"/>
                </w:rPr>
                <w:t>:</w:t>
              </w:r>
            </w:ins>
          </w:p>
          <w:p w:rsidR="00AA6F3F" w:rsidRPr="00AA6F3F" w:rsidRDefault="00AA6F3F" w:rsidP="007B1D35">
            <w:pPr>
              <w:pStyle w:val="ListParagraph"/>
              <w:numPr>
                <w:ilvl w:val="0"/>
                <w:numId w:val="83"/>
              </w:numPr>
              <w:spacing w:before="120" w:after="120"/>
              <w:ind w:left="547" w:hanging="547"/>
              <w:contextualSpacing w:val="0"/>
              <w:rPr>
                <w:ins w:id="854" w:author="Author"/>
                <w:rFonts w:cs="Arial"/>
                <w:szCs w:val="20"/>
              </w:rPr>
            </w:pPr>
            <w:ins w:id="855" w:author="Author">
              <w:r w:rsidRPr="00AA6F3F">
                <w:rPr>
                  <w:rFonts w:cs="Arial"/>
                  <w:szCs w:val="20"/>
                </w:rPr>
                <w:t>The organizational structure in a less complex entity will likely be simpler and may include a small number of employees involved in roles related to financial reporting.</w:t>
              </w:r>
            </w:ins>
          </w:p>
          <w:p w:rsidR="00AA6F3F" w:rsidRPr="00AA6F3F" w:rsidRDefault="00AA6F3F" w:rsidP="007B1D35">
            <w:pPr>
              <w:pStyle w:val="ListParagraph"/>
              <w:numPr>
                <w:ilvl w:val="0"/>
                <w:numId w:val="83"/>
              </w:numPr>
              <w:spacing w:before="120" w:after="120"/>
              <w:ind w:left="547" w:hanging="547"/>
              <w:contextualSpacing w:val="0"/>
              <w:rPr>
                <w:ins w:id="856" w:author="Author"/>
                <w:rFonts w:cs="Arial"/>
                <w:szCs w:val="20"/>
              </w:rPr>
            </w:pPr>
            <w:ins w:id="857" w:author="Author">
              <w:r w:rsidRPr="00AA6F3F">
                <w:rPr>
                  <w:rFonts w:cs="Arial"/>
                  <w:szCs w:val="20"/>
                </w:rPr>
                <w:t>If the role of governance is undertaken directly by the owner-manager, the auditor may determine that the independence of those charged with governance is not relevant.</w:t>
              </w:r>
            </w:ins>
          </w:p>
          <w:p w:rsidR="008F6500" w:rsidRPr="00AA6F3F" w:rsidRDefault="008F6500" w:rsidP="007B1D35">
            <w:pPr>
              <w:pStyle w:val="ListParagraph"/>
              <w:numPr>
                <w:ilvl w:val="0"/>
                <w:numId w:val="83"/>
              </w:numPr>
              <w:spacing w:before="120" w:after="120"/>
              <w:ind w:left="547" w:hanging="547"/>
              <w:contextualSpacing w:val="0"/>
              <w:rPr>
                <w:ins w:id="858" w:author="Author"/>
                <w:rFonts w:cs="Arial"/>
                <w:szCs w:val="20"/>
              </w:rPr>
            </w:pPr>
            <w:del w:id="859" w:author="Author">
              <w:r w:rsidRPr="00AA6F3F" w:rsidDel="008F6500">
                <w:rPr>
                  <w:rFonts w:cs="Arial"/>
                  <w:szCs w:val="20"/>
                </w:rPr>
                <w:delText>, such</w:delText>
              </w:r>
            </w:del>
            <w:ins w:id="860" w:author="Author">
              <w:r w:rsidRPr="00AA6F3F">
                <w:rPr>
                  <w:rFonts w:cs="Arial"/>
                  <w:szCs w:val="20"/>
                </w:rPr>
                <w:t>Less complex</w:t>
              </w:r>
            </w:ins>
            <w:r w:rsidRPr="00AA6F3F">
              <w:rPr>
                <w:rFonts w:cs="Arial"/>
                <w:szCs w:val="20"/>
              </w:rPr>
              <w:t xml:space="preserve"> entities may not have a written code of conduct but, instead, develop a culture that emphasizes the importance of integrity and ethical behavior through oral communication and by management example. Consequently, the attitudes, awareness and actions of management or the owner-manager are of particular importance to the auditor’s understanding of a </w:t>
            </w:r>
            <w:del w:id="861" w:author="Author">
              <w:r w:rsidRPr="00AA6F3F" w:rsidDel="008F6500">
                <w:rPr>
                  <w:rFonts w:cs="Arial"/>
                  <w:szCs w:val="20"/>
                </w:rPr>
                <w:delText xml:space="preserve">smaller and </w:delText>
              </w:r>
            </w:del>
            <w:r w:rsidRPr="00AA6F3F">
              <w:rPr>
                <w:rFonts w:cs="Arial"/>
                <w:szCs w:val="20"/>
              </w:rPr>
              <w:t>less complex entity’s control environment.</w:t>
            </w:r>
          </w:p>
        </w:tc>
      </w:tr>
    </w:tbl>
    <w:p w:rsidR="003E1141" w:rsidRPr="00961271" w:rsidRDefault="003E1141" w:rsidP="00DB69A9">
      <w:pPr>
        <w:keepNext/>
        <w:spacing w:before="240"/>
        <w:ind w:left="547" w:hanging="547"/>
        <w:rPr>
          <w:rFonts w:cs="Arial"/>
          <w:strike/>
          <w:szCs w:val="20"/>
        </w:rPr>
      </w:pPr>
      <w:r w:rsidRPr="00961271">
        <w:rPr>
          <w:rFonts w:cs="Arial"/>
          <w:szCs w:val="20"/>
        </w:rPr>
        <w:t xml:space="preserve">Understanding </w:t>
      </w:r>
      <w:ins w:id="862" w:author="Author">
        <w:r w:rsidR="003A5608">
          <w:rPr>
            <w:rFonts w:cs="Arial"/>
            <w:szCs w:val="20"/>
          </w:rPr>
          <w:t xml:space="preserve">the </w:t>
        </w:r>
        <w:r w:rsidR="00833507">
          <w:rPr>
            <w:rFonts w:cs="Arial"/>
            <w:szCs w:val="20"/>
          </w:rPr>
          <w:t xml:space="preserve">Relevant Aspects of </w:t>
        </w:r>
      </w:ins>
      <w:r w:rsidRPr="00961271">
        <w:rPr>
          <w:rFonts w:cs="Arial"/>
          <w:szCs w:val="20"/>
        </w:rPr>
        <w:t>the Control Environment</w:t>
      </w:r>
      <w:ins w:id="863" w:author="Author">
        <w:r w:rsidR="00CA6C87">
          <w:rPr>
            <w:rFonts w:cs="Arial"/>
            <w:szCs w:val="20"/>
          </w:rPr>
          <w:t xml:space="preserve"> (Ref: Para. 23(c))</w:t>
        </w:r>
      </w:ins>
    </w:p>
    <w:p w:rsidR="00833507" w:rsidRDefault="003E1141" w:rsidP="009220F4">
      <w:pPr>
        <w:spacing w:after="120"/>
        <w:ind w:left="547" w:hanging="547"/>
        <w:rPr>
          <w:rFonts w:cs="Arial"/>
          <w:szCs w:val="20"/>
        </w:rPr>
      </w:pPr>
      <w:r w:rsidRPr="00961271">
        <w:rPr>
          <w:rFonts w:cs="Arial"/>
          <w:szCs w:val="20"/>
        </w:rPr>
        <w:t xml:space="preserve">A108. Audit evidence for the auditor’s understanding of the control environment may be obtained through a combination of inquiries and other risk assessment procedures (i.e., corroborating inquiries through observation or inspection of documents). </w:t>
      </w:r>
    </w:p>
    <w:p w:rsidR="001C5FEB" w:rsidRDefault="001C5FEB" w:rsidP="001C5FEB">
      <w:pPr>
        <w:spacing w:after="120"/>
        <w:ind w:left="547" w:hanging="547"/>
        <w:rPr>
          <w:ins w:id="864" w:author="Author"/>
          <w:rFonts w:cs="Arial"/>
          <w:szCs w:val="20"/>
        </w:rPr>
      </w:pPr>
      <w:ins w:id="865" w:author="Author">
        <w:r>
          <w:rPr>
            <w:rFonts w:cs="Arial"/>
            <w:szCs w:val="20"/>
          </w:rPr>
          <w:t xml:space="preserve">A108a. </w:t>
        </w:r>
      </w:ins>
      <w:del w:id="866" w:author="Author">
        <w:r w:rsidDel="001C5FEB">
          <w:rPr>
            <w:rFonts w:cs="Arial"/>
            <w:szCs w:val="20"/>
          </w:rPr>
          <w:delText>For example, i</w:delText>
        </w:r>
      </w:del>
      <w:ins w:id="867" w:author="Author">
        <w:r>
          <w:rPr>
            <w:rFonts w:cs="Arial"/>
            <w:szCs w:val="20"/>
          </w:rPr>
          <w:t>I</w:t>
        </w:r>
      </w:ins>
      <w:r>
        <w:rPr>
          <w:rFonts w:cs="Arial"/>
          <w:szCs w:val="20"/>
        </w:rPr>
        <w:t>n considering the extent to which management demonstrates a commitment to integrity and ethical values, the auditor may obtain an understanding through inquiries of management and employees about</w:t>
      </w:r>
    </w:p>
    <w:p w:rsidR="001C5FEB" w:rsidRDefault="001C5FEB" w:rsidP="007B1D35">
      <w:pPr>
        <w:pStyle w:val="ListParagraph"/>
        <w:numPr>
          <w:ilvl w:val="0"/>
          <w:numId w:val="83"/>
        </w:numPr>
        <w:spacing w:after="120"/>
        <w:ind w:left="1094" w:hanging="547"/>
        <w:contextualSpacing w:val="0"/>
        <w:rPr>
          <w:ins w:id="868" w:author="Author"/>
          <w:rFonts w:cs="Arial"/>
          <w:szCs w:val="20"/>
        </w:rPr>
      </w:pPr>
      <w:del w:id="869" w:author="Author">
        <w:r w:rsidRPr="001C5FEB" w:rsidDel="001C5FEB">
          <w:rPr>
            <w:rFonts w:cs="Arial"/>
            <w:szCs w:val="20"/>
          </w:rPr>
          <w:delText xml:space="preserve"> h</w:delText>
        </w:r>
      </w:del>
      <w:ins w:id="870" w:author="Author">
        <w:r>
          <w:rPr>
            <w:rFonts w:cs="Arial"/>
            <w:szCs w:val="20"/>
          </w:rPr>
          <w:t>H</w:t>
        </w:r>
      </w:ins>
      <w:r w:rsidRPr="001C5FEB">
        <w:rPr>
          <w:rFonts w:cs="Arial"/>
          <w:szCs w:val="20"/>
        </w:rPr>
        <w:t>ow management communicates to employees its views on business practices and ethical behavior</w:t>
      </w:r>
      <w:ins w:id="871" w:author="Author">
        <w:r>
          <w:rPr>
            <w:rFonts w:cs="Arial"/>
            <w:szCs w:val="20"/>
          </w:rPr>
          <w:t>;</w:t>
        </w:r>
      </w:ins>
      <w:r w:rsidRPr="001C5FEB">
        <w:rPr>
          <w:rFonts w:cs="Arial"/>
          <w:szCs w:val="20"/>
        </w:rPr>
        <w:t xml:space="preserve"> and </w:t>
      </w:r>
    </w:p>
    <w:p w:rsidR="001C5FEB" w:rsidRPr="001C5FEB" w:rsidRDefault="001C5FEB" w:rsidP="007B1D35">
      <w:pPr>
        <w:pStyle w:val="ListParagraph"/>
        <w:numPr>
          <w:ilvl w:val="0"/>
          <w:numId w:val="83"/>
        </w:numPr>
        <w:spacing w:after="120"/>
        <w:ind w:left="1094" w:hanging="547"/>
        <w:contextualSpacing w:val="0"/>
        <w:rPr>
          <w:rFonts w:cs="Arial"/>
          <w:szCs w:val="20"/>
        </w:rPr>
      </w:pPr>
      <w:ins w:id="872" w:author="Author">
        <w:r>
          <w:rPr>
            <w:rFonts w:cs="Arial"/>
            <w:szCs w:val="20"/>
          </w:rPr>
          <w:lastRenderedPageBreak/>
          <w:t>I</w:t>
        </w:r>
      </w:ins>
      <w:del w:id="873" w:author="Author">
        <w:r w:rsidRPr="001C5FEB" w:rsidDel="001C5FEB">
          <w:rPr>
            <w:rFonts w:cs="Arial"/>
            <w:szCs w:val="20"/>
          </w:rPr>
          <w:delText>i</w:delText>
        </w:r>
      </w:del>
      <w:r w:rsidRPr="001C5FEB">
        <w:rPr>
          <w:rFonts w:cs="Arial"/>
          <w:szCs w:val="20"/>
        </w:rPr>
        <w:t>nspecting management’s written code of conduct and observing whether management acts in a manner that supports that code.</w:t>
      </w:r>
    </w:p>
    <w:p w:rsidR="00833507" w:rsidRDefault="00833507" w:rsidP="00833507">
      <w:pPr>
        <w:spacing w:before="240"/>
        <w:ind w:left="547" w:hanging="547"/>
        <w:jc w:val="left"/>
        <w:rPr>
          <w:ins w:id="874" w:author="Author"/>
          <w:rFonts w:cs="Arial"/>
          <w:szCs w:val="20"/>
        </w:rPr>
      </w:pPr>
      <w:ins w:id="875" w:author="Author">
        <w:r w:rsidRPr="00833507">
          <w:rPr>
            <w:rFonts w:cs="Arial"/>
            <w:b/>
            <w:szCs w:val="20"/>
          </w:rPr>
          <w:t>Scalability</w:t>
        </w:r>
      </w:ins>
    </w:p>
    <w:p w:rsidR="00AD2B39" w:rsidRDefault="00833507" w:rsidP="00AD2B39">
      <w:pPr>
        <w:spacing w:after="120"/>
        <w:ind w:left="547" w:hanging="547"/>
        <w:rPr>
          <w:rFonts w:cs="Arial"/>
          <w:szCs w:val="20"/>
        </w:rPr>
      </w:pPr>
      <w:ins w:id="876" w:author="Author">
        <w:r>
          <w:rPr>
            <w:rFonts w:cs="Arial"/>
            <w:szCs w:val="20"/>
          </w:rPr>
          <w:t>A108</w:t>
        </w:r>
        <w:r w:rsidR="001C5FEB">
          <w:rPr>
            <w:rFonts w:cs="Arial"/>
            <w:szCs w:val="20"/>
          </w:rPr>
          <w:t>b</w:t>
        </w:r>
        <w:r>
          <w:rPr>
            <w:rFonts w:cs="Arial"/>
            <w:szCs w:val="20"/>
          </w:rPr>
          <w:t xml:space="preserve">. </w:t>
        </w:r>
      </w:ins>
      <w:r w:rsidR="003E1141" w:rsidRPr="00961271">
        <w:rPr>
          <w:rFonts w:cs="Arial"/>
          <w:szCs w:val="20"/>
        </w:rPr>
        <w:t xml:space="preserve">The </w:t>
      </w:r>
      <w:del w:id="877" w:author="Author">
        <w:r w:rsidR="003E1141" w:rsidRPr="00961271" w:rsidDel="003A5608">
          <w:rPr>
            <w:rFonts w:cs="Arial"/>
            <w:szCs w:val="20"/>
          </w:rPr>
          <w:delText>nature, timing and extent of the auditor’s</w:delText>
        </w:r>
      </w:del>
      <w:ins w:id="878" w:author="Author">
        <w:r w:rsidR="003A5608">
          <w:rPr>
            <w:rFonts w:cs="Arial"/>
            <w:szCs w:val="20"/>
          </w:rPr>
          <w:t>risk assessment</w:t>
        </w:r>
      </w:ins>
      <w:r w:rsidR="003E1141" w:rsidRPr="00961271">
        <w:rPr>
          <w:rFonts w:cs="Arial"/>
          <w:szCs w:val="20"/>
        </w:rPr>
        <w:t xml:space="preserve"> procedures</w:t>
      </w:r>
      <w:ins w:id="879" w:author="Author">
        <w:r w:rsidR="003A5608">
          <w:rPr>
            <w:rFonts w:cs="Arial"/>
            <w:szCs w:val="20"/>
          </w:rPr>
          <w:t xml:space="preserve"> performed</w:t>
        </w:r>
      </w:ins>
      <w:r w:rsidR="003E1141" w:rsidRPr="00961271">
        <w:rPr>
          <w:rFonts w:cs="Arial"/>
          <w:szCs w:val="20"/>
        </w:rPr>
        <w:t xml:space="preserve"> to obtain the understanding of the control environment </w:t>
      </w:r>
      <w:del w:id="880" w:author="Author">
        <w:r w:rsidR="003E1141" w:rsidRPr="00961271" w:rsidDel="003A5608">
          <w:rPr>
            <w:rFonts w:cs="Arial"/>
            <w:szCs w:val="20"/>
          </w:rPr>
          <w:delText xml:space="preserve">may </w:delText>
        </w:r>
      </w:del>
      <w:ins w:id="881" w:author="Author">
        <w:r w:rsidR="003A5608">
          <w:rPr>
            <w:rFonts w:cs="Arial"/>
            <w:szCs w:val="20"/>
          </w:rPr>
          <w:t>and therefore</w:t>
        </w:r>
        <w:r w:rsidR="003A5608" w:rsidRPr="00961271">
          <w:rPr>
            <w:rFonts w:cs="Arial"/>
            <w:szCs w:val="20"/>
          </w:rPr>
          <w:t xml:space="preserve"> </w:t>
        </w:r>
      </w:ins>
      <w:r w:rsidR="003E1141" w:rsidRPr="00961271">
        <w:rPr>
          <w:rFonts w:cs="Arial"/>
          <w:szCs w:val="20"/>
        </w:rPr>
        <w:t>vary to the extent necessary, to provide an appropriate basis for the req</w:t>
      </w:r>
      <w:r w:rsidR="003E1141">
        <w:rPr>
          <w:rFonts w:cs="Arial"/>
          <w:szCs w:val="20"/>
        </w:rPr>
        <w:t xml:space="preserve">uired evaluation in </w:t>
      </w:r>
      <w:r w:rsidR="003E1141" w:rsidRPr="004B45C6">
        <w:rPr>
          <w:rFonts w:cs="Arial"/>
          <w:szCs w:val="20"/>
        </w:rPr>
        <w:t>paragraph 28.</w:t>
      </w:r>
      <w:r w:rsidR="003E1141" w:rsidRPr="00961271">
        <w:rPr>
          <w:rFonts w:cs="Arial"/>
          <w:szCs w:val="20"/>
        </w:rPr>
        <w:t xml:space="preserve"> </w:t>
      </w:r>
    </w:p>
    <w:p w:rsidR="003E1141" w:rsidRPr="00961271" w:rsidDel="0034066F" w:rsidRDefault="003E1141" w:rsidP="00971C2C">
      <w:pPr>
        <w:ind w:left="547" w:hanging="547"/>
        <w:rPr>
          <w:del w:id="882" w:author="Author"/>
          <w:rFonts w:cs="Arial"/>
          <w:szCs w:val="20"/>
        </w:rPr>
      </w:pPr>
      <w:r w:rsidRPr="00961271">
        <w:rPr>
          <w:rFonts w:cs="Arial"/>
          <w:szCs w:val="20"/>
        </w:rPr>
        <w:t>A109.</w:t>
      </w:r>
      <w:r w:rsidR="006463E9">
        <w:rPr>
          <w:rFonts w:cs="Arial"/>
          <w:szCs w:val="20"/>
        </w:rPr>
        <w:t xml:space="preserve"> [</w:t>
      </w:r>
      <w:r w:rsidR="006463E9" w:rsidRPr="004B45C6">
        <w:rPr>
          <w:rFonts w:cs="Arial"/>
          <w:i/>
          <w:szCs w:val="20"/>
          <w:highlight w:val="yellow"/>
        </w:rPr>
        <w:t xml:space="preserve">Moved to new </w:t>
      </w:r>
      <w:r w:rsidR="006463E9" w:rsidRPr="00DB69A9">
        <w:rPr>
          <w:rFonts w:cs="Arial"/>
          <w:b/>
          <w:i/>
          <w:szCs w:val="20"/>
          <w:highlight w:val="yellow"/>
        </w:rPr>
        <w:t>Appendix 4</w:t>
      </w:r>
      <w:r w:rsidR="006463E9">
        <w:rPr>
          <w:rFonts w:cs="Arial"/>
          <w:szCs w:val="20"/>
        </w:rPr>
        <w:t xml:space="preserve">] </w:t>
      </w:r>
      <w:del w:id="883" w:author="Author">
        <w:r w:rsidRPr="00961271" w:rsidDel="0034066F">
          <w:rPr>
            <w:rFonts w:cs="Arial"/>
            <w:szCs w:val="20"/>
          </w:rPr>
          <w:delText>The auditor may also consider how management has responded to the findings and recommendations of the internal audit function regarding identified control deficiencies relevant to the audit, including whether and how such responses have been implemented, and whether they have been subsequently evaluated by the internal audit function.</w:delText>
        </w:r>
      </w:del>
    </w:p>
    <w:p w:rsidR="003E1141" w:rsidRPr="00961271" w:rsidDel="003A5608" w:rsidRDefault="003E1141" w:rsidP="003A5608">
      <w:pPr>
        <w:keepNext/>
        <w:ind w:left="547" w:hanging="547"/>
        <w:rPr>
          <w:del w:id="884" w:author="Author"/>
          <w:rFonts w:cs="Arial"/>
          <w:szCs w:val="20"/>
        </w:rPr>
      </w:pPr>
      <w:r w:rsidRPr="00961271">
        <w:rPr>
          <w:rFonts w:cs="Arial"/>
          <w:szCs w:val="20"/>
        </w:rPr>
        <w:t>A110.</w:t>
      </w:r>
      <w:r w:rsidRPr="00961271">
        <w:rPr>
          <w:rFonts w:cs="Arial"/>
          <w:szCs w:val="20"/>
        </w:rPr>
        <w:tab/>
      </w:r>
      <w:r w:rsidR="003A5608">
        <w:rPr>
          <w:rFonts w:cs="Arial"/>
          <w:szCs w:val="20"/>
        </w:rPr>
        <w:t>[</w:t>
      </w:r>
      <w:r w:rsidR="003A5608" w:rsidRPr="004B45C6">
        <w:rPr>
          <w:rFonts w:cs="Arial"/>
          <w:i/>
          <w:szCs w:val="20"/>
          <w:highlight w:val="yellow"/>
        </w:rPr>
        <w:t xml:space="preserve">Moved to </w:t>
      </w:r>
      <w:r w:rsidR="002441CB" w:rsidRPr="004B45C6">
        <w:rPr>
          <w:rFonts w:cs="Arial"/>
          <w:i/>
          <w:szCs w:val="20"/>
          <w:highlight w:val="yellow"/>
        </w:rPr>
        <w:t>p</w:t>
      </w:r>
      <w:r w:rsidR="003A5608" w:rsidRPr="004B45C6">
        <w:rPr>
          <w:rFonts w:cs="Arial"/>
          <w:i/>
          <w:szCs w:val="20"/>
          <w:highlight w:val="yellow"/>
        </w:rPr>
        <w:t>ara</w:t>
      </w:r>
      <w:r w:rsidR="002441CB" w:rsidRPr="004B45C6">
        <w:rPr>
          <w:rFonts w:cs="Arial"/>
          <w:i/>
          <w:szCs w:val="20"/>
          <w:highlight w:val="yellow"/>
        </w:rPr>
        <w:t xml:space="preserve"> </w:t>
      </w:r>
      <w:r w:rsidR="003A5608" w:rsidRPr="004B45C6">
        <w:rPr>
          <w:rFonts w:cs="Arial"/>
          <w:i/>
          <w:szCs w:val="20"/>
          <w:highlight w:val="yellow"/>
        </w:rPr>
        <w:t xml:space="preserve"> A114a</w:t>
      </w:r>
      <w:r w:rsidR="003A5608">
        <w:rPr>
          <w:rFonts w:cs="Arial"/>
          <w:szCs w:val="20"/>
        </w:rPr>
        <w:t xml:space="preserve">] </w:t>
      </w:r>
      <w:del w:id="885" w:author="Author">
        <w:r w:rsidRPr="00961271" w:rsidDel="003A5608">
          <w:rPr>
            <w:rFonts w:cs="Arial"/>
            <w:szCs w:val="20"/>
          </w:rPr>
          <w:delText>The auditor’s consideration of the entity’s use of IT as it relates to the control environment may include such matters as:</w:delText>
        </w:r>
      </w:del>
    </w:p>
    <w:p w:rsidR="003E1141" w:rsidRPr="00961271" w:rsidDel="003A5608" w:rsidRDefault="003E1141" w:rsidP="003A5608">
      <w:pPr>
        <w:keepNext/>
        <w:ind w:left="1094"/>
        <w:rPr>
          <w:del w:id="886" w:author="Author"/>
          <w:rFonts w:cs="Arial"/>
          <w:szCs w:val="20"/>
        </w:rPr>
      </w:pPr>
      <w:del w:id="887" w:author="Author">
        <w:r w:rsidRPr="00961271" w:rsidDel="003A5608">
          <w:rPr>
            <w:rFonts w:cs="Arial"/>
            <w:szCs w:val="20"/>
          </w:rPr>
          <w:delText>Whether governance over IT is commensurate with the nature and size of the entity and its business operations enabled by IT, including the complexity or maturity of the entity’s technology platform or architecture and the extent to which the entity relies on IT applications to support its financial reporting.</w:delText>
        </w:r>
      </w:del>
    </w:p>
    <w:p w:rsidR="003E1141" w:rsidRPr="00961271" w:rsidRDefault="003E1141" w:rsidP="003A5608">
      <w:pPr>
        <w:keepNext/>
        <w:ind w:left="1094"/>
        <w:rPr>
          <w:rFonts w:cs="Arial"/>
          <w:szCs w:val="20"/>
        </w:rPr>
      </w:pPr>
      <w:del w:id="888" w:author="Author">
        <w:r w:rsidRPr="00961271" w:rsidDel="003A5608">
          <w:rPr>
            <w:rFonts w:cs="Arial"/>
            <w:szCs w:val="20"/>
          </w:rPr>
          <w:delText>The management organizational structure regarding IT and the resources allocated (for example, whether the entity has invested in an appropriate IT environment and necessary enhancements, or whether a sufficient number of appropriately skilled individuals have been employed including when the entity uses commercial software (with no or limited modifications)).</w:delText>
        </w:r>
      </w:del>
    </w:p>
    <w:p w:rsidR="003E1141" w:rsidRPr="00961271" w:rsidRDefault="003E1141" w:rsidP="00D837FC">
      <w:pPr>
        <w:keepNext/>
        <w:spacing w:before="240"/>
        <w:rPr>
          <w:rFonts w:cs="Arial"/>
          <w:szCs w:val="20"/>
        </w:rPr>
      </w:pPr>
      <w:r w:rsidRPr="00961271">
        <w:rPr>
          <w:rFonts w:cs="Arial"/>
          <w:szCs w:val="20"/>
        </w:rPr>
        <w:t xml:space="preserve">Evaluating the </w:t>
      </w:r>
      <w:ins w:id="889" w:author="Author">
        <w:r w:rsidR="00AF6B37">
          <w:rPr>
            <w:rFonts w:cs="Arial"/>
            <w:szCs w:val="20"/>
          </w:rPr>
          <w:t xml:space="preserve">Relevant Aspects of the </w:t>
        </w:r>
      </w:ins>
      <w:r w:rsidRPr="00961271">
        <w:rPr>
          <w:rFonts w:cs="Arial"/>
          <w:szCs w:val="20"/>
        </w:rPr>
        <w:t>Co</w:t>
      </w:r>
      <w:r>
        <w:rPr>
          <w:rFonts w:cs="Arial"/>
          <w:szCs w:val="20"/>
        </w:rPr>
        <w:t xml:space="preserve">ntrol Environment (Ref: </w:t>
      </w:r>
      <w:r w:rsidRPr="004B45C6">
        <w:rPr>
          <w:rFonts w:cs="Arial"/>
          <w:szCs w:val="20"/>
        </w:rPr>
        <w:t>Para. 28)</w:t>
      </w:r>
    </w:p>
    <w:p w:rsidR="00AF6B37" w:rsidRDefault="00AF6B37" w:rsidP="00971C2C">
      <w:pPr>
        <w:ind w:left="547" w:hanging="547"/>
        <w:rPr>
          <w:rFonts w:cs="Arial"/>
          <w:szCs w:val="20"/>
        </w:rPr>
      </w:pPr>
      <w:ins w:id="890" w:author="Author">
        <w:r>
          <w:rPr>
            <w:rFonts w:cs="Arial"/>
            <w:szCs w:val="20"/>
          </w:rPr>
          <w:t>A110a. The au</w:t>
        </w:r>
        <w:r w:rsidR="00D74686">
          <w:rPr>
            <w:rFonts w:cs="Arial"/>
            <w:szCs w:val="20"/>
          </w:rPr>
          <w:t>di</w:t>
        </w:r>
        <w:r>
          <w:rPr>
            <w:rFonts w:cs="Arial"/>
            <w:szCs w:val="20"/>
          </w:rPr>
          <w:t xml:space="preserve">tor’s evaluation of the relevant aspects of the entity’s control environment is undertaken using the </w:t>
        </w:r>
        <w:del w:id="891" w:author="Author">
          <w:r w:rsidDel="003A5608">
            <w:rPr>
              <w:rFonts w:cs="Arial"/>
              <w:szCs w:val="20"/>
            </w:rPr>
            <w:delText>context</w:delText>
          </w:r>
        </w:del>
        <w:r w:rsidR="003A5608">
          <w:rPr>
            <w:rFonts w:cs="Arial"/>
            <w:szCs w:val="20"/>
          </w:rPr>
          <w:t xml:space="preserve">information </w:t>
        </w:r>
        <w:r w:rsidR="006F52C8">
          <w:rPr>
            <w:rFonts w:cs="Arial"/>
            <w:szCs w:val="20"/>
          </w:rPr>
          <w:t>from</w:t>
        </w:r>
        <w:del w:id="892" w:author="Author">
          <w:r w:rsidDel="006F52C8">
            <w:rPr>
              <w:rFonts w:cs="Arial"/>
              <w:szCs w:val="20"/>
            </w:rPr>
            <w:delText xml:space="preserve"> of</w:delText>
          </w:r>
        </w:del>
        <w:r>
          <w:rPr>
            <w:rFonts w:cs="Arial"/>
            <w:szCs w:val="20"/>
          </w:rPr>
          <w:t xml:space="preserve"> the understanding of the entity’s control environment obtained. </w:t>
        </w:r>
      </w:ins>
    </w:p>
    <w:p w:rsidR="009220F4" w:rsidRDefault="009220F4" w:rsidP="00DB69A9">
      <w:pPr>
        <w:spacing w:before="240"/>
        <w:ind w:left="547" w:hanging="547"/>
        <w:jc w:val="left"/>
        <w:rPr>
          <w:ins w:id="893" w:author="Author"/>
          <w:rFonts w:cs="Arial"/>
          <w:szCs w:val="20"/>
        </w:rPr>
      </w:pPr>
      <w:ins w:id="894" w:author="Author">
        <w:r>
          <w:rPr>
            <w:rFonts w:cs="Arial"/>
            <w:szCs w:val="20"/>
          </w:rPr>
          <w:t>Why the Auditor Evaluates the Relevant Aspects of the Control Environment</w:t>
        </w:r>
      </w:ins>
    </w:p>
    <w:p w:rsidR="003E1141" w:rsidRPr="00E61F3A" w:rsidRDefault="003E1141" w:rsidP="00971C2C">
      <w:pPr>
        <w:ind w:left="547" w:hanging="547"/>
        <w:rPr>
          <w:rFonts w:cs="Arial"/>
          <w:strike/>
          <w:szCs w:val="20"/>
        </w:rPr>
      </w:pPr>
      <w:r w:rsidRPr="00961271">
        <w:rPr>
          <w:rFonts w:cs="Arial"/>
          <w:szCs w:val="20"/>
        </w:rPr>
        <w:t>A111.</w:t>
      </w:r>
      <w:r w:rsidRPr="00961271">
        <w:rPr>
          <w:rFonts w:cs="Arial"/>
          <w:szCs w:val="20"/>
        </w:rPr>
        <w:tab/>
        <w:t xml:space="preserve"> </w:t>
      </w:r>
      <w:r w:rsidR="00E61F3A">
        <w:rPr>
          <w:rFonts w:cs="Arial"/>
          <w:szCs w:val="20"/>
        </w:rPr>
        <w:t>[</w:t>
      </w:r>
      <w:r w:rsidR="00E61F3A" w:rsidRPr="004B45C6">
        <w:rPr>
          <w:rFonts w:cs="Arial"/>
          <w:i/>
          <w:szCs w:val="20"/>
          <w:highlight w:val="yellow"/>
        </w:rPr>
        <w:t xml:space="preserve">Moved </w:t>
      </w:r>
      <w:r w:rsidR="004B45C6">
        <w:rPr>
          <w:rFonts w:cs="Arial"/>
          <w:i/>
          <w:szCs w:val="20"/>
          <w:highlight w:val="yellow"/>
        </w:rPr>
        <w:t xml:space="preserve">to </w:t>
      </w:r>
      <w:r w:rsidR="00E61F3A" w:rsidRPr="004B45C6">
        <w:rPr>
          <w:rFonts w:cs="Arial"/>
          <w:i/>
          <w:szCs w:val="20"/>
          <w:highlight w:val="yellow"/>
        </w:rPr>
        <w:t>and reworded in para’s A104a and b</w:t>
      </w:r>
      <w:r w:rsidR="00E61F3A">
        <w:rPr>
          <w:rFonts w:cs="Arial"/>
          <w:szCs w:val="20"/>
        </w:rPr>
        <w:t xml:space="preserve">] </w:t>
      </w:r>
      <w:r w:rsidRPr="00E61F3A">
        <w:rPr>
          <w:rFonts w:cs="Arial"/>
          <w:strike/>
          <w:szCs w:val="20"/>
        </w:rPr>
        <w:t>The control environment in itself does not prevent, or detect and correct, a material misstatement. It may, however, influence the auditor’s evaluation of the effectiveness of other controls (for example, the monitoring of controls and the operation of specific controls in the control activities component) and thereby, the auditor’s identification and assessment of the risks of material misstatement. As further explained in paragraph A218–A219, control deficiencies in the control environment may lead to risks of material misstatement at the financial statement level, which may have implications for the audit, including, as explained in ISA 330, an influence on the nature, timing and extent of the auditor’s further procedures.</w:t>
      </w:r>
      <w:r w:rsidRPr="00E61F3A">
        <w:rPr>
          <w:rFonts w:cs="Arial"/>
          <w:strike/>
          <w:szCs w:val="20"/>
          <w:vertAlign w:val="superscript"/>
        </w:rPr>
        <w:footnoteReference w:id="32"/>
      </w:r>
    </w:p>
    <w:p w:rsidR="003E1141" w:rsidRPr="009220F4" w:rsidRDefault="003E1141" w:rsidP="00971C2C">
      <w:pPr>
        <w:ind w:left="547" w:hanging="547"/>
        <w:rPr>
          <w:rFonts w:cs="Arial"/>
          <w:strike/>
          <w:szCs w:val="20"/>
        </w:rPr>
      </w:pPr>
      <w:r w:rsidRPr="00961271">
        <w:rPr>
          <w:rFonts w:cs="Arial"/>
          <w:szCs w:val="20"/>
        </w:rPr>
        <w:t>A112.</w:t>
      </w:r>
      <w:r w:rsidRPr="00961271">
        <w:rPr>
          <w:rFonts w:cs="Arial"/>
          <w:szCs w:val="20"/>
        </w:rPr>
        <w:tab/>
      </w:r>
      <w:r w:rsidRPr="00961271" w:rsidDel="009220F4">
        <w:rPr>
          <w:rFonts w:cs="Arial"/>
          <w:szCs w:val="20"/>
        </w:rPr>
        <w:t>Some elements of an entity’s control environment</w:t>
      </w:r>
      <w:r w:rsidR="00E61F3A">
        <w:rPr>
          <w:rFonts w:cs="Arial"/>
          <w:szCs w:val="20"/>
        </w:rPr>
        <w:t xml:space="preserve"> </w:t>
      </w:r>
      <w:r w:rsidRPr="00961271" w:rsidDel="009220F4">
        <w:rPr>
          <w:rFonts w:cs="Arial"/>
          <w:szCs w:val="20"/>
        </w:rPr>
        <w:t xml:space="preserve">have a pervasive effect on assessing the risks of material misstatement. </w:t>
      </w:r>
      <w:r w:rsidR="009220F4">
        <w:rPr>
          <w:rFonts w:cs="Arial"/>
          <w:szCs w:val="20"/>
        </w:rPr>
        <w:t>[</w:t>
      </w:r>
      <w:r w:rsidR="009220F4" w:rsidRPr="009220F4">
        <w:rPr>
          <w:rFonts w:cs="Arial"/>
          <w:i/>
          <w:szCs w:val="20"/>
          <w:highlight w:val="yellow"/>
        </w:rPr>
        <w:t xml:space="preserve">Moved to </w:t>
      </w:r>
      <w:r w:rsidR="009220F4" w:rsidRPr="00E61F3A">
        <w:rPr>
          <w:rFonts w:cs="Arial"/>
          <w:b/>
          <w:i/>
          <w:szCs w:val="20"/>
          <w:highlight w:val="yellow"/>
        </w:rPr>
        <w:t>Appendix</w:t>
      </w:r>
      <w:r w:rsidR="00BD54E3" w:rsidRPr="00E61F3A">
        <w:rPr>
          <w:rFonts w:cs="Arial"/>
          <w:b/>
          <w:i/>
          <w:szCs w:val="20"/>
          <w:highlight w:val="yellow"/>
        </w:rPr>
        <w:t xml:space="preserve"> 3</w:t>
      </w:r>
      <w:r w:rsidR="00E61F3A">
        <w:rPr>
          <w:rFonts w:cs="Arial"/>
          <w:i/>
          <w:szCs w:val="20"/>
          <w:highlight w:val="yellow"/>
        </w:rPr>
        <w:t xml:space="preserve"> and covered in para’s A104 and b</w:t>
      </w:r>
      <w:r w:rsidR="009220F4">
        <w:rPr>
          <w:rFonts w:cs="Arial"/>
          <w:szCs w:val="20"/>
        </w:rPr>
        <w:t xml:space="preserve">] </w:t>
      </w:r>
      <w:r w:rsidRPr="009220F4">
        <w:rPr>
          <w:rFonts w:cs="Arial"/>
          <w:strike/>
          <w:szCs w:val="20"/>
        </w:rPr>
        <w:t xml:space="preserve">An entity’s control consciousness is influenced by those charged with governance, because one of their roles is to counterbalance pressures on management in relation to financial reporting that may arise from </w:t>
      </w:r>
      <w:r w:rsidRPr="009220F4">
        <w:rPr>
          <w:rFonts w:cs="Arial"/>
          <w:strike/>
          <w:szCs w:val="20"/>
        </w:rPr>
        <w:lastRenderedPageBreak/>
        <w:t>market demands or remuneration schemes. The effectiveness of the design of the control environment in relation to participation by those charged with governance is therefore influenced by such matters as:</w:t>
      </w:r>
    </w:p>
    <w:p w:rsidR="003E1141" w:rsidRPr="009220F4" w:rsidRDefault="003E1141" w:rsidP="007B1D35">
      <w:pPr>
        <w:pStyle w:val="ListParagraph"/>
        <w:numPr>
          <w:ilvl w:val="0"/>
          <w:numId w:val="55"/>
        </w:numPr>
        <w:ind w:left="1094" w:hanging="547"/>
        <w:contextualSpacing w:val="0"/>
        <w:jc w:val="left"/>
        <w:rPr>
          <w:rFonts w:cs="Arial"/>
          <w:strike/>
          <w:szCs w:val="20"/>
        </w:rPr>
      </w:pPr>
      <w:r w:rsidRPr="009220F4">
        <w:rPr>
          <w:rFonts w:cs="Arial"/>
          <w:strike/>
          <w:szCs w:val="20"/>
        </w:rPr>
        <w:t>Their independence from management and their ability to evaluate the actions of management.</w:t>
      </w:r>
    </w:p>
    <w:p w:rsidR="003E1141" w:rsidRPr="009220F4" w:rsidRDefault="003E1141" w:rsidP="007B1D35">
      <w:pPr>
        <w:pStyle w:val="ListParagraph"/>
        <w:numPr>
          <w:ilvl w:val="0"/>
          <w:numId w:val="55"/>
        </w:numPr>
        <w:ind w:left="1094" w:hanging="547"/>
        <w:contextualSpacing w:val="0"/>
        <w:jc w:val="left"/>
        <w:rPr>
          <w:rFonts w:cs="Arial"/>
          <w:strike/>
          <w:szCs w:val="20"/>
        </w:rPr>
      </w:pPr>
      <w:r w:rsidRPr="009220F4">
        <w:rPr>
          <w:rFonts w:cs="Arial"/>
          <w:strike/>
          <w:szCs w:val="20"/>
        </w:rPr>
        <w:t>Whether they understand the entity’s business transactions.</w:t>
      </w:r>
    </w:p>
    <w:p w:rsidR="003E1141" w:rsidRDefault="003E1141" w:rsidP="007B1D35">
      <w:pPr>
        <w:pStyle w:val="ListParagraph"/>
        <w:numPr>
          <w:ilvl w:val="0"/>
          <w:numId w:val="55"/>
        </w:numPr>
        <w:ind w:left="1094" w:hanging="547"/>
        <w:contextualSpacing w:val="0"/>
        <w:jc w:val="left"/>
        <w:rPr>
          <w:rFonts w:cs="Arial"/>
          <w:szCs w:val="20"/>
        </w:rPr>
      </w:pPr>
      <w:r w:rsidRPr="009220F4">
        <w:rPr>
          <w:rFonts w:cs="Arial"/>
          <w:strike/>
          <w:szCs w:val="20"/>
        </w:rPr>
        <w:t>The extent to which they evaluate whether the financial statements are prepared in accordance with the applicable financial reporting framework, including whether the financial statements include adequate disclosures</w:t>
      </w:r>
      <w:r w:rsidRPr="00961271">
        <w:rPr>
          <w:rFonts w:cs="Arial"/>
          <w:szCs w:val="20"/>
        </w:rPr>
        <w:t>.</w:t>
      </w:r>
    </w:p>
    <w:p w:rsidR="004B45C6" w:rsidRPr="004B45C6" w:rsidRDefault="004B45C6" w:rsidP="00505ECB">
      <w:pPr>
        <w:spacing w:after="120"/>
        <w:ind w:left="547" w:hanging="547"/>
        <w:rPr>
          <w:rFonts w:cs="Arial"/>
          <w:szCs w:val="20"/>
          <w:u w:val="single"/>
        </w:rPr>
      </w:pPr>
      <w:ins w:id="895" w:author="Author">
        <w:r w:rsidRPr="004B45C6">
          <w:rPr>
            <w:rFonts w:cs="Arial"/>
            <w:szCs w:val="20"/>
            <w:u w:val="single"/>
          </w:rPr>
          <w:t>Scalability</w:t>
        </w:r>
      </w:ins>
    </w:p>
    <w:p w:rsidR="00505ECB" w:rsidRDefault="003E1141" w:rsidP="00505ECB">
      <w:pPr>
        <w:spacing w:after="120"/>
        <w:ind w:left="547" w:hanging="547"/>
        <w:rPr>
          <w:ins w:id="896" w:author="Author"/>
          <w:rFonts w:cs="Arial"/>
          <w:szCs w:val="20"/>
        </w:rPr>
      </w:pPr>
      <w:r w:rsidRPr="00961271">
        <w:rPr>
          <w:rFonts w:cs="Arial"/>
          <w:szCs w:val="20"/>
        </w:rPr>
        <w:t>A113.</w:t>
      </w:r>
      <w:r w:rsidRPr="00961271">
        <w:rPr>
          <w:rFonts w:cs="Arial"/>
          <w:szCs w:val="20"/>
        </w:rPr>
        <w:tab/>
        <w:t xml:space="preserve">Some entities may be dominated by a single individual who may exercise a great deal of discretion. The actions and attitudes of that individual may have a pervasive effect on the culture of the entity, which in turn may have a pervasive effect on the control environment. Such an effect may be positive or negative. </w:t>
      </w:r>
    </w:p>
    <w:tbl>
      <w:tblPr>
        <w:tblStyle w:val="TableGrid"/>
        <w:tblW w:w="0" w:type="auto"/>
        <w:tblInd w:w="547" w:type="dxa"/>
        <w:tblLook w:val="04A0" w:firstRow="1" w:lastRow="0" w:firstColumn="1" w:lastColumn="0" w:noHBand="0" w:noVBand="1"/>
      </w:tblPr>
      <w:tblGrid>
        <w:gridCol w:w="8793"/>
      </w:tblGrid>
      <w:tr w:rsidR="00505ECB" w:rsidTr="00505ECB">
        <w:trPr>
          <w:ins w:id="897" w:author="Author"/>
        </w:trPr>
        <w:tc>
          <w:tcPr>
            <w:tcW w:w="9340" w:type="dxa"/>
          </w:tcPr>
          <w:p w:rsidR="00505ECB" w:rsidRDefault="00505ECB" w:rsidP="00971C2C">
            <w:pPr>
              <w:rPr>
                <w:ins w:id="898" w:author="Author"/>
                <w:rFonts w:cs="Arial"/>
                <w:szCs w:val="20"/>
              </w:rPr>
            </w:pPr>
            <w:del w:id="899" w:author="Author">
              <w:r w:rsidRPr="00961271" w:rsidDel="00505ECB">
                <w:rPr>
                  <w:rFonts w:cs="Arial"/>
                  <w:szCs w:val="20"/>
                </w:rPr>
                <w:delText>For e</w:delText>
              </w:r>
            </w:del>
            <w:ins w:id="900" w:author="Author">
              <w:r>
                <w:rPr>
                  <w:rFonts w:cs="Arial"/>
                  <w:szCs w:val="20"/>
                </w:rPr>
                <w:t>E</w:t>
              </w:r>
            </w:ins>
            <w:r w:rsidRPr="00961271">
              <w:rPr>
                <w:rFonts w:cs="Arial"/>
                <w:szCs w:val="20"/>
              </w:rPr>
              <w:t>xample</w:t>
            </w:r>
            <w:ins w:id="901" w:author="Author">
              <w:r>
                <w:rPr>
                  <w:rFonts w:cs="Arial"/>
                  <w:szCs w:val="20"/>
                </w:rPr>
                <w:t>:</w:t>
              </w:r>
            </w:ins>
          </w:p>
          <w:p w:rsidR="00505ECB" w:rsidRDefault="00505ECB" w:rsidP="00971C2C">
            <w:pPr>
              <w:rPr>
                <w:ins w:id="902" w:author="Author"/>
                <w:rFonts w:cs="Arial"/>
                <w:szCs w:val="20"/>
              </w:rPr>
            </w:pPr>
            <w:del w:id="903" w:author="Author">
              <w:r w:rsidRPr="00961271" w:rsidDel="00505ECB">
                <w:rPr>
                  <w:rFonts w:cs="Arial"/>
                  <w:szCs w:val="20"/>
                </w:rPr>
                <w:delText>, d</w:delText>
              </w:r>
            </w:del>
            <w:ins w:id="904" w:author="Author">
              <w:r>
                <w:rPr>
                  <w:rFonts w:cs="Arial"/>
                  <w:szCs w:val="20"/>
                </w:rPr>
                <w:t>D</w:t>
              </w:r>
            </w:ins>
            <w:r w:rsidRPr="00961271">
              <w:rPr>
                <w:rFonts w:cs="Arial"/>
                <w:szCs w:val="20"/>
              </w:rPr>
              <w:t xml:space="preserve">irect involvement by </w:t>
            </w:r>
            <w:del w:id="905" w:author="Author">
              <w:r w:rsidRPr="00961271" w:rsidDel="00505ECB">
                <w:rPr>
                  <w:rFonts w:cs="Arial"/>
                  <w:szCs w:val="20"/>
                </w:rPr>
                <w:delText>this</w:delText>
              </w:r>
            </w:del>
            <w:ins w:id="906" w:author="Author">
              <w:r>
                <w:rPr>
                  <w:rFonts w:cs="Arial"/>
                  <w:szCs w:val="20"/>
                </w:rPr>
                <w:t>a</w:t>
              </w:r>
            </w:ins>
            <w:r w:rsidRPr="00961271">
              <w:rPr>
                <w:rFonts w:cs="Arial"/>
                <w:szCs w:val="20"/>
              </w:rPr>
              <w:t xml:space="preserve"> single individual may be key to enabling the entity to meet its growth and other </w:t>
            </w:r>
            <w:proofErr w:type="gramStart"/>
            <w:r w:rsidRPr="00961271">
              <w:rPr>
                <w:rFonts w:cs="Arial"/>
                <w:szCs w:val="20"/>
              </w:rPr>
              <w:t>objectives, and</w:t>
            </w:r>
            <w:proofErr w:type="gramEnd"/>
            <w:r w:rsidRPr="00961271">
              <w:rPr>
                <w:rFonts w:cs="Arial"/>
                <w:szCs w:val="20"/>
              </w:rPr>
              <w:t xml:space="preserve"> can also contribute significantly to an effective system of internal control. On the other hand, such concentration of knowledge and authority can also lead to an increased susceptibility to misstatement through management override of controls.</w:t>
            </w:r>
          </w:p>
        </w:tc>
      </w:tr>
    </w:tbl>
    <w:p w:rsidR="00252D12" w:rsidRDefault="003E1141" w:rsidP="004B45C6">
      <w:pPr>
        <w:ind w:left="547" w:hanging="547"/>
        <w:rPr>
          <w:ins w:id="907" w:author="Author"/>
          <w:rFonts w:cs="Arial"/>
          <w:szCs w:val="20"/>
        </w:rPr>
      </w:pPr>
      <w:r w:rsidRPr="00961271">
        <w:rPr>
          <w:rFonts w:cs="Arial"/>
          <w:szCs w:val="20"/>
        </w:rPr>
        <w:t xml:space="preserve">  A114.</w:t>
      </w:r>
      <w:r w:rsidR="004B45C6">
        <w:rPr>
          <w:rFonts w:cs="Arial"/>
          <w:szCs w:val="20"/>
        </w:rPr>
        <w:t xml:space="preserve"> </w:t>
      </w:r>
      <w:ins w:id="908" w:author="Author">
        <w:r w:rsidR="009220F4">
          <w:rPr>
            <w:rFonts w:cs="Arial"/>
            <w:szCs w:val="20"/>
          </w:rPr>
          <w:t xml:space="preserve">In considering the involvement of </w:t>
        </w:r>
      </w:ins>
      <w:del w:id="909" w:author="Author">
        <w:r w:rsidRPr="00961271" w:rsidDel="009220F4">
          <w:rPr>
            <w:rFonts w:cs="Arial"/>
            <w:szCs w:val="20"/>
          </w:rPr>
          <w:delText>Active involvement by</w:delText>
        </w:r>
      </w:del>
      <w:r w:rsidRPr="00961271">
        <w:rPr>
          <w:rFonts w:cs="Arial"/>
          <w:szCs w:val="20"/>
        </w:rPr>
        <w:t xml:space="preserve"> those charged with governance, who are also independent, </w:t>
      </w:r>
      <w:ins w:id="910" w:author="Author">
        <w:r w:rsidR="009220F4">
          <w:rPr>
            <w:rFonts w:cs="Arial"/>
            <w:szCs w:val="20"/>
          </w:rPr>
          <w:t xml:space="preserve">the auditor considers how the different elements of the control environment </w:t>
        </w:r>
      </w:ins>
      <w:r w:rsidRPr="00961271">
        <w:rPr>
          <w:rFonts w:cs="Arial"/>
          <w:szCs w:val="20"/>
        </w:rPr>
        <w:t xml:space="preserve">may </w:t>
      </w:r>
      <w:ins w:id="911" w:author="Author">
        <w:r w:rsidR="00252D12">
          <w:rPr>
            <w:rFonts w:cs="Arial"/>
            <w:szCs w:val="20"/>
          </w:rPr>
          <w:t xml:space="preserve">be </w:t>
        </w:r>
      </w:ins>
      <w:r w:rsidRPr="00961271">
        <w:rPr>
          <w:rFonts w:cs="Arial"/>
          <w:szCs w:val="20"/>
        </w:rPr>
        <w:t>influence</w:t>
      </w:r>
      <w:ins w:id="912" w:author="Author">
        <w:r w:rsidR="00252D12">
          <w:rPr>
            <w:rFonts w:cs="Arial"/>
            <w:szCs w:val="20"/>
          </w:rPr>
          <w:t xml:space="preserve">d by </w:t>
        </w:r>
      </w:ins>
      <w:r w:rsidRPr="00961271">
        <w:rPr>
          <w:rFonts w:cs="Arial"/>
          <w:szCs w:val="20"/>
        </w:rPr>
        <w:t xml:space="preserve">the philosophy and operating style of senior management. However, other elements may be more limited in their effect. </w:t>
      </w:r>
    </w:p>
    <w:tbl>
      <w:tblPr>
        <w:tblStyle w:val="TableGrid"/>
        <w:tblW w:w="0" w:type="auto"/>
        <w:tblInd w:w="547" w:type="dxa"/>
        <w:tblLook w:val="04A0" w:firstRow="1" w:lastRow="0" w:firstColumn="1" w:lastColumn="0" w:noHBand="0" w:noVBand="1"/>
      </w:tblPr>
      <w:tblGrid>
        <w:gridCol w:w="8793"/>
      </w:tblGrid>
      <w:tr w:rsidR="00252D12" w:rsidTr="00252D12">
        <w:trPr>
          <w:ins w:id="913" w:author="Author"/>
        </w:trPr>
        <w:tc>
          <w:tcPr>
            <w:tcW w:w="9340" w:type="dxa"/>
          </w:tcPr>
          <w:p w:rsidR="00252D12" w:rsidRDefault="00252D12" w:rsidP="00252D12">
            <w:pPr>
              <w:ind w:left="547" w:hanging="547"/>
              <w:rPr>
                <w:rFonts w:cs="Arial"/>
                <w:szCs w:val="20"/>
              </w:rPr>
            </w:pPr>
            <w:del w:id="914" w:author="Author">
              <w:r w:rsidRPr="00961271" w:rsidDel="00252D12">
                <w:rPr>
                  <w:rFonts w:cs="Arial"/>
                  <w:szCs w:val="20"/>
                </w:rPr>
                <w:delText>For e</w:delText>
              </w:r>
            </w:del>
            <w:ins w:id="915" w:author="Author">
              <w:r>
                <w:rPr>
                  <w:rFonts w:cs="Arial"/>
                  <w:szCs w:val="20"/>
                </w:rPr>
                <w:t>E</w:t>
              </w:r>
            </w:ins>
            <w:r w:rsidRPr="00961271">
              <w:rPr>
                <w:rFonts w:cs="Arial"/>
                <w:szCs w:val="20"/>
              </w:rPr>
              <w:t>xample</w:t>
            </w:r>
            <w:ins w:id="916" w:author="Author">
              <w:r>
                <w:rPr>
                  <w:rFonts w:cs="Arial"/>
                  <w:szCs w:val="20"/>
                </w:rPr>
                <w:t>:</w:t>
              </w:r>
            </w:ins>
            <w:del w:id="917" w:author="Author">
              <w:r w:rsidRPr="00961271" w:rsidDel="00252D12">
                <w:rPr>
                  <w:rFonts w:cs="Arial"/>
                  <w:szCs w:val="20"/>
                </w:rPr>
                <w:delText>,</w:delText>
              </w:r>
            </w:del>
            <w:r w:rsidRPr="00961271">
              <w:rPr>
                <w:rFonts w:cs="Arial"/>
                <w:szCs w:val="20"/>
              </w:rPr>
              <w:t xml:space="preserve"> </w:t>
            </w:r>
          </w:p>
          <w:p w:rsidR="00252D12" w:rsidRDefault="00252D12" w:rsidP="00252D12">
            <w:pPr>
              <w:spacing w:before="120" w:after="120"/>
              <w:rPr>
                <w:ins w:id="918" w:author="Author"/>
                <w:rFonts w:cs="Arial"/>
                <w:szCs w:val="20"/>
              </w:rPr>
            </w:pPr>
            <w:del w:id="919" w:author="Author">
              <w:r w:rsidRPr="00961271" w:rsidDel="00252D12">
                <w:rPr>
                  <w:rFonts w:cs="Arial"/>
                  <w:szCs w:val="20"/>
                </w:rPr>
                <w:delText>although h</w:delText>
              </w:r>
            </w:del>
            <w:ins w:id="920" w:author="Author">
              <w:r>
                <w:rPr>
                  <w:rFonts w:cs="Arial"/>
                  <w:szCs w:val="20"/>
                </w:rPr>
                <w:t>H</w:t>
              </w:r>
            </w:ins>
            <w:r w:rsidRPr="00961271">
              <w:rPr>
                <w:rFonts w:cs="Arial"/>
                <w:szCs w:val="20"/>
              </w:rPr>
              <w:t xml:space="preserve">uman resource policies and </w:t>
            </w:r>
            <w:ins w:id="921" w:author="Author">
              <w:r w:rsidR="001C5FEB">
                <w:rPr>
                  <w:rFonts w:cs="Arial"/>
                  <w:szCs w:val="20"/>
                </w:rPr>
                <w:t>procedure</w:t>
              </w:r>
            </w:ins>
            <w:del w:id="922" w:author="Author">
              <w:r w:rsidRPr="00961271" w:rsidDel="001C5FEB">
                <w:rPr>
                  <w:rFonts w:cs="Arial"/>
                  <w:szCs w:val="20"/>
                </w:rPr>
                <w:delText>practices</w:delText>
              </w:r>
            </w:del>
            <w:r w:rsidRPr="00961271">
              <w:rPr>
                <w:rFonts w:cs="Arial"/>
                <w:szCs w:val="20"/>
              </w:rPr>
              <w:t xml:space="preserve"> directed toward hiring competent financial, accounting, and IT personnel may reduce the risk of errors in processing </w:t>
            </w:r>
            <w:ins w:id="923" w:author="Author">
              <w:r w:rsidR="001C5FEB">
                <w:rPr>
                  <w:rFonts w:cs="Arial"/>
                  <w:szCs w:val="20"/>
                </w:rPr>
                <w:t xml:space="preserve">and recording </w:t>
              </w:r>
            </w:ins>
            <w:r w:rsidRPr="00961271">
              <w:rPr>
                <w:rFonts w:cs="Arial"/>
                <w:szCs w:val="20"/>
              </w:rPr>
              <w:t>financial information</w:t>
            </w:r>
            <w:ins w:id="924" w:author="Author">
              <w:r>
                <w:rPr>
                  <w:rFonts w:cs="Arial"/>
                  <w:szCs w:val="20"/>
                </w:rPr>
                <w:t>.</w:t>
              </w:r>
            </w:ins>
            <w:del w:id="925" w:author="Author">
              <w:r w:rsidRPr="00961271" w:rsidDel="00252D12">
                <w:rPr>
                  <w:rFonts w:cs="Arial"/>
                  <w:szCs w:val="20"/>
                </w:rPr>
                <w:delText>,</w:delText>
              </w:r>
            </w:del>
            <w:ins w:id="926" w:author="Author">
              <w:r>
                <w:rPr>
                  <w:rFonts w:cs="Arial"/>
                  <w:szCs w:val="20"/>
                </w:rPr>
                <w:t xml:space="preserve"> However,</w:t>
              </w:r>
            </w:ins>
            <w:r w:rsidRPr="00961271">
              <w:rPr>
                <w:rFonts w:cs="Arial"/>
                <w:szCs w:val="20"/>
              </w:rPr>
              <w:t xml:space="preserve"> </w:t>
            </w:r>
            <w:del w:id="927" w:author="Author">
              <w:r w:rsidRPr="00961271" w:rsidDel="001C5FEB">
                <w:rPr>
                  <w:rFonts w:cs="Arial"/>
                  <w:szCs w:val="20"/>
                </w:rPr>
                <w:delText>they</w:delText>
              </w:r>
            </w:del>
            <w:ins w:id="928" w:author="Author">
              <w:r w:rsidR="001C5FEB">
                <w:rPr>
                  <w:rFonts w:cs="Arial"/>
                  <w:szCs w:val="20"/>
                </w:rPr>
                <w:t>such policies and procedures</w:t>
              </w:r>
            </w:ins>
            <w:r w:rsidRPr="00961271">
              <w:rPr>
                <w:rFonts w:cs="Arial"/>
                <w:szCs w:val="20"/>
              </w:rPr>
              <w:t xml:space="preserve"> may not mitigate a strong bias by top management to </w:t>
            </w:r>
            <w:ins w:id="929" w:author="Author">
              <w:r w:rsidR="001C5FEB">
                <w:rPr>
                  <w:rFonts w:cs="Arial"/>
                  <w:szCs w:val="20"/>
                </w:rPr>
                <w:t xml:space="preserve">override controls (e.g. </w:t>
              </w:r>
            </w:ins>
            <w:r w:rsidRPr="00961271">
              <w:rPr>
                <w:rFonts w:cs="Arial"/>
                <w:szCs w:val="20"/>
              </w:rPr>
              <w:t>overstate earnings</w:t>
            </w:r>
            <w:ins w:id="930" w:author="Author">
              <w:r w:rsidR="001C5FEB">
                <w:rPr>
                  <w:rFonts w:cs="Arial"/>
                  <w:szCs w:val="20"/>
                </w:rPr>
                <w:t>)</w:t>
              </w:r>
            </w:ins>
            <w:r w:rsidRPr="00961271">
              <w:rPr>
                <w:rFonts w:cs="Arial"/>
                <w:szCs w:val="20"/>
              </w:rPr>
              <w:t xml:space="preserve">. Overall, although a control environment that provides an appropriate foundation for the system of internal control may help reduce the risk of fraud, an appropriate control environment is not necessarily an effective deterrent to fraud. </w:t>
            </w:r>
          </w:p>
        </w:tc>
      </w:tr>
    </w:tbl>
    <w:p w:rsidR="003A5608" w:rsidRPr="00E61F3A" w:rsidRDefault="003A5608" w:rsidP="003A5608">
      <w:pPr>
        <w:keepNext/>
        <w:ind w:left="547" w:hanging="547"/>
        <w:rPr>
          <w:rFonts w:cs="Arial"/>
          <w:szCs w:val="20"/>
          <w:u w:val="single"/>
        </w:rPr>
      </w:pPr>
      <w:ins w:id="931" w:author="Author">
        <w:r>
          <w:rPr>
            <w:rFonts w:cs="Arial"/>
            <w:szCs w:val="20"/>
          </w:rPr>
          <w:t xml:space="preserve">A114a. </w:t>
        </w:r>
      </w:ins>
      <w:r>
        <w:rPr>
          <w:rFonts w:cs="Arial"/>
          <w:szCs w:val="20"/>
        </w:rPr>
        <w:t>[</w:t>
      </w:r>
      <w:r w:rsidR="002441CB" w:rsidRPr="004B45C6">
        <w:rPr>
          <w:rFonts w:cs="Arial"/>
          <w:i/>
          <w:szCs w:val="20"/>
          <w:highlight w:val="yellow"/>
        </w:rPr>
        <w:t xml:space="preserve">Moved from para. </w:t>
      </w:r>
      <w:r w:rsidRPr="004B45C6">
        <w:rPr>
          <w:rFonts w:cs="Arial"/>
          <w:i/>
          <w:szCs w:val="20"/>
          <w:highlight w:val="yellow"/>
        </w:rPr>
        <w:t>A110</w:t>
      </w:r>
      <w:r>
        <w:rPr>
          <w:rFonts w:cs="Arial"/>
          <w:szCs w:val="20"/>
        </w:rPr>
        <w:t xml:space="preserve">] </w:t>
      </w:r>
      <w:r w:rsidRPr="00E61F3A">
        <w:rPr>
          <w:rFonts w:cs="Arial"/>
          <w:szCs w:val="20"/>
          <w:u w:val="single"/>
        </w:rPr>
        <w:t>The auditor’s evaluation of the control environment as it relates to the entity’s use of IT may include such matters as:</w:t>
      </w:r>
    </w:p>
    <w:p w:rsidR="003A5608" w:rsidRPr="00E61F3A" w:rsidRDefault="003A5608" w:rsidP="007B1D35">
      <w:pPr>
        <w:pStyle w:val="ListParagraph"/>
        <w:numPr>
          <w:ilvl w:val="0"/>
          <w:numId w:val="54"/>
        </w:numPr>
        <w:ind w:left="1094" w:hanging="547"/>
        <w:contextualSpacing w:val="0"/>
        <w:rPr>
          <w:rFonts w:cs="Arial"/>
          <w:szCs w:val="20"/>
          <w:u w:val="single"/>
        </w:rPr>
      </w:pPr>
      <w:r w:rsidRPr="00E61F3A">
        <w:rPr>
          <w:rFonts w:cs="Arial"/>
          <w:szCs w:val="20"/>
          <w:u w:val="single"/>
        </w:rPr>
        <w:t>Whether governance over IT is commensurate with the nature and size of the entity and its business operations enabled by IT, including the complexity or maturity of the entity’s technology platform or architecture and the extent to which the entity relies on IT applications to support its financial reporting.</w:t>
      </w:r>
    </w:p>
    <w:p w:rsidR="003A5608" w:rsidRPr="00E61F3A" w:rsidRDefault="003A5608" w:rsidP="007B1D35">
      <w:pPr>
        <w:pStyle w:val="ListParagraph"/>
        <w:numPr>
          <w:ilvl w:val="0"/>
          <w:numId w:val="54"/>
        </w:numPr>
        <w:ind w:left="1094" w:hanging="547"/>
        <w:contextualSpacing w:val="0"/>
        <w:rPr>
          <w:rFonts w:cs="Arial"/>
          <w:szCs w:val="20"/>
          <w:u w:val="single"/>
        </w:rPr>
      </w:pPr>
      <w:r w:rsidRPr="00E61F3A">
        <w:rPr>
          <w:rFonts w:cs="Arial"/>
          <w:szCs w:val="20"/>
          <w:u w:val="single"/>
        </w:rPr>
        <w:t xml:space="preserve">The management organizational structure regarding IT and the resources allocated (for example, whether the entity has invested in an appropriate IT environment and necessary </w:t>
      </w:r>
      <w:r w:rsidRPr="00E61F3A">
        <w:rPr>
          <w:rFonts w:cs="Arial"/>
          <w:szCs w:val="20"/>
          <w:u w:val="single"/>
        </w:rPr>
        <w:lastRenderedPageBreak/>
        <w:t>enhancements, or whether a sufficient number of appropriately skilled individuals have been employed including when the entity uses commercial software (with no or limited modifications)).</w:t>
      </w:r>
    </w:p>
    <w:p w:rsidR="003E1141" w:rsidRPr="00961271" w:rsidRDefault="003E1141" w:rsidP="00252D12">
      <w:pPr>
        <w:keepNext/>
        <w:spacing w:before="240"/>
        <w:rPr>
          <w:rFonts w:cs="Arial"/>
          <w:szCs w:val="20"/>
        </w:rPr>
      </w:pPr>
      <w:r w:rsidRPr="00961271">
        <w:rPr>
          <w:rFonts w:cs="Arial"/>
          <w:i/>
          <w:szCs w:val="20"/>
        </w:rPr>
        <w:t>The Entity’s Risk Assessment Process</w:t>
      </w:r>
      <w:r>
        <w:rPr>
          <w:rFonts w:cs="Arial"/>
          <w:szCs w:val="20"/>
        </w:rPr>
        <w:t xml:space="preserve"> (Ref: Para. </w:t>
      </w:r>
      <w:del w:id="932" w:author="Author">
        <w:r w:rsidDel="00CA6C87">
          <w:rPr>
            <w:rFonts w:cs="Arial"/>
            <w:szCs w:val="20"/>
          </w:rPr>
          <w:delText>29</w:delText>
        </w:r>
      </w:del>
      <w:ins w:id="933" w:author="Author">
        <w:r w:rsidR="00CA6C87">
          <w:rPr>
            <w:rFonts w:cs="Arial"/>
            <w:szCs w:val="20"/>
          </w:rPr>
          <w:t>30</w:t>
        </w:r>
      </w:ins>
      <w:r>
        <w:rPr>
          <w:rFonts w:cs="Arial"/>
          <w:szCs w:val="20"/>
        </w:rPr>
        <w:t>–31</w:t>
      </w:r>
      <w:r w:rsidRPr="00961271">
        <w:rPr>
          <w:rFonts w:cs="Arial"/>
          <w:szCs w:val="20"/>
        </w:rPr>
        <w:t>)</w:t>
      </w:r>
    </w:p>
    <w:p w:rsidR="00D837FC" w:rsidRDefault="003E1141" w:rsidP="00971C2C">
      <w:pPr>
        <w:ind w:left="547" w:hanging="547"/>
        <w:rPr>
          <w:rFonts w:cs="Arial"/>
          <w:szCs w:val="20"/>
        </w:rPr>
      </w:pPr>
      <w:r w:rsidRPr="00961271">
        <w:rPr>
          <w:rFonts w:cs="Arial"/>
          <w:szCs w:val="20"/>
        </w:rPr>
        <w:t>A115.</w:t>
      </w:r>
      <w:r w:rsidRPr="00961271">
        <w:rPr>
          <w:rFonts w:cs="Arial"/>
          <w:szCs w:val="20"/>
        </w:rPr>
        <w:tab/>
      </w:r>
      <w:r w:rsidR="000C006E">
        <w:rPr>
          <w:rFonts w:cs="Arial"/>
          <w:szCs w:val="20"/>
        </w:rPr>
        <w:t>[</w:t>
      </w:r>
      <w:r w:rsidR="000C006E" w:rsidRPr="004724B3">
        <w:rPr>
          <w:rFonts w:cs="Arial"/>
          <w:i/>
          <w:szCs w:val="20"/>
          <w:highlight w:val="yellow"/>
        </w:rPr>
        <w:t xml:space="preserve">Moved to </w:t>
      </w:r>
      <w:r w:rsidR="000C006E" w:rsidRPr="00E61F3A">
        <w:rPr>
          <w:rFonts w:cs="Arial"/>
          <w:b/>
          <w:i/>
          <w:szCs w:val="20"/>
          <w:highlight w:val="yellow"/>
        </w:rPr>
        <w:t>Appendix</w:t>
      </w:r>
      <w:r w:rsidR="00E61F3A" w:rsidRPr="00E61F3A">
        <w:rPr>
          <w:rFonts w:cs="Arial"/>
          <w:b/>
          <w:i/>
          <w:szCs w:val="20"/>
          <w:highlight w:val="yellow"/>
        </w:rPr>
        <w:t xml:space="preserve"> 3</w:t>
      </w:r>
      <w:r w:rsidR="000C006E">
        <w:rPr>
          <w:rFonts w:cs="Arial"/>
          <w:szCs w:val="20"/>
        </w:rPr>
        <w:t xml:space="preserve">] </w:t>
      </w:r>
      <w:del w:id="934" w:author="Author">
        <w:r w:rsidR="009E6975" w:rsidRPr="009A3712" w:rsidDel="009E6975">
          <w:rPr>
            <w:rFonts w:cs="Arial"/>
            <w:szCs w:val="20"/>
          </w:rPr>
          <w:delText>The entity’s risk assessment process is an iterative process for identifying and analyzing risks to achieving the entity’s objectives, and forms the basis for how management or those charged with governance determine the risks to be managed</w:delText>
        </w:r>
      </w:del>
      <w:r w:rsidR="009E6975" w:rsidRPr="009A3712">
        <w:rPr>
          <w:rFonts w:cs="Arial"/>
          <w:szCs w:val="20"/>
        </w:rPr>
        <w:t>.</w:t>
      </w:r>
    </w:p>
    <w:p w:rsidR="003E1141" w:rsidRPr="00961271" w:rsidRDefault="003E1141" w:rsidP="00971C2C">
      <w:pPr>
        <w:ind w:left="547" w:hanging="547"/>
        <w:rPr>
          <w:rFonts w:cs="Arial"/>
          <w:szCs w:val="20"/>
        </w:rPr>
      </w:pPr>
      <w:r w:rsidRPr="00961271">
        <w:rPr>
          <w:rFonts w:cs="Arial"/>
          <w:szCs w:val="20"/>
        </w:rPr>
        <w:t>A116.</w:t>
      </w:r>
      <w:r w:rsidRPr="00961271">
        <w:rPr>
          <w:rFonts w:cs="Arial"/>
          <w:szCs w:val="20"/>
        </w:rPr>
        <w:tab/>
      </w:r>
      <w:r w:rsidR="00E61F3A">
        <w:rPr>
          <w:rFonts w:cs="Arial"/>
          <w:szCs w:val="20"/>
        </w:rPr>
        <w:t xml:space="preserve">[Deleted] </w:t>
      </w:r>
      <w:del w:id="935" w:author="Author">
        <w:r w:rsidRPr="009E6975" w:rsidDel="009E6975">
          <w:rPr>
            <w:rFonts w:cs="Arial"/>
            <w:szCs w:val="20"/>
          </w:rPr>
          <w:delText>The extent to which an entity’s risk assessment process is formalized may vary. Some entities, including smaller and less complex entities, and particularly owner-managed entities, may not have established a structured risk assessment process, or the risk assessment process may not be documented or performed on regular basis. Irrespective whether the risk assessment process is formally established or not, the auditor may still obtain the understanding required by paragraph 29 about how the entity identifies risks relevant to financial reporting and how these risks are addressed through observation and inquiry.</w:delText>
        </w:r>
      </w:del>
      <w:r w:rsidRPr="00961271">
        <w:rPr>
          <w:rFonts w:cs="Arial"/>
          <w:szCs w:val="20"/>
        </w:rPr>
        <w:t xml:space="preserve"> </w:t>
      </w:r>
    </w:p>
    <w:p w:rsidR="003E1141" w:rsidRPr="00961271" w:rsidRDefault="003E1141" w:rsidP="00971C2C">
      <w:pPr>
        <w:keepNext/>
        <w:spacing w:before="240"/>
        <w:rPr>
          <w:rFonts w:cs="Arial"/>
          <w:bCs/>
          <w:i/>
          <w:iCs/>
          <w:kern w:val="20"/>
          <w:szCs w:val="20"/>
        </w:rPr>
      </w:pPr>
      <w:r w:rsidRPr="00961271">
        <w:rPr>
          <w:rFonts w:cs="Arial"/>
          <w:bCs/>
          <w:iCs/>
          <w:kern w:val="20"/>
          <w:szCs w:val="20"/>
        </w:rPr>
        <w:t xml:space="preserve">Understanding the </w:t>
      </w:r>
      <w:ins w:id="936" w:author="Author">
        <w:r w:rsidR="009E6975">
          <w:rPr>
            <w:rFonts w:cs="Arial"/>
            <w:bCs/>
            <w:iCs/>
            <w:kern w:val="20"/>
            <w:szCs w:val="20"/>
          </w:rPr>
          <w:t xml:space="preserve">Relevant Aspects of the </w:t>
        </w:r>
      </w:ins>
      <w:r w:rsidRPr="00961271">
        <w:rPr>
          <w:rFonts w:cs="Arial"/>
          <w:bCs/>
          <w:iCs/>
          <w:kern w:val="20"/>
          <w:szCs w:val="20"/>
        </w:rPr>
        <w:t>Entity’s Risk Assessment Process</w:t>
      </w:r>
      <w:r w:rsidRPr="00961271">
        <w:rPr>
          <w:rFonts w:cs="Arial"/>
          <w:bCs/>
          <w:i/>
          <w:iCs/>
          <w:kern w:val="20"/>
          <w:szCs w:val="20"/>
        </w:rPr>
        <w:t xml:space="preserve"> </w:t>
      </w:r>
      <w:r>
        <w:rPr>
          <w:rFonts w:cs="Arial"/>
          <w:bCs/>
          <w:iCs/>
          <w:kern w:val="20"/>
          <w:szCs w:val="20"/>
        </w:rPr>
        <w:t>(Ref: Para. 2</w:t>
      </w:r>
      <w:ins w:id="937" w:author="Author">
        <w:r w:rsidR="00CA6C87">
          <w:rPr>
            <w:rFonts w:cs="Arial"/>
            <w:bCs/>
            <w:iCs/>
            <w:kern w:val="20"/>
            <w:szCs w:val="20"/>
          </w:rPr>
          <w:t>3(c)</w:t>
        </w:r>
      </w:ins>
      <w:del w:id="938" w:author="Author">
        <w:r w:rsidDel="00CA6C87">
          <w:rPr>
            <w:rFonts w:cs="Arial"/>
            <w:bCs/>
            <w:iCs/>
            <w:kern w:val="20"/>
            <w:szCs w:val="20"/>
          </w:rPr>
          <w:delText>9</w:delText>
        </w:r>
      </w:del>
      <w:r w:rsidRPr="00961271">
        <w:rPr>
          <w:rFonts w:cs="Arial"/>
          <w:bCs/>
          <w:iCs/>
          <w:kern w:val="20"/>
          <w:szCs w:val="20"/>
        </w:rPr>
        <w:t>)</w:t>
      </w:r>
    </w:p>
    <w:p w:rsidR="00D218E8" w:rsidRDefault="00D218E8" w:rsidP="00971C2C">
      <w:pPr>
        <w:ind w:left="547" w:hanging="547"/>
        <w:rPr>
          <w:ins w:id="939" w:author="Author"/>
          <w:rFonts w:cs="Arial"/>
          <w:szCs w:val="20"/>
        </w:rPr>
      </w:pPr>
      <w:ins w:id="940" w:author="Author">
        <w:r>
          <w:rPr>
            <w:rFonts w:cs="Arial"/>
            <w:szCs w:val="20"/>
          </w:rPr>
          <w:t>A117</w:t>
        </w:r>
        <w:r>
          <w:rPr>
            <w:rFonts w:cs="Arial"/>
            <w:szCs w:val="20"/>
          </w:rPr>
          <w:tab/>
          <w:t>The relevant aspects of the entity’s risk assessment process are defined in paragraph 16(</w:t>
        </w:r>
        <w:proofErr w:type="spellStart"/>
        <w:r>
          <w:rPr>
            <w:rFonts w:cs="Arial"/>
            <w:szCs w:val="20"/>
          </w:rPr>
          <w:t>ge</w:t>
        </w:r>
        <w:proofErr w:type="spellEnd"/>
        <w:r>
          <w:rPr>
            <w:rFonts w:cs="Arial"/>
            <w:szCs w:val="20"/>
          </w:rPr>
          <w:t>).</w:t>
        </w:r>
      </w:ins>
    </w:p>
    <w:p w:rsidR="003E1141" w:rsidRPr="00961271" w:rsidRDefault="003E1141" w:rsidP="00971C2C">
      <w:pPr>
        <w:ind w:left="547" w:hanging="547"/>
        <w:rPr>
          <w:rFonts w:cs="Arial"/>
          <w:szCs w:val="20"/>
        </w:rPr>
      </w:pPr>
      <w:r w:rsidRPr="00961271">
        <w:rPr>
          <w:rFonts w:cs="Arial"/>
          <w:szCs w:val="20"/>
        </w:rPr>
        <w:t>A117</w:t>
      </w:r>
      <w:ins w:id="941" w:author="Author">
        <w:r w:rsidR="00D218E8">
          <w:rPr>
            <w:rFonts w:cs="Arial"/>
            <w:szCs w:val="20"/>
          </w:rPr>
          <w:t>a</w:t>
        </w:r>
      </w:ins>
      <w:r w:rsidRPr="00961271">
        <w:rPr>
          <w:rFonts w:cs="Arial"/>
          <w:szCs w:val="20"/>
        </w:rPr>
        <w:t>.</w:t>
      </w:r>
      <w:r w:rsidRPr="00961271">
        <w:rPr>
          <w:rFonts w:cs="Arial"/>
          <w:szCs w:val="20"/>
        </w:rPr>
        <w:tab/>
        <w:t>In order to understand how management and those charged with governance have identified business risks relevant to financial reporting objectives, and have decided about actions to address those risks, matters the auditor may consider include how management or, as appropriate, those charged with governance</w:t>
      </w:r>
      <w:ins w:id="942" w:author="Author">
        <w:r w:rsidR="007F0872">
          <w:rPr>
            <w:rFonts w:cs="Arial"/>
            <w:szCs w:val="20"/>
          </w:rPr>
          <w:t>,</w:t>
        </w:r>
      </w:ins>
      <w:r w:rsidRPr="00961271">
        <w:rPr>
          <w:rFonts w:cs="Arial"/>
          <w:szCs w:val="20"/>
        </w:rPr>
        <w:t xml:space="preserve"> have:</w:t>
      </w:r>
    </w:p>
    <w:p w:rsidR="003E1141" w:rsidRPr="00961271" w:rsidRDefault="003E1141" w:rsidP="007B1D35">
      <w:pPr>
        <w:pStyle w:val="ListParagraph"/>
        <w:numPr>
          <w:ilvl w:val="0"/>
          <w:numId w:val="56"/>
        </w:numPr>
        <w:ind w:left="1094" w:hanging="547"/>
        <w:contextualSpacing w:val="0"/>
        <w:rPr>
          <w:rFonts w:cs="Arial"/>
          <w:szCs w:val="20"/>
        </w:rPr>
      </w:pPr>
      <w:r w:rsidRPr="00961271">
        <w:rPr>
          <w:rFonts w:cs="Arial"/>
          <w:szCs w:val="20"/>
        </w:rPr>
        <w:t xml:space="preserve">Specified objectives with sufficient clarity to enable the identification and assessment of the risks relating to the objectives; </w:t>
      </w:r>
    </w:p>
    <w:p w:rsidR="003E1141" w:rsidRPr="00961271" w:rsidRDefault="003E1141" w:rsidP="007B1D35">
      <w:pPr>
        <w:pStyle w:val="ListParagraph"/>
        <w:numPr>
          <w:ilvl w:val="0"/>
          <w:numId w:val="56"/>
        </w:numPr>
        <w:ind w:left="1094" w:hanging="547"/>
        <w:contextualSpacing w:val="0"/>
        <w:rPr>
          <w:rFonts w:cs="Arial"/>
          <w:szCs w:val="20"/>
        </w:rPr>
      </w:pPr>
      <w:r w:rsidRPr="00961271">
        <w:rPr>
          <w:rFonts w:cs="Arial"/>
          <w:szCs w:val="20"/>
        </w:rPr>
        <w:t xml:space="preserve">Identified the risks to achieving the entity’s objectives and analyzed the risks as a basis for determining how the risks should be managed; </w:t>
      </w:r>
    </w:p>
    <w:p w:rsidR="003E1141" w:rsidRPr="00961271" w:rsidRDefault="003E1141" w:rsidP="007B1D35">
      <w:pPr>
        <w:pStyle w:val="ListParagraph"/>
        <w:numPr>
          <w:ilvl w:val="0"/>
          <w:numId w:val="56"/>
        </w:numPr>
        <w:ind w:left="1094" w:hanging="547"/>
        <w:contextualSpacing w:val="0"/>
        <w:rPr>
          <w:rFonts w:cs="Arial"/>
          <w:szCs w:val="20"/>
        </w:rPr>
      </w:pPr>
      <w:r w:rsidRPr="00961271">
        <w:rPr>
          <w:rFonts w:cs="Arial"/>
          <w:szCs w:val="20"/>
        </w:rPr>
        <w:t>Considered the potential for fraud when considering the risks to achieving the entity’s objectives;</w:t>
      </w:r>
      <w:ins w:id="943" w:author="Author">
        <w:r w:rsidR="007F0872">
          <w:rPr>
            <w:rStyle w:val="FootnoteReference"/>
            <w:rFonts w:cs="Arial"/>
            <w:szCs w:val="20"/>
          </w:rPr>
          <w:footnoteReference w:id="33"/>
        </w:r>
      </w:ins>
      <w:r w:rsidRPr="00961271">
        <w:rPr>
          <w:rFonts w:cs="Arial"/>
          <w:szCs w:val="20"/>
        </w:rPr>
        <w:t xml:space="preserve"> and</w:t>
      </w:r>
    </w:p>
    <w:p w:rsidR="003E1141" w:rsidRPr="00961271" w:rsidRDefault="003E1141" w:rsidP="007B1D35">
      <w:pPr>
        <w:pStyle w:val="ListParagraph"/>
        <w:keepNext/>
        <w:numPr>
          <w:ilvl w:val="0"/>
          <w:numId w:val="56"/>
        </w:numPr>
        <w:ind w:left="1094" w:hanging="547"/>
        <w:contextualSpacing w:val="0"/>
        <w:rPr>
          <w:rFonts w:cs="Arial"/>
          <w:szCs w:val="20"/>
        </w:rPr>
      </w:pPr>
      <w:r w:rsidRPr="00961271">
        <w:rPr>
          <w:rFonts w:cs="Arial"/>
          <w:szCs w:val="20"/>
        </w:rPr>
        <w:t>Identified and evaluated changes that could significantly affect the entity’s system of internal control.</w:t>
      </w:r>
    </w:p>
    <w:p w:rsidR="003E1141" w:rsidRPr="00961271" w:rsidRDefault="003E1141" w:rsidP="00971C2C">
      <w:pPr>
        <w:pStyle w:val="ListParagraph"/>
        <w:ind w:left="547"/>
        <w:contextualSpacing w:val="0"/>
        <w:rPr>
          <w:rFonts w:cs="Arial"/>
          <w:szCs w:val="20"/>
        </w:rPr>
      </w:pPr>
      <w:r w:rsidRPr="00961271">
        <w:rPr>
          <w:rFonts w:cs="Arial"/>
          <w:szCs w:val="20"/>
        </w:rPr>
        <w:t xml:space="preserve">As explained in </w:t>
      </w:r>
      <w:r w:rsidRPr="004B45C6">
        <w:rPr>
          <w:rFonts w:cs="Arial"/>
          <w:szCs w:val="20"/>
        </w:rPr>
        <w:t>paragraph A59, not</w:t>
      </w:r>
      <w:r w:rsidRPr="00961271">
        <w:rPr>
          <w:rFonts w:cs="Arial"/>
          <w:szCs w:val="20"/>
        </w:rPr>
        <w:t xml:space="preserve"> all business risks give rise to risks of material misstatement.</w:t>
      </w:r>
    </w:p>
    <w:p w:rsidR="003E1141" w:rsidRPr="00961271" w:rsidRDefault="003E1141" w:rsidP="00971C2C">
      <w:pPr>
        <w:ind w:left="547" w:hanging="547"/>
        <w:rPr>
          <w:rFonts w:cs="Arial"/>
          <w:szCs w:val="20"/>
        </w:rPr>
      </w:pPr>
      <w:r w:rsidRPr="00961271">
        <w:rPr>
          <w:rFonts w:cs="Arial"/>
          <w:szCs w:val="20"/>
        </w:rPr>
        <w:t>A118.</w:t>
      </w:r>
      <w:r w:rsidRPr="00961271">
        <w:rPr>
          <w:rFonts w:cs="Arial"/>
          <w:szCs w:val="20"/>
        </w:rPr>
        <w:tab/>
      </w:r>
      <w:r w:rsidR="00E61F3A">
        <w:rPr>
          <w:rFonts w:cs="Arial"/>
          <w:szCs w:val="20"/>
        </w:rPr>
        <w:t>[</w:t>
      </w:r>
      <w:r w:rsidR="00E61F3A" w:rsidRPr="004B45C6">
        <w:rPr>
          <w:rFonts w:cs="Arial"/>
          <w:i/>
          <w:szCs w:val="20"/>
          <w:highlight w:val="yellow"/>
        </w:rPr>
        <w:t>Deleted</w:t>
      </w:r>
      <w:r w:rsidR="00E61F3A">
        <w:rPr>
          <w:rFonts w:cs="Arial"/>
          <w:szCs w:val="20"/>
        </w:rPr>
        <w:t xml:space="preserve">] </w:t>
      </w:r>
      <w:del w:id="945" w:author="Author">
        <w:r w:rsidRPr="00961271" w:rsidDel="007F0872">
          <w:rPr>
            <w:rFonts w:cs="Arial"/>
            <w:szCs w:val="20"/>
          </w:rPr>
          <w:delText>The nature, timing and extent of the auditor’s risk assessment procedures to obtain the understanding of the entity’s risk assessment process may vary to the extent necessary, to provide an appropriate basis for the req</w:delText>
        </w:r>
        <w:r w:rsidDel="007F0872">
          <w:rPr>
            <w:rFonts w:cs="Arial"/>
            <w:szCs w:val="20"/>
          </w:rPr>
          <w:delText>uired evaluation in paragraph 31</w:delText>
        </w:r>
        <w:r w:rsidRPr="00961271" w:rsidDel="007F0872">
          <w:rPr>
            <w:rFonts w:cs="Arial"/>
            <w:szCs w:val="20"/>
          </w:rPr>
          <w:delText>.</w:delText>
        </w:r>
      </w:del>
    </w:p>
    <w:p w:rsidR="00E61F3A" w:rsidRPr="00961271" w:rsidRDefault="003E1141" w:rsidP="00E61F3A">
      <w:pPr>
        <w:ind w:left="547" w:hanging="547"/>
        <w:rPr>
          <w:rFonts w:cs="Arial"/>
          <w:szCs w:val="20"/>
        </w:rPr>
      </w:pPr>
      <w:r w:rsidRPr="00961271">
        <w:rPr>
          <w:rFonts w:cs="Arial"/>
          <w:szCs w:val="20"/>
        </w:rPr>
        <w:t>A119.</w:t>
      </w:r>
      <w:r w:rsidRPr="00961271">
        <w:rPr>
          <w:rFonts w:cs="Arial"/>
          <w:szCs w:val="20"/>
        </w:rPr>
        <w:tab/>
      </w:r>
      <w:r w:rsidR="004C6000">
        <w:rPr>
          <w:rFonts w:cs="Arial"/>
          <w:szCs w:val="20"/>
        </w:rPr>
        <w:t>[</w:t>
      </w:r>
      <w:r w:rsidR="00425E42" w:rsidRPr="00425E42">
        <w:rPr>
          <w:rFonts w:cs="Arial"/>
          <w:i/>
          <w:szCs w:val="20"/>
          <w:highlight w:val="yellow"/>
        </w:rPr>
        <w:t>Incorporated in para. A179a</w:t>
      </w:r>
      <w:r w:rsidR="004C6000">
        <w:rPr>
          <w:rFonts w:cs="Arial"/>
          <w:szCs w:val="20"/>
        </w:rPr>
        <w:t>]</w:t>
      </w:r>
      <w:r w:rsidRPr="00961271">
        <w:rPr>
          <w:rFonts w:cs="Arial"/>
          <w:szCs w:val="20"/>
        </w:rPr>
        <w:t xml:space="preserve"> </w:t>
      </w:r>
      <w:del w:id="946" w:author="Author">
        <w:r w:rsidR="00E61F3A" w:rsidDel="00E61F3A">
          <w:rPr>
            <w:rFonts w:cs="Arial"/>
            <w:szCs w:val="20"/>
          </w:rPr>
          <w:delText>Understanding the risks arising from the entity’s use of IT identified by the entity, as well as how these risks have been addressed, is an important input to the auditor’s identification of risks arising from the use of IT in accordance with paragraph 41. It may also help the auditor understand the nature and extent of automated processes, and the data, used in controls that may be relevant to the audit.</w:delText>
        </w:r>
      </w:del>
    </w:p>
    <w:p w:rsidR="003E1141" w:rsidRPr="00961271" w:rsidRDefault="003E1141" w:rsidP="004724B3">
      <w:pPr>
        <w:keepNext/>
        <w:spacing w:before="240"/>
        <w:jc w:val="left"/>
        <w:rPr>
          <w:rFonts w:cs="Arial"/>
          <w:szCs w:val="20"/>
        </w:rPr>
      </w:pPr>
      <w:r w:rsidRPr="00961271">
        <w:rPr>
          <w:rFonts w:cs="Arial"/>
          <w:szCs w:val="20"/>
        </w:rPr>
        <w:lastRenderedPageBreak/>
        <w:t xml:space="preserve">Evaluating </w:t>
      </w:r>
      <w:ins w:id="947" w:author="Author">
        <w:r w:rsidR="00D74686">
          <w:rPr>
            <w:rFonts w:cs="Arial"/>
            <w:szCs w:val="20"/>
          </w:rPr>
          <w:t xml:space="preserve">Whether </w:t>
        </w:r>
      </w:ins>
      <w:r w:rsidRPr="00961271">
        <w:rPr>
          <w:rFonts w:cs="Arial"/>
          <w:szCs w:val="20"/>
        </w:rPr>
        <w:t xml:space="preserve">the </w:t>
      </w:r>
      <w:del w:id="948" w:author="Author">
        <w:r w:rsidRPr="00961271" w:rsidDel="00D74686">
          <w:rPr>
            <w:rFonts w:cs="Arial"/>
            <w:szCs w:val="20"/>
          </w:rPr>
          <w:delText>Appropriateness</w:delText>
        </w:r>
      </w:del>
      <w:ins w:id="949" w:author="Author">
        <w:r w:rsidR="00D74686">
          <w:rPr>
            <w:rFonts w:cs="Arial"/>
            <w:szCs w:val="20"/>
          </w:rPr>
          <w:t>Relevant Aspects</w:t>
        </w:r>
      </w:ins>
      <w:r w:rsidRPr="00961271">
        <w:rPr>
          <w:rFonts w:cs="Arial"/>
          <w:szCs w:val="20"/>
        </w:rPr>
        <w:t xml:space="preserve"> of the Entity’s Risk A</w:t>
      </w:r>
      <w:r>
        <w:rPr>
          <w:rFonts w:cs="Arial"/>
          <w:szCs w:val="20"/>
        </w:rPr>
        <w:t>ssessment Process</w:t>
      </w:r>
      <w:ins w:id="950" w:author="Author">
        <w:r w:rsidR="00D74686">
          <w:rPr>
            <w:rFonts w:cs="Arial"/>
            <w:szCs w:val="20"/>
          </w:rPr>
          <w:t xml:space="preserve"> are Appropriate</w:t>
        </w:r>
      </w:ins>
      <w:r>
        <w:rPr>
          <w:rFonts w:cs="Arial"/>
          <w:szCs w:val="20"/>
        </w:rPr>
        <w:t xml:space="preserve"> (Ref: Para. 3</w:t>
      </w:r>
      <w:ins w:id="951" w:author="Author">
        <w:r w:rsidR="00CA6C87">
          <w:rPr>
            <w:rFonts w:cs="Arial"/>
            <w:szCs w:val="20"/>
          </w:rPr>
          <w:t>0</w:t>
        </w:r>
      </w:ins>
      <w:del w:id="952" w:author="Author">
        <w:r w:rsidDel="00CA6C87">
          <w:rPr>
            <w:rFonts w:cs="Arial"/>
            <w:szCs w:val="20"/>
          </w:rPr>
          <w:delText>1</w:delText>
        </w:r>
      </w:del>
      <w:r w:rsidRPr="00961271">
        <w:rPr>
          <w:rFonts w:cs="Arial"/>
          <w:szCs w:val="20"/>
        </w:rPr>
        <w:t>)</w:t>
      </w:r>
    </w:p>
    <w:p w:rsidR="00D74686" w:rsidRDefault="00D74686" w:rsidP="00971C2C">
      <w:pPr>
        <w:ind w:left="547" w:hanging="547"/>
        <w:rPr>
          <w:ins w:id="953" w:author="Author"/>
          <w:rFonts w:cs="Arial"/>
          <w:szCs w:val="20"/>
        </w:rPr>
      </w:pPr>
      <w:ins w:id="954" w:author="Author">
        <w:r>
          <w:rPr>
            <w:rFonts w:cs="Arial"/>
            <w:szCs w:val="20"/>
          </w:rPr>
          <w:t xml:space="preserve">A119a. The auditor’s evaluation of the relevant aspects of the entity’s risk assessment process is undertaken using the </w:t>
        </w:r>
        <w:del w:id="955" w:author="Author">
          <w:r w:rsidDel="006F52C8">
            <w:rPr>
              <w:rFonts w:cs="Arial"/>
              <w:szCs w:val="20"/>
            </w:rPr>
            <w:delText>context of</w:delText>
          </w:r>
        </w:del>
        <w:r w:rsidR="006F52C8">
          <w:rPr>
            <w:rFonts w:cs="Arial"/>
            <w:szCs w:val="20"/>
          </w:rPr>
          <w:t>information from</w:t>
        </w:r>
        <w:r>
          <w:rPr>
            <w:rFonts w:cs="Arial"/>
            <w:szCs w:val="20"/>
          </w:rPr>
          <w:t xml:space="preserve"> the understanding of the entity’s risk assessment process obtained.</w:t>
        </w:r>
      </w:ins>
    </w:p>
    <w:p w:rsidR="00D74686" w:rsidRPr="00EF25B3" w:rsidRDefault="00D74686" w:rsidP="00971C2C">
      <w:pPr>
        <w:ind w:left="547" w:hanging="547"/>
        <w:rPr>
          <w:ins w:id="956" w:author="Author"/>
          <w:rFonts w:cs="Arial"/>
          <w:szCs w:val="20"/>
        </w:rPr>
      </w:pPr>
      <w:ins w:id="957" w:author="Author">
        <w:r w:rsidRPr="00EF25B3">
          <w:rPr>
            <w:rFonts w:cs="Arial"/>
            <w:szCs w:val="20"/>
          </w:rPr>
          <w:t>Scalability</w:t>
        </w:r>
      </w:ins>
    </w:p>
    <w:p w:rsidR="00D74686" w:rsidRDefault="003E1141" w:rsidP="00971C2C">
      <w:pPr>
        <w:ind w:left="547" w:hanging="547"/>
        <w:rPr>
          <w:ins w:id="958" w:author="Author"/>
          <w:rFonts w:cs="Arial"/>
          <w:szCs w:val="20"/>
        </w:rPr>
      </w:pPr>
      <w:r w:rsidRPr="00961271">
        <w:rPr>
          <w:rFonts w:cs="Arial"/>
          <w:szCs w:val="20"/>
        </w:rPr>
        <w:t xml:space="preserve">A120. Whether the </w:t>
      </w:r>
      <w:ins w:id="959" w:author="Author">
        <w:r w:rsidR="00D74686">
          <w:rPr>
            <w:rFonts w:cs="Arial"/>
            <w:szCs w:val="20"/>
          </w:rPr>
          <w:t xml:space="preserve">relevant aspects of </w:t>
        </w:r>
      </w:ins>
      <w:r w:rsidRPr="00961271">
        <w:rPr>
          <w:rFonts w:cs="Arial"/>
          <w:szCs w:val="20"/>
        </w:rPr>
        <w:t xml:space="preserve">entity’s risk assessment process </w:t>
      </w:r>
      <w:proofErr w:type="gramStart"/>
      <w:r w:rsidRPr="00961271">
        <w:rPr>
          <w:rFonts w:cs="Arial"/>
          <w:szCs w:val="20"/>
        </w:rPr>
        <w:t>is</w:t>
      </w:r>
      <w:proofErr w:type="gramEnd"/>
      <w:r w:rsidRPr="00961271">
        <w:rPr>
          <w:rFonts w:cs="Arial"/>
          <w:szCs w:val="20"/>
        </w:rPr>
        <w:t xml:space="preserve"> appropriate to the circumstances of the entity, including its nature, size, and complexity, is a matter of the auditor’s professional judgment. </w:t>
      </w:r>
    </w:p>
    <w:tbl>
      <w:tblPr>
        <w:tblStyle w:val="TableGrid"/>
        <w:tblW w:w="0" w:type="auto"/>
        <w:tblInd w:w="547" w:type="dxa"/>
        <w:tblLook w:val="04A0" w:firstRow="1" w:lastRow="0" w:firstColumn="1" w:lastColumn="0" w:noHBand="0" w:noVBand="1"/>
      </w:tblPr>
      <w:tblGrid>
        <w:gridCol w:w="8793"/>
      </w:tblGrid>
      <w:tr w:rsidR="00D74686" w:rsidTr="00D74686">
        <w:trPr>
          <w:ins w:id="960" w:author="Author"/>
        </w:trPr>
        <w:tc>
          <w:tcPr>
            <w:tcW w:w="9340" w:type="dxa"/>
          </w:tcPr>
          <w:p w:rsidR="00D74686" w:rsidRDefault="00D74686" w:rsidP="00971C2C">
            <w:pPr>
              <w:rPr>
                <w:ins w:id="961" w:author="Author"/>
                <w:rFonts w:cs="Arial"/>
                <w:szCs w:val="20"/>
              </w:rPr>
            </w:pPr>
            <w:del w:id="962" w:author="Author">
              <w:r w:rsidRPr="00961271" w:rsidDel="00D74686">
                <w:rPr>
                  <w:rFonts w:cs="Arial"/>
                  <w:szCs w:val="20"/>
                </w:rPr>
                <w:delText xml:space="preserve">For </w:delText>
              </w:r>
            </w:del>
            <w:ins w:id="963" w:author="Author">
              <w:r>
                <w:rPr>
                  <w:rFonts w:cs="Arial"/>
                  <w:szCs w:val="20"/>
                </w:rPr>
                <w:t>E</w:t>
              </w:r>
            </w:ins>
            <w:del w:id="964" w:author="Author">
              <w:r w:rsidRPr="00961271" w:rsidDel="00D74686">
                <w:rPr>
                  <w:rFonts w:cs="Arial"/>
                  <w:szCs w:val="20"/>
                </w:rPr>
                <w:delText>e</w:delText>
              </w:r>
            </w:del>
            <w:r w:rsidRPr="00961271">
              <w:rPr>
                <w:rFonts w:cs="Arial"/>
                <w:szCs w:val="20"/>
              </w:rPr>
              <w:t>xample</w:t>
            </w:r>
            <w:ins w:id="965" w:author="Author">
              <w:r>
                <w:rPr>
                  <w:rFonts w:cs="Arial"/>
                  <w:szCs w:val="20"/>
                </w:rPr>
                <w:t>:</w:t>
              </w:r>
            </w:ins>
          </w:p>
          <w:p w:rsidR="00D74686" w:rsidRPr="006D6C5B" w:rsidRDefault="006D6C5B" w:rsidP="006D6C5B">
            <w:pPr>
              <w:spacing w:before="120" w:after="120"/>
              <w:rPr>
                <w:ins w:id="966" w:author="Author"/>
              </w:rPr>
            </w:pPr>
            <w:del w:id="967" w:author="Author">
              <w:r w:rsidDel="006D6C5B">
                <w:rPr>
                  <w:rFonts w:cs="Arial"/>
                  <w:szCs w:val="20"/>
                </w:rPr>
                <w:delText>, i</w:delText>
              </w:r>
            </w:del>
            <w:ins w:id="968" w:author="Author">
              <w:r>
                <w:rPr>
                  <w:rFonts w:cs="Arial"/>
                  <w:szCs w:val="20"/>
                </w:rPr>
                <w:t>I</w:t>
              </w:r>
            </w:ins>
            <w:r>
              <w:rPr>
                <w:rFonts w:cs="Arial"/>
                <w:szCs w:val="20"/>
              </w:rPr>
              <w:t xml:space="preserve">n some </w:t>
            </w:r>
            <w:del w:id="969" w:author="Author">
              <w:r w:rsidDel="006D6C5B">
                <w:rPr>
                  <w:rFonts w:cs="Arial"/>
                  <w:szCs w:val="20"/>
                </w:rPr>
                <w:delText xml:space="preserve">smaller and </w:delText>
              </w:r>
            </w:del>
            <w:r>
              <w:rPr>
                <w:rFonts w:cs="Arial"/>
                <w:szCs w:val="20"/>
              </w:rPr>
              <w:t xml:space="preserve">less complex entities, and particularly owner-managed entities, an appropriate risk assessment may be performed through the direct involvement of management or the owner-manager (e.g., the manager or owner-manager may routinely devote time to monitoring the activities of competitors and other developments in the market place to identify emerging </w:t>
            </w:r>
            <w:ins w:id="970" w:author="Author">
              <w:r>
                <w:rPr>
                  <w:rFonts w:cs="Arial"/>
                  <w:szCs w:val="20"/>
                </w:rPr>
                <w:t xml:space="preserve">business </w:t>
              </w:r>
            </w:ins>
            <w:r>
              <w:rPr>
                <w:rFonts w:cs="Arial"/>
                <w:szCs w:val="20"/>
              </w:rPr>
              <w:t>risks</w:t>
            </w:r>
            <w:ins w:id="971" w:author="Author">
              <w:r>
                <w:rPr>
                  <w:rFonts w:cs="Arial"/>
                  <w:szCs w:val="20"/>
                </w:rPr>
                <w:t>). The evidence of this risk assessment occurring in these types of entities is often not formally documented, but it</w:t>
              </w:r>
            </w:ins>
            <w:del w:id="972" w:author="Author">
              <w:r w:rsidDel="006D6C5B">
                <w:rPr>
                  <w:rFonts w:cs="Arial"/>
                  <w:szCs w:val="20"/>
                </w:rPr>
                <w:delText xml:space="preserve"> that</w:delText>
              </w:r>
            </w:del>
            <w:r>
              <w:rPr>
                <w:rFonts w:cs="Arial"/>
                <w:szCs w:val="20"/>
              </w:rPr>
              <w:t xml:space="preserve"> may </w:t>
            </w:r>
            <w:ins w:id="973" w:author="Author">
              <w:r>
                <w:rPr>
                  <w:rFonts w:cs="Arial"/>
                  <w:szCs w:val="20"/>
                </w:rPr>
                <w:t>be evident from the discussions the auditor has with management that management are in fact performing risk assessment procedures.</w:t>
              </w:r>
            </w:ins>
            <w:del w:id="974" w:author="Author">
              <w:r w:rsidDel="006D6C5B">
                <w:rPr>
                  <w:rFonts w:cs="Arial"/>
                  <w:szCs w:val="20"/>
                </w:rPr>
                <w:delText xml:space="preserve">affect how the entity applies the requirements of the applicable financial reporting framework related to the entity’s ability to continue as a going concern). </w:delText>
              </w:r>
            </w:del>
            <w:r>
              <w:rPr>
                <w:rFonts w:cs="Arial"/>
                <w:szCs w:val="20"/>
              </w:rPr>
              <w:t xml:space="preserve"> </w:t>
            </w:r>
          </w:p>
        </w:tc>
      </w:tr>
    </w:tbl>
    <w:p w:rsidR="003E1141" w:rsidRPr="00326A11" w:rsidDel="00BD14F7" w:rsidRDefault="003E1141" w:rsidP="00971C2C">
      <w:pPr>
        <w:ind w:left="547" w:hanging="547"/>
        <w:rPr>
          <w:del w:id="975" w:author="Author"/>
          <w:rFonts w:cs="Arial"/>
          <w:szCs w:val="20"/>
        </w:rPr>
      </w:pPr>
      <w:r w:rsidRPr="00961271">
        <w:rPr>
          <w:rFonts w:cs="Arial"/>
          <w:szCs w:val="20"/>
        </w:rPr>
        <w:t>A121</w:t>
      </w:r>
      <w:r w:rsidRPr="00326A11">
        <w:rPr>
          <w:rFonts w:cs="Arial"/>
          <w:szCs w:val="20"/>
        </w:rPr>
        <w:t xml:space="preserve">. </w:t>
      </w:r>
      <w:r w:rsidR="00096025">
        <w:rPr>
          <w:rFonts w:cs="Arial"/>
          <w:szCs w:val="20"/>
        </w:rPr>
        <w:t>[</w:t>
      </w:r>
      <w:r w:rsidR="00096025" w:rsidRPr="003C0011">
        <w:rPr>
          <w:rFonts w:cs="Arial"/>
          <w:i/>
          <w:szCs w:val="20"/>
          <w:highlight w:val="yellow"/>
        </w:rPr>
        <w:t xml:space="preserve">Moved to </w:t>
      </w:r>
      <w:r w:rsidR="002441CB" w:rsidRPr="003C0011">
        <w:rPr>
          <w:rFonts w:cs="Arial"/>
          <w:i/>
          <w:szCs w:val="20"/>
          <w:highlight w:val="yellow"/>
        </w:rPr>
        <w:t>p</w:t>
      </w:r>
      <w:r w:rsidR="00096025" w:rsidRPr="003C0011">
        <w:rPr>
          <w:rFonts w:cs="Arial"/>
          <w:i/>
          <w:szCs w:val="20"/>
          <w:highlight w:val="yellow"/>
        </w:rPr>
        <w:t>ara. A</w:t>
      </w:r>
      <w:r w:rsidR="00482DE0" w:rsidRPr="003C0011">
        <w:rPr>
          <w:rFonts w:cs="Arial"/>
          <w:i/>
          <w:szCs w:val="20"/>
          <w:highlight w:val="yellow"/>
        </w:rPr>
        <w:t>200a</w:t>
      </w:r>
      <w:r w:rsidR="00482DE0">
        <w:rPr>
          <w:rFonts w:cs="Arial"/>
          <w:szCs w:val="20"/>
        </w:rPr>
        <w:t xml:space="preserve">] </w:t>
      </w:r>
      <w:del w:id="976" w:author="Author">
        <w:r w:rsidRPr="00326A11" w:rsidDel="00BD14F7">
          <w:rPr>
            <w:rFonts w:cs="Arial"/>
            <w:szCs w:val="20"/>
          </w:rPr>
          <w:delText>When the auditor determines, in accordance with paragraph 31(b), that a control deficiency exists related to the entity’s risk assessment process, the auditor is required to determine, in accordance with paragraph 43, whether any such deficiency constitutes a significant control deficiency. Whether the absence of an appropriate risk assessment process represents a significant control deficiency is a matter of the auditor’s professional judgment. Circumstances that may indicate a significant control deficiency exists include matters such as:</w:delText>
        </w:r>
      </w:del>
    </w:p>
    <w:p w:rsidR="003E1141" w:rsidRPr="00326A11" w:rsidDel="00BD14F7" w:rsidRDefault="003E1141" w:rsidP="007B1D35">
      <w:pPr>
        <w:pStyle w:val="ListParagraph"/>
        <w:numPr>
          <w:ilvl w:val="0"/>
          <w:numId w:val="57"/>
        </w:numPr>
        <w:ind w:left="1094" w:hanging="547"/>
        <w:contextualSpacing w:val="0"/>
        <w:rPr>
          <w:del w:id="977" w:author="Author"/>
          <w:rFonts w:cs="Arial"/>
          <w:szCs w:val="20"/>
        </w:rPr>
      </w:pPr>
      <w:del w:id="978" w:author="Author">
        <w:r w:rsidRPr="00326A11" w:rsidDel="00BD14F7">
          <w:rPr>
            <w:rFonts w:cs="Arial"/>
            <w:szCs w:val="20"/>
          </w:rPr>
          <w:delText>The absence of a risk assessment process when such a process would ordinarily be expected to have been established; or</w:delText>
        </w:r>
      </w:del>
    </w:p>
    <w:p w:rsidR="003E1141" w:rsidRPr="00326A11" w:rsidDel="00BD14F7" w:rsidRDefault="003E1141" w:rsidP="007B1D35">
      <w:pPr>
        <w:pStyle w:val="ListParagraph"/>
        <w:numPr>
          <w:ilvl w:val="0"/>
          <w:numId w:val="57"/>
        </w:numPr>
        <w:ind w:left="1094" w:hanging="547"/>
        <w:contextualSpacing w:val="0"/>
        <w:rPr>
          <w:del w:id="979" w:author="Author"/>
          <w:rFonts w:cs="Arial"/>
          <w:szCs w:val="20"/>
        </w:rPr>
      </w:pPr>
      <w:del w:id="980" w:author="Author">
        <w:r w:rsidRPr="00326A11" w:rsidDel="00BD14F7">
          <w:rPr>
            <w:rFonts w:cs="Arial"/>
            <w:szCs w:val="20"/>
          </w:rPr>
          <w:delText>Evidence of an ineffective risk assessment process, which may be the case when the process has failed to identify a risk of material misstatement when it would be expected the risk assessment process would have identified the risk.</w:delText>
        </w:r>
      </w:del>
    </w:p>
    <w:p w:rsidR="003E1141" w:rsidRPr="00961271" w:rsidRDefault="003E1141" w:rsidP="00971C2C">
      <w:pPr>
        <w:keepNext/>
        <w:spacing w:before="240"/>
        <w:rPr>
          <w:rFonts w:cs="Arial"/>
          <w:szCs w:val="20"/>
        </w:rPr>
      </w:pPr>
      <w:r w:rsidRPr="00961271">
        <w:rPr>
          <w:rFonts w:cs="Arial"/>
          <w:i/>
          <w:szCs w:val="20"/>
        </w:rPr>
        <w:t xml:space="preserve">The Entity’s Process to Monitor the </w:t>
      </w:r>
      <w:ins w:id="981" w:author="Author">
        <w:r w:rsidR="00D74686">
          <w:rPr>
            <w:rFonts w:cs="Arial"/>
            <w:i/>
            <w:szCs w:val="20"/>
          </w:rPr>
          <w:t xml:space="preserve">Relevant Aspects of the Entity’s </w:t>
        </w:r>
      </w:ins>
      <w:r w:rsidRPr="00961271">
        <w:rPr>
          <w:rFonts w:cs="Arial"/>
          <w:i/>
          <w:szCs w:val="20"/>
        </w:rPr>
        <w:t>System of Internal Control</w:t>
      </w:r>
      <w:r>
        <w:rPr>
          <w:rFonts w:cs="Arial"/>
          <w:szCs w:val="20"/>
        </w:rPr>
        <w:t xml:space="preserve"> (Ref: Para. 3</w:t>
      </w:r>
      <w:ins w:id="982" w:author="Author">
        <w:r w:rsidR="00DE247B">
          <w:rPr>
            <w:rFonts w:cs="Arial"/>
            <w:szCs w:val="20"/>
          </w:rPr>
          <w:t>0</w:t>
        </w:r>
      </w:ins>
      <w:del w:id="983" w:author="Author">
        <w:r w:rsidDel="00DE247B">
          <w:rPr>
            <w:rFonts w:cs="Arial"/>
            <w:szCs w:val="20"/>
          </w:rPr>
          <w:delText>2</w:delText>
        </w:r>
      </w:del>
      <w:ins w:id="984" w:author="Author">
        <w:r w:rsidR="00DE247B">
          <w:rPr>
            <w:rFonts w:cs="Arial"/>
            <w:szCs w:val="20"/>
          </w:rPr>
          <w:t xml:space="preserve"> and 33</w:t>
        </w:r>
      </w:ins>
      <w:del w:id="985" w:author="Author">
        <w:r w:rsidDel="00DE247B">
          <w:rPr>
            <w:rFonts w:cs="Arial"/>
            <w:szCs w:val="20"/>
          </w:rPr>
          <w:delText>–34</w:delText>
        </w:r>
      </w:del>
      <w:r w:rsidRPr="00961271">
        <w:rPr>
          <w:rFonts w:cs="Arial"/>
          <w:szCs w:val="20"/>
        </w:rPr>
        <w:t>)</w:t>
      </w:r>
    </w:p>
    <w:p w:rsidR="00832F8B" w:rsidRDefault="003E1141" w:rsidP="00832F8B">
      <w:pPr>
        <w:keepNext/>
        <w:spacing w:before="240"/>
        <w:ind w:left="547" w:hanging="547"/>
        <w:rPr>
          <w:rFonts w:cs="Arial"/>
          <w:strike/>
          <w:szCs w:val="20"/>
        </w:rPr>
      </w:pPr>
      <w:r w:rsidRPr="00961271">
        <w:rPr>
          <w:rFonts w:cs="Arial"/>
          <w:szCs w:val="20"/>
        </w:rPr>
        <w:t>A122.</w:t>
      </w:r>
      <w:r w:rsidRPr="00961271">
        <w:rPr>
          <w:rFonts w:cs="Arial"/>
          <w:szCs w:val="20"/>
        </w:rPr>
        <w:tab/>
      </w:r>
      <w:r w:rsidR="00482DE0">
        <w:rPr>
          <w:rFonts w:cs="Arial"/>
          <w:szCs w:val="20"/>
        </w:rPr>
        <w:t>[</w:t>
      </w:r>
      <w:r w:rsidR="00482DE0" w:rsidRPr="00482DE0">
        <w:rPr>
          <w:rFonts w:cs="Arial"/>
          <w:i/>
          <w:szCs w:val="20"/>
          <w:highlight w:val="yellow"/>
        </w:rPr>
        <w:t xml:space="preserve">Moved to </w:t>
      </w:r>
      <w:r w:rsidR="00482DE0" w:rsidRPr="00832F8B">
        <w:rPr>
          <w:rFonts w:cs="Arial"/>
          <w:b/>
          <w:i/>
          <w:szCs w:val="20"/>
          <w:highlight w:val="yellow"/>
        </w:rPr>
        <w:t>Appendix</w:t>
      </w:r>
      <w:r w:rsidR="00832F8B" w:rsidRPr="00832F8B">
        <w:rPr>
          <w:rFonts w:cs="Arial"/>
          <w:b/>
          <w:i/>
          <w:szCs w:val="20"/>
          <w:highlight w:val="yellow"/>
        </w:rPr>
        <w:t xml:space="preserve"> 3</w:t>
      </w:r>
      <w:r w:rsidR="00482DE0">
        <w:rPr>
          <w:rFonts w:cs="Arial"/>
          <w:szCs w:val="20"/>
        </w:rPr>
        <w:t xml:space="preserve">] </w:t>
      </w:r>
      <w:r w:rsidR="007D2461" w:rsidRPr="00832F8B">
        <w:rPr>
          <w:rFonts w:cs="Arial"/>
          <w:strike/>
          <w:szCs w:val="20"/>
        </w:rPr>
        <w:t xml:space="preserve">The entity’s process to monitor the system of internal control is a continuous process to evaluate the effectiveness of the system of internal control and to take necessary remedial actions on a timely basis. The entity’s process to monitor the system of internal controls may consist of ongoing activities, separate evaluations (conducted periodically), or some combination of the two. Ongoing monitoring activities are often built into the normal recurring activities of an entity and include </w:t>
      </w:r>
      <w:r w:rsidR="007D2461" w:rsidRPr="00832F8B">
        <w:rPr>
          <w:rFonts w:cs="Arial"/>
          <w:strike/>
          <w:szCs w:val="20"/>
        </w:rPr>
        <w:lastRenderedPageBreak/>
        <w:t>regular management and supervisory activities. The entity’s process will likely vary in scope and frequency depending on the assessment of the risks by the entity</w:t>
      </w:r>
    </w:p>
    <w:p w:rsidR="007D2461" w:rsidRPr="00F661DE" w:rsidRDefault="007D2461" w:rsidP="00832F8B">
      <w:pPr>
        <w:keepNext/>
        <w:spacing w:before="240"/>
        <w:ind w:left="547" w:hanging="547"/>
        <w:rPr>
          <w:rFonts w:cs="Arial"/>
          <w:szCs w:val="20"/>
        </w:rPr>
      </w:pPr>
      <w:ins w:id="986" w:author="Author">
        <w:r w:rsidRPr="00F661DE">
          <w:rPr>
            <w:rFonts w:cs="Arial"/>
            <w:szCs w:val="20"/>
          </w:rPr>
          <w:t>Scalability</w:t>
        </w:r>
      </w:ins>
    </w:p>
    <w:p w:rsidR="007D2461" w:rsidRDefault="003E1141" w:rsidP="00D37011">
      <w:pPr>
        <w:spacing w:after="120"/>
        <w:ind w:left="547" w:hanging="547"/>
        <w:rPr>
          <w:ins w:id="987" w:author="Author"/>
          <w:rFonts w:cs="Arial"/>
          <w:szCs w:val="20"/>
        </w:rPr>
      </w:pPr>
      <w:r w:rsidRPr="00961271">
        <w:rPr>
          <w:rFonts w:cs="Arial"/>
          <w:szCs w:val="20"/>
        </w:rPr>
        <w:t>A123.</w:t>
      </w:r>
      <w:r w:rsidRPr="00961271">
        <w:rPr>
          <w:rFonts w:cs="Arial"/>
          <w:szCs w:val="20"/>
        </w:rPr>
        <w:tab/>
        <w:t xml:space="preserve">In </w:t>
      </w:r>
      <w:del w:id="988" w:author="Author">
        <w:r w:rsidRPr="00961271" w:rsidDel="007D2461">
          <w:rPr>
            <w:rFonts w:cs="Arial"/>
            <w:szCs w:val="20"/>
          </w:rPr>
          <w:delText xml:space="preserve">smaller and </w:delText>
        </w:r>
      </w:del>
      <w:r w:rsidRPr="00961271">
        <w:rPr>
          <w:rFonts w:cs="Arial"/>
          <w:szCs w:val="20"/>
        </w:rPr>
        <w:t xml:space="preserve">less complex entities, and in particular owner-manager entities, </w:t>
      </w:r>
      <w:ins w:id="989" w:author="Author">
        <w:r w:rsidR="00482DE0">
          <w:rPr>
            <w:rFonts w:cs="Arial"/>
            <w:szCs w:val="20"/>
          </w:rPr>
          <w:t xml:space="preserve">the auditor’s understanding about </w:t>
        </w:r>
      </w:ins>
      <w:r w:rsidRPr="00961271">
        <w:rPr>
          <w:rFonts w:cs="Arial"/>
          <w:szCs w:val="20"/>
        </w:rPr>
        <w:t xml:space="preserve">the entity’s process to monitor the system of internal control is often </w:t>
      </w:r>
      <w:del w:id="990" w:author="Author">
        <w:r w:rsidRPr="00961271" w:rsidDel="00482DE0">
          <w:rPr>
            <w:rFonts w:cs="Arial"/>
            <w:szCs w:val="20"/>
          </w:rPr>
          <w:delText>accomplished by</w:delText>
        </w:r>
      </w:del>
      <w:ins w:id="991" w:author="Author">
        <w:r w:rsidR="00482DE0">
          <w:rPr>
            <w:rFonts w:cs="Arial"/>
            <w:szCs w:val="20"/>
          </w:rPr>
          <w:t>about how</w:t>
        </w:r>
      </w:ins>
      <w:r w:rsidRPr="00961271">
        <w:rPr>
          <w:rFonts w:cs="Arial"/>
          <w:szCs w:val="20"/>
        </w:rPr>
        <w:t xml:space="preserve"> management</w:t>
      </w:r>
      <w:del w:id="992" w:author="Author">
        <w:r w:rsidRPr="00961271" w:rsidDel="00482DE0">
          <w:rPr>
            <w:rFonts w:cs="Arial"/>
            <w:szCs w:val="20"/>
          </w:rPr>
          <w:delText>’s</w:delText>
        </w:r>
      </w:del>
      <w:r w:rsidRPr="00961271">
        <w:rPr>
          <w:rFonts w:cs="Arial"/>
          <w:szCs w:val="20"/>
        </w:rPr>
        <w:t xml:space="preserve"> or the owner-manager’s </w:t>
      </w:r>
      <w:ins w:id="993" w:author="Author">
        <w:r w:rsidR="00482DE0">
          <w:rPr>
            <w:rFonts w:cs="Arial"/>
            <w:szCs w:val="20"/>
          </w:rPr>
          <w:t xml:space="preserve">is directly </w:t>
        </w:r>
      </w:ins>
      <w:del w:id="994" w:author="Author">
        <w:r w:rsidRPr="00961271" w:rsidDel="00482DE0">
          <w:rPr>
            <w:rFonts w:cs="Arial"/>
            <w:szCs w:val="20"/>
          </w:rPr>
          <w:delText xml:space="preserve">direct </w:delText>
        </w:r>
      </w:del>
      <w:r w:rsidRPr="00961271">
        <w:rPr>
          <w:rFonts w:cs="Arial"/>
          <w:szCs w:val="20"/>
        </w:rPr>
        <w:t>involve</w:t>
      </w:r>
      <w:ins w:id="995" w:author="Author">
        <w:r w:rsidR="00482DE0">
          <w:rPr>
            <w:rFonts w:cs="Arial"/>
            <w:szCs w:val="20"/>
          </w:rPr>
          <w:t>d</w:t>
        </w:r>
      </w:ins>
      <w:del w:id="996" w:author="Author">
        <w:r w:rsidRPr="00961271" w:rsidDel="00482DE0">
          <w:rPr>
            <w:rFonts w:cs="Arial"/>
            <w:szCs w:val="20"/>
          </w:rPr>
          <w:delText>ment</w:delText>
        </w:r>
      </w:del>
      <w:r w:rsidRPr="00961271">
        <w:rPr>
          <w:rFonts w:cs="Arial"/>
          <w:szCs w:val="20"/>
        </w:rPr>
        <w:t xml:space="preserve"> in operations, </w:t>
      </w:r>
      <w:del w:id="997" w:author="Author">
        <w:r w:rsidRPr="00961271" w:rsidDel="00482DE0">
          <w:rPr>
            <w:rFonts w:cs="Arial"/>
            <w:szCs w:val="20"/>
          </w:rPr>
          <w:delText xml:space="preserve">and </w:delText>
        </w:r>
      </w:del>
      <w:ins w:id="998" w:author="Author">
        <w:r w:rsidR="00482DE0">
          <w:rPr>
            <w:rFonts w:cs="Arial"/>
            <w:szCs w:val="20"/>
          </w:rPr>
          <w:t xml:space="preserve">as </w:t>
        </w:r>
      </w:ins>
      <w:r w:rsidRPr="00961271">
        <w:rPr>
          <w:rFonts w:cs="Arial"/>
          <w:szCs w:val="20"/>
        </w:rPr>
        <w:t xml:space="preserve">there may not be any other monitoring activities. </w:t>
      </w:r>
    </w:p>
    <w:tbl>
      <w:tblPr>
        <w:tblStyle w:val="TableGrid"/>
        <w:tblW w:w="0" w:type="auto"/>
        <w:tblInd w:w="547" w:type="dxa"/>
        <w:tblLook w:val="04A0" w:firstRow="1" w:lastRow="0" w:firstColumn="1" w:lastColumn="0" w:noHBand="0" w:noVBand="1"/>
      </w:tblPr>
      <w:tblGrid>
        <w:gridCol w:w="8793"/>
      </w:tblGrid>
      <w:tr w:rsidR="007D2461" w:rsidTr="007D2461">
        <w:trPr>
          <w:ins w:id="999" w:author="Author"/>
        </w:trPr>
        <w:tc>
          <w:tcPr>
            <w:tcW w:w="9340" w:type="dxa"/>
          </w:tcPr>
          <w:p w:rsidR="007D2461" w:rsidRDefault="007D2461" w:rsidP="00971C2C">
            <w:pPr>
              <w:rPr>
                <w:ins w:id="1000" w:author="Author"/>
                <w:rFonts w:cs="Arial"/>
                <w:szCs w:val="20"/>
              </w:rPr>
            </w:pPr>
            <w:del w:id="1001" w:author="Author">
              <w:r w:rsidRPr="00E624CB" w:rsidDel="007D2461">
                <w:rPr>
                  <w:rFonts w:cs="Arial"/>
                  <w:szCs w:val="20"/>
                </w:rPr>
                <w:delText>For e</w:delText>
              </w:r>
            </w:del>
            <w:ins w:id="1002" w:author="Author">
              <w:r w:rsidRPr="00E624CB">
                <w:rPr>
                  <w:rFonts w:cs="Arial"/>
                  <w:szCs w:val="20"/>
                </w:rPr>
                <w:t>E</w:t>
              </w:r>
            </w:ins>
            <w:r w:rsidRPr="00E624CB">
              <w:rPr>
                <w:rFonts w:cs="Arial"/>
                <w:szCs w:val="20"/>
              </w:rPr>
              <w:t>xample</w:t>
            </w:r>
            <w:ins w:id="1003" w:author="Author">
              <w:del w:id="1004" w:author="Author">
                <w:r w:rsidR="00F661DE" w:rsidRPr="00E624CB" w:rsidDel="00E624CB">
                  <w:rPr>
                    <w:rFonts w:cs="Arial"/>
                    <w:szCs w:val="20"/>
                  </w:rPr>
                  <w:delText>s</w:delText>
                </w:r>
              </w:del>
              <w:r w:rsidRPr="00E624CB">
                <w:rPr>
                  <w:rFonts w:cs="Arial"/>
                  <w:szCs w:val="20"/>
                </w:rPr>
                <w:t>:</w:t>
              </w:r>
            </w:ins>
          </w:p>
          <w:p w:rsidR="003C0011" w:rsidRDefault="003C0011" w:rsidP="003C0011">
            <w:pPr>
              <w:rPr>
                <w:ins w:id="1005" w:author="Author"/>
              </w:rPr>
            </w:pPr>
            <w:ins w:id="1006" w:author="Author">
              <w:r>
                <w:t xml:space="preserve">Management may receive complaints from customers about inaccuracies in their monthly statement that alerts the owner-manager to issues with the timing of when customer payments are being recognized in the accounting records.  </w:t>
              </w:r>
            </w:ins>
          </w:p>
          <w:p w:rsidR="007B75AC" w:rsidRDefault="003C0011" w:rsidP="003C0011">
            <w:pPr>
              <w:rPr>
                <w:ins w:id="1007" w:author="Author"/>
                <w:rFonts w:cs="Arial"/>
                <w:szCs w:val="20"/>
              </w:rPr>
            </w:pPr>
            <w:del w:id="1008" w:author="Author">
              <w:r w:rsidDel="003C0011">
                <w:rPr>
                  <w:rFonts w:cs="Arial"/>
                  <w:szCs w:val="20"/>
                </w:rPr>
                <w:delText xml:space="preserve">, this is the case when significant variances from expectations and inaccuracies in financial data are identified through the owner-manager’s direct involvement. The owner-manager’s actions and follow-up may also be how remedial actions are implemented. In such cases, the auditor’s understanding of the process to monitor the system of internal control may be accomplished through inquiry of the owner-manager and employees about these activities, and may also involve inspection or observation of related communications or other evidence of remedial actions. </w:delText>
              </w:r>
            </w:del>
          </w:p>
        </w:tc>
      </w:tr>
    </w:tbl>
    <w:p w:rsidR="00D37011" w:rsidRPr="00961271" w:rsidRDefault="00D37011" w:rsidP="00D37011">
      <w:pPr>
        <w:spacing w:before="240"/>
        <w:ind w:left="547" w:hanging="547"/>
        <w:jc w:val="left"/>
        <w:rPr>
          <w:rFonts w:cs="Arial"/>
          <w:szCs w:val="20"/>
        </w:rPr>
      </w:pPr>
      <w:ins w:id="1009" w:author="Author">
        <w:r>
          <w:rPr>
            <w:rFonts w:cs="Arial"/>
            <w:szCs w:val="20"/>
          </w:rPr>
          <w:t>Distinguishing Monitoring Activities</w:t>
        </w:r>
      </w:ins>
    </w:p>
    <w:p w:rsidR="003E1141" w:rsidRPr="00832F8B" w:rsidRDefault="003E1141" w:rsidP="00971C2C">
      <w:pPr>
        <w:ind w:left="547" w:hanging="547"/>
        <w:rPr>
          <w:rFonts w:cs="Arial"/>
          <w:strike/>
          <w:szCs w:val="20"/>
        </w:rPr>
      </w:pPr>
      <w:r w:rsidRPr="00961271">
        <w:rPr>
          <w:rFonts w:cs="Arial"/>
          <w:szCs w:val="20"/>
        </w:rPr>
        <w:t>A124.</w:t>
      </w:r>
      <w:r w:rsidRPr="00961271">
        <w:rPr>
          <w:rFonts w:cs="Arial"/>
          <w:szCs w:val="20"/>
        </w:rPr>
        <w:tab/>
      </w:r>
      <w:r w:rsidR="00832F8B">
        <w:rPr>
          <w:rFonts w:cs="Arial"/>
          <w:szCs w:val="20"/>
        </w:rPr>
        <w:t>[</w:t>
      </w:r>
      <w:r w:rsidR="00832F8B" w:rsidRPr="003C0011">
        <w:rPr>
          <w:rFonts w:cs="Arial"/>
          <w:i/>
          <w:szCs w:val="20"/>
          <w:highlight w:val="yellow"/>
        </w:rPr>
        <w:t xml:space="preserve">Moved to and </w:t>
      </w:r>
      <w:proofErr w:type="spellStart"/>
      <w:r w:rsidR="00832F8B" w:rsidRPr="003C0011">
        <w:rPr>
          <w:rFonts w:cs="Arial"/>
          <w:i/>
          <w:szCs w:val="20"/>
          <w:highlight w:val="yellow"/>
        </w:rPr>
        <w:t>reqorded</w:t>
      </w:r>
      <w:proofErr w:type="spellEnd"/>
      <w:r w:rsidR="00832F8B" w:rsidRPr="003C0011">
        <w:rPr>
          <w:rFonts w:cs="Arial"/>
          <w:i/>
          <w:szCs w:val="20"/>
          <w:highlight w:val="yellow"/>
        </w:rPr>
        <w:t xml:space="preserve"> in para. A128a</w:t>
      </w:r>
      <w:r w:rsidR="00832F8B">
        <w:rPr>
          <w:rFonts w:cs="Arial"/>
          <w:szCs w:val="20"/>
        </w:rPr>
        <w:t xml:space="preserve">] </w:t>
      </w:r>
      <w:r w:rsidRPr="00832F8B">
        <w:rPr>
          <w:rFonts w:cs="Arial"/>
          <w:strike/>
          <w:szCs w:val="20"/>
        </w:rPr>
        <w:t xml:space="preserve">For entities where there is no distinct process for monitoring the system of internal control, it may be difficult to distinguish between controls in the control activities component and activities related to monitoring. </w:t>
      </w:r>
      <w:r w:rsidRPr="00832F8B" w:rsidDel="007B75AC">
        <w:rPr>
          <w:rFonts w:cs="Arial"/>
          <w:strike/>
          <w:szCs w:val="20"/>
        </w:rPr>
        <w:t xml:space="preserve">For example, a supervisory review may not be considered a monitoring activity by the entity, but the review may have a role in monitoring the effectiveness of underlying controls. </w:t>
      </w:r>
      <w:r w:rsidRPr="00832F8B">
        <w:rPr>
          <w:rFonts w:cs="Arial"/>
          <w:strike/>
          <w:szCs w:val="20"/>
        </w:rPr>
        <w:t>For such entities, understanding the process to monitor the system of internal control may include understanding periodic reviews of management accounting information that are designed to contribute to how the entity prevents or detects misstatements.</w:t>
      </w:r>
    </w:p>
    <w:p w:rsidR="003E1141" w:rsidRPr="00832F8B" w:rsidRDefault="003E1141" w:rsidP="00971C2C">
      <w:pPr>
        <w:ind w:left="547" w:hanging="547"/>
        <w:rPr>
          <w:rFonts w:cs="Arial"/>
          <w:strike/>
          <w:szCs w:val="20"/>
        </w:rPr>
      </w:pPr>
      <w:r w:rsidRPr="00961271">
        <w:rPr>
          <w:rFonts w:cs="Arial"/>
          <w:szCs w:val="20"/>
        </w:rPr>
        <w:t>A125.</w:t>
      </w:r>
      <w:r w:rsidRPr="00961271">
        <w:rPr>
          <w:rFonts w:cs="Arial"/>
          <w:szCs w:val="20"/>
        </w:rPr>
        <w:tab/>
      </w:r>
      <w:r w:rsidR="002441CB">
        <w:rPr>
          <w:rFonts w:cs="Arial"/>
          <w:szCs w:val="20"/>
        </w:rPr>
        <w:t>[</w:t>
      </w:r>
      <w:proofErr w:type="spellStart"/>
      <w:r w:rsidR="00832F8B" w:rsidRPr="003C0011">
        <w:rPr>
          <w:rFonts w:cs="Arial"/>
          <w:i/>
          <w:szCs w:val="20"/>
          <w:highlight w:val="yellow"/>
        </w:rPr>
        <w:t>Incorporrated</w:t>
      </w:r>
      <w:proofErr w:type="spellEnd"/>
      <w:r w:rsidR="00832F8B" w:rsidRPr="003C0011">
        <w:rPr>
          <w:rFonts w:cs="Arial"/>
          <w:i/>
          <w:szCs w:val="20"/>
          <w:highlight w:val="yellow"/>
        </w:rPr>
        <w:t xml:space="preserve"> in</w:t>
      </w:r>
      <w:r w:rsidR="002441CB" w:rsidRPr="003C0011">
        <w:rPr>
          <w:rFonts w:cs="Arial"/>
          <w:i/>
          <w:szCs w:val="20"/>
          <w:highlight w:val="yellow"/>
        </w:rPr>
        <w:t>to para. A104</w:t>
      </w:r>
      <w:r w:rsidR="00832F8B" w:rsidRPr="003C0011">
        <w:rPr>
          <w:rFonts w:cs="Arial"/>
          <w:i/>
          <w:szCs w:val="20"/>
          <w:highlight w:val="yellow"/>
        </w:rPr>
        <w:t>d</w:t>
      </w:r>
      <w:r w:rsidR="002441CB">
        <w:rPr>
          <w:rFonts w:cs="Arial"/>
          <w:szCs w:val="20"/>
        </w:rPr>
        <w:t xml:space="preserve">] </w:t>
      </w:r>
      <w:r w:rsidRPr="00832F8B">
        <w:rPr>
          <w:rFonts w:cs="Arial"/>
          <w:strike/>
          <w:szCs w:val="20"/>
        </w:rPr>
        <w:t>Controls in the entity’s process to monitor the system of internal control are likely to consist of primarily indirect controls. However, monitoring activities, such as management or supervisory reviews, may be precise enough to address risks of material misstatement at the assertion level (i.e., direct controls). Such controls may also include certain activities performed by the internal audit function. The auditor may determine certain direct controls to be controls relevant to the audit in accordance with paragraph 39–41.</w:t>
      </w:r>
    </w:p>
    <w:p w:rsidR="003E1141" w:rsidRPr="00961271" w:rsidRDefault="003E1141" w:rsidP="00D507B1">
      <w:pPr>
        <w:spacing w:before="240"/>
        <w:rPr>
          <w:rFonts w:cs="Arial"/>
          <w:szCs w:val="20"/>
        </w:rPr>
      </w:pPr>
      <w:r w:rsidRPr="00961271">
        <w:rPr>
          <w:rFonts w:cs="Arial"/>
          <w:szCs w:val="20"/>
        </w:rPr>
        <w:t xml:space="preserve">Understanding the </w:t>
      </w:r>
      <w:ins w:id="1010" w:author="Author">
        <w:r w:rsidR="007B75AC">
          <w:rPr>
            <w:rFonts w:cs="Arial"/>
            <w:szCs w:val="20"/>
          </w:rPr>
          <w:t xml:space="preserve">Relevant Aspects of the </w:t>
        </w:r>
      </w:ins>
      <w:r w:rsidRPr="00961271">
        <w:rPr>
          <w:rFonts w:cs="Arial"/>
          <w:szCs w:val="20"/>
        </w:rPr>
        <w:t>Entity’s Process to Monitor the System of</w:t>
      </w:r>
      <w:r>
        <w:rPr>
          <w:rFonts w:cs="Arial"/>
          <w:szCs w:val="20"/>
        </w:rPr>
        <w:t xml:space="preserve"> Internal Control (Ref: Para. 32</w:t>
      </w:r>
      <w:r w:rsidRPr="00961271">
        <w:rPr>
          <w:rFonts w:cs="Arial"/>
          <w:szCs w:val="20"/>
        </w:rPr>
        <w:t>)</w:t>
      </w:r>
    </w:p>
    <w:p w:rsidR="001135F2" w:rsidRDefault="001135F2" w:rsidP="00D507B1">
      <w:pPr>
        <w:ind w:left="547" w:hanging="547"/>
        <w:rPr>
          <w:ins w:id="1011" w:author="Author"/>
          <w:rFonts w:cs="Arial"/>
          <w:szCs w:val="20"/>
        </w:rPr>
      </w:pPr>
      <w:ins w:id="1012" w:author="Author">
        <w:r>
          <w:rPr>
            <w:rFonts w:cs="Arial"/>
            <w:szCs w:val="20"/>
          </w:rPr>
          <w:t>A126</w:t>
        </w:r>
        <w:r>
          <w:rPr>
            <w:rFonts w:cs="Arial"/>
            <w:szCs w:val="20"/>
          </w:rPr>
          <w:tab/>
          <w:t>The relevant aspects of the entity’s process to monitor the system of control are defined in paragraph 16(</w:t>
        </w:r>
        <w:proofErr w:type="spellStart"/>
        <w:r>
          <w:rPr>
            <w:rFonts w:cs="Arial"/>
            <w:szCs w:val="20"/>
          </w:rPr>
          <w:t>gd</w:t>
        </w:r>
        <w:proofErr w:type="spellEnd"/>
        <w:r>
          <w:rPr>
            <w:rFonts w:cs="Arial"/>
            <w:szCs w:val="20"/>
          </w:rPr>
          <w:t>).</w:t>
        </w:r>
      </w:ins>
    </w:p>
    <w:p w:rsidR="003E1141" w:rsidRPr="00961271" w:rsidRDefault="003E1141" w:rsidP="00D507B1">
      <w:pPr>
        <w:ind w:left="547" w:hanging="547"/>
        <w:rPr>
          <w:rFonts w:cs="Arial"/>
          <w:szCs w:val="20"/>
        </w:rPr>
      </w:pPr>
      <w:r w:rsidRPr="00961271">
        <w:rPr>
          <w:rFonts w:cs="Arial"/>
          <w:szCs w:val="20"/>
        </w:rPr>
        <w:t>A126</w:t>
      </w:r>
      <w:ins w:id="1013" w:author="Author">
        <w:r w:rsidR="001135F2">
          <w:rPr>
            <w:rFonts w:cs="Arial"/>
            <w:szCs w:val="20"/>
          </w:rPr>
          <w:t>a</w:t>
        </w:r>
      </w:ins>
      <w:r w:rsidRPr="00961271">
        <w:rPr>
          <w:rFonts w:cs="Arial"/>
          <w:szCs w:val="20"/>
        </w:rPr>
        <w:t>.</w:t>
      </w:r>
      <w:r w:rsidRPr="00961271">
        <w:rPr>
          <w:rFonts w:cs="Arial"/>
          <w:szCs w:val="20"/>
        </w:rPr>
        <w:tab/>
      </w:r>
      <w:del w:id="1014" w:author="Author">
        <w:r w:rsidRPr="00961271" w:rsidDel="007B75AC">
          <w:rPr>
            <w:rFonts w:cs="Arial"/>
            <w:szCs w:val="20"/>
          </w:rPr>
          <w:delText>In order to understand how the entity monitors its system of internal control, m</w:delText>
        </w:r>
      </w:del>
      <w:ins w:id="1015" w:author="Author">
        <w:r w:rsidR="007B75AC">
          <w:rPr>
            <w:rFonts w:cs="Arial"/>
            <w:szCs w:val="20"/>
          </w:rPr>
          <w:t>M</w:t>
        </w:r>
      </w:ins>
      <w:r w:rsidRPr="00961271">
        <w:rPr>
          <w:rFonts w:cs="Arial"/>
          <w:szCs w:val="20"/>
        </w:rPr>
        <w:t xml:space="preserve">atters that may be relevant for the auditor to consider </w:t>
      </w:r>
      <w:ins w:id="1016" w:author="Author">
        <w:r w:rsidR="007B75AC">
          <w:rPr>
            <w:rFonts w:cs="Arial"/>
            <w:szCs w:val="20"/>
          </w:rPr>
          <w:t xml:space="preserve">when understanding how the entity monitors its system of internal control </w:t>
        </w:r>
      </w:ins>
      <w:r w:rsidRPr="00961271">
        <w:rPr>
          <w:rFonts w:cs="Arial"/>
          <w:szCs w:val="20"/>
        </w:rPr>
        <w:t>include:</w:t>
      </w:r>
    </w:p>
    <w:p w:rsidR="003E1141" w:rsidRPr="00961271" w:rsidRDefault="003E1141" w:rsidP="007B1D35">
      <w:pPr>
        <w:pStyle w:val="ListParagraph"/>
        <w:numPr>
          <w:ilvl w:val="0"/>
          <w:numId w:val="58"/>
        </w:numPr>
        <w:ind w:left="1094" w:hanging="547"/>
        <w:contextualSpacing w:val="0"/>
        <w:rPr>
          <w:rFonts w:cs="Arial"/>
          <w:szCs w:val="20"/>
        </w:rPr>
      </w:pPr>
      <w:r w:rsidRPr="00961271">
        <w:rPr>
          <w:rFonts w:cs="Arial"/>
          <w:szCs w:val="20"/>
        </w:rPr>
        <w:lastRenderedPageBreak/>
        <w:t>The design of the monitoring activities, for example whether it is periodic or ongoing monitoring;</w:t>
      </w:r>
    </w:p>
    <w:p w:rsidR="003E1141" w:rsidRPr="00961271" w:rsidRDefault="003E1141" w:rsidP="007B1D35">
      <w:pPr>
        <w:pStyle w:val="ListParagraph"/>
        <w:numPr>
          <w:ilvl w:val="0"/>
          <w:numId w:val="58"/>
        </w:numPr>
        <w:ind w:left="1094" w:hanging="547"/>
        <w:contextualSpacing w:val="0"/>
        <w:rPr>
          <w:rFonts w:cs="Arial"/>
          <w:szCs w:val="20"/>
        </w:rPr>
      </w:pPr>
      <w:r w:rsidRPr="00961271">
        <w:rPr>
          <w:rFonts w:cs="Arial"/>
          <w:szCs w:val="20"/>
        </w:rPr>
        <w:t>The performance and frequency of the monitoring activities;</w:t>
      </w:r>
    </w:p>
    <w:p w:rsidR="003E1141" w:rsidRPr="00961271" w:rsidRDefault="003E1141" w:rsidP="007B1D35">
      <w:pPr>
        <w:pStyle w:val="ListParagraph"/>
        <w:numPr>
          <w:ilvl w:val="0"/>
          <w:numId w:val="58"/>
        </w:numPr>
        <w:ind w:left="1094" w:hanging="547"/>
        <w:contextualSpacing w:val="0"/>
        <w:rPr>
          <w:rFonts w:cs="Arial"/>
          <w:szCs w:val="20"/>
        </w:rPr>
      </w:pPr>
      <w:r w:rsidRPr="00961271">
        <w:rPr>
          <w:rFonts w:cs="Arial"/>
          <w:szCs w:val="20"/>
        </w:rPr>
        <w:t>The evaluation of the results of the monitoring activities, on a timely basis, to determine whether the controls have been effective; and</w:t>
      </w:r>
    </w:p>
    <w:p w:rsidR="003E1141" w:rsidRPr="00961271" w:rsidRDefault="003E1141" w:rsidP="007B1D35">
      <w:pPr>
        <w:pStyle w:val="ListParagraph"/>
        <w:numPr>
          <w:ilvl w:val="0"/>
          <w:numId w:val="58"/>
        </w:numPr>
        <w:ind w:left="1094" w:hanging="547"/>
        <w:contextualSpacing w:val="0"/>
        <w:rPr>
          <w:rFonts w:cs="Arial"/>
          <w:szCs w:val="20"/>
        </w:rPr>
      </w:pPr>
      <w:r w:rsidRPr="00961271">
        <w:rPr>
          <w:rFonts w:cs="Arial"/>
          <w:szCs w:val="20"/>
        </w:rPr>
        <w:t xml:space="preserve">How identified deficiencies have been addressed through appropriate remedial actions, including timely communication of such deficiencies to those responsible for taking remedial action. </w:t>
      </w:r>
    </w:p>
    <w:p w:rsidR="003E1141" w:rsidRPr="00961271" w:rsidRDefault="003E1141" w:rsidP="00971C2C">
      <w:pPr>
        <w:ind w:left="547" w:hanging="547"/>
        <w:rPr>
          <w:rFonts w:cs="Arial"/>
          <w:szCs w:val="20"/>
        </w:rPr>
      </w:pPr>
      <w:r w:rsidRPr="00961271">
        <w:rPr>
          <w:rFonts w:cs="Arial"/>
          <w:szCs w:val="20"/>
        </w:rPr>
        <w:t>A127.</w:t>
      </w:r>
      <w:r w:rsidRPr="00961271">
        <w:rPr>
          <w:rFonts w:cs="Arial"/>
          <w:szCs w:val="20"/>
        </w:rPr>
        <w:tab/>
      </w:r>
      <w:ins w:id="1017" w:author="Author">
        <w:r w:rsidR="007B75AC">
          <w:rPr>
            <w:rFonts w:cs="Arial"/>
            <w:szCs w:val="20"/>
          </w:rPr>
          <w:t xml:space="preserve">The auditor may also consider how </w:t>
        </w:r>
      </w:ins>
      <w:del w:id="1018" w:author="Author">
        <w:r w:rsidRPr="00961271" w:rsidDel="007B75AC">
          <w:rPr>
            <w:rFonts w:cs="Arial"/>
            <w:szCs w:val="20"/>
          </w:rPr>
          <w:delText>T</w:delText>
        </w:r>
      </w:del>
      <w:ins w:id="1019" w:author="Author">
        <w:r w:rsidR="007B75AC">
          <w:rPr>
            <w:rFonts w:cs="Arial"/>
            <w:szCs w:val="20"/>
          </w:rPr>
          <w:t>t</w:t>
        </w:r>
      </w:ins>
      <w:r w:rsidRPr="00961271">
        <w:rPr>
          <w:rFonts w:cs="Arial"/>
          <w:szCs w:val="20"/>
        </w:rPr>
        <w:t xml:space="preserve">he entity’s process to monitor the system of internal control </w:t>
      </w:r>
      <w:del w:id="1020" w:author="Author">
        <w:r w:rsidRPr="00961271" w:rsidDel="007B75AC">
          <w:rPr>
            <w:rFonts w:cs="Arial"/>
            <w:szCs w:val="20"/>
          </w:rPr>
          <w:delText xml:space="preserve">includes </w:delText>
        </w:r>
      </w:del>
      <w:ins w:id="1021" w:author="Author">
        <w:r w:rsidR="007B75AC">
          <w:rPr>
            <w:rFonts w:cs="Arial"/>
            <w:szCs w:val="20"/>
          </w:rPr>
          <w:t>addresses</w:t>
        </w:r>
        <w:r w:rsidR="007B75AC" w:rsidRPr="00961271">
          <w:rPr>
            <w:rFonts w:cs="Arial"/>
            <w:szCs w:val="20"/>
          </w:rPr>
          <w:t xml:space="preserve"> </w:t>
        </w:r>
      </w:ins>
      <w:r w:rsidRPr="00961271">
        <w:rPr>
          <w:rFonts w:cs="Arial"/>
          <w:szCs w:val="20"/>
        </w:rPr>
        <w:t xml:space="preserve">monitoring </w:t>
      </w:r>
      <w:ins w:id="1022" w:author="Author">
        <w:r w:rsidR="00454A9A">
          <w:rPr>
            <w:rFonts w:cs="Arial"/>
            <w:szCs w:val="20"/>
          </w:rPr>
          <w:t>information</w:t>
        </w:r>
      </w:ins>
      <w:r w:rsidR="002C0AEB">
        <w:rPr>
          <w:rFonts w:cs="Arial"/>
          <w:szCs w:val="20"/>
        </w:rPr>
        <w:t xml:space="preserve"> </w:t>
      </w:r>
      <w:del w:id="1023" w:author="Author">
        <w:r w:rsidRPr="00961271" w:rsidDel="004A2167">
          <w:rPr>
            <w:rFonts w:cs="Arial"/>
            <w:szCs w:val="20"/>
          </w:rPr>
          <w:delText>underlying controls</w:delText>
        </w:r>
      </w:del>
      <w:ins w:id="1024" w:author="Author">
        <w:r w:rsidR="004A2167">
          <w:rPr>
            <w:rFonts w:cs="Arial"/>
            <w:szCs w:val="20"/>
          </w:rPr>
          <w:t>processing controls</w:t>
        </w:r>
      </w:ins>
      <w:r w:rsidRPr="00961271">
        <w:rPr>
          <w:rFonts w:cs="Arial"/>
          <w:szCs w:val="20"/>
        </w:rPr>
        <w:t xml:space="preserve"> that involve the use of IT</w:t>
      </w:r>
      <w:ins w:id="1025" w:author="Author">
        <w:r w:rsidR="007B75AC">
          <w:rPr>
            <w:rFonts w:cs="Arial"/>
            <w:szCs w:val="20"/>
          </w:rPr>
          <w:t xml:space="preserve">. </w:t>
        </w:r>
      </w:ins>
      <w:del w:id="1026" w:author="Author">
        <w:r w:rsidRPr="00961271" w:rsidDel="007B75AC">
          <w:rPr>
            <w:rFonts w:cs="Arial"/>
            <w:szCs w:val="20"/>
          </w:rPr>
          <w:delText>,</w:delText>
        </w:r>
      </w:del>
      <w:r w:rsidRPr="00961271">
        <w:rPr>
          <w:rFonts w:cs="Arial"/>
          <w:szCs w:val="20"/>
        </w:rPr>
        <w:t xml:space="preserve"> </w:t>
      </w:r>
      <w:ins w:id="1027" w:author="Author">
        <w:r w:rsidR="007B75AC">
          <w:rPr>
            <w:rFonts w:cs="Arial"/>
            <w:szCs w:val="20"/>
          </w:rPr>
          <w:t xml:space="preserve">This </w:t>
        </w:r>
      </w:ins>
      <w:del w:id="1028" w:author="Author">
        <w:r w:rsidRPr="00961271" w:rsidDel="007B75AC">
          <w:rPr>
            <w:rFonts w:cs="Arial"/>
            <w:szCs w:val="20"/>
          </w:rPr>
          <w:delText xml:space="preserve">and </w:delText>
        </w:r>
      </w:del>
      <w:r w:rsidRPr="00961271">
        <w:rPr>
          <w:rFonts w:cs="Arial"/>
          <w:szCs w:val="20"/>
        </w:rPr>
        <w:t>may include, for example:</w:t>
      </w:r>
    </w:p>
    <w:p w:rsidR="003E1141" w:rsidRPr="00961271" w:rsidRDefault="003E1141" w:rsidP="007B1D35">
      <w:pPr>
        <w:pStyle w:val="ListParagraph"/>
        <w:numPr>
          <w:ilvl w:val="0"/>
          <w:numId w:val="59"/>
        </w:numPr>
        <w:ind w:left="1094" w:hanging="547"/>
        <w:contextualSpacing w:val="0"/>
        <w:rPr>
          <w:rFonts w:cs="Arial"/>
          <w:szCs w:val="20"/>
        </w:rPr>
      </w:pPr>
      <w:r w:rsidRPr="00961271">
        <w:rPr>
          <w:rFonts w:cs="Arial"/>
          <w:szCs w:val="20"/>
        </w:rPr>
        <w:t>Controls to monitor complex IT environments that:</w:t>
      </w:r>
    </w:p>
    <w:p w:rsidR="003E1141" w:rsidRPr="00961271" w:rsidRDefault="003E1141" w:rsidP="007B1D35">
      <w:pPr>
        <w:pStyle w:val="ListParagraph"/>
        <w:numPr>
          <w:ilvl w:val="0"/>
          <w:numId w:val="60"/>
        </w:numPr>
        <w:ind w:left="1641" w:hanging="547"/>
        <w:contextualSpacing w:val="0"/>
        <w:rPr>
          <w:rFonts w:cs="Arial"/>
          <w:kern w:val="20"/>
          <w:szCs w:val="20"/>
        </w:rPr>
      </w:pPr>
      <w:r w:rsidRPr="00961271">
        <w:rPr>
          <w:rFonts w:cs="Arial"/>
          <w:kern w:val="20"/>
          <w:szCs w:val="20"/>
        </w:rPr>
        <w:t xml:space="preserve">Evaluate the continuing design effectiveness of </w:t>
      </w:r>
      <w:del w:id="1029" w:author="Author">
        <w:r w:rsidRPr="00961271" w:rsidDel="00454A9A">
          <w:rPr>
            <w:rFonts w:cs="Arial"/>
            <w:kern w:val="20"/>
            <w:szCs w:val="20"/>
          </w:rPr>
          <w:delText xml:space="preserve">underlying </w:delText>
        </w:r>
      </w:del>
      <w:ins w:id="1030" w:author="Author">
        <w:r w:rsidR="00454A9A">
          <w:rPr>
            <w:rFonts w:cs="Arial"/>
            <w:kern w:val="20"/>
            <w:szCs w:val="20"/>
          </w:rPr>
          <w:t>information processing</w:t>
        </w:r>
        <w:r w:rsidR="00454A9A" w:rsidRPr="00961271">
          <w:rPr>
            <w:rFonts w:cs="Arial"/>
            <w:kern w:val="20"/>
            <w:szCs w:val="20"/>
          </w:rPr>
          <w:t xml:space="preserve"> </w:t>
        </w:r>
      </w:ins>
      <w:r w:rsidRPr="00961271">
        <w:rPr>
          <w:rFonts w:cs="Arial"/>
          <w:kern w:val="20"/>
          <w:szCs w:val="20"/>
        </w:rPr>
        <w:t>controls and modify them, as appropriate, for changes in conditions; or</w:t>
      </w:r>
    </w:p>
    <w:p w:rsidR="003E1141" w:rsidRPr="00961271" w:rsidRDefault="003E1141" w:rsidP="007B1D35">
      <w:pPr>
        <w:pStyle w:val="ListParagraph"/>
        <w:numPr>
          <w:ilvl w:val="0"/>
          <w:numId w:val="60"/>
        </w:numPr>
        <w:ind w:left="1641" w:hanging="547"/>
        <w:contextualSpacing w:val="0"/>
        <w:rPr>
          <w:rFonts w:cs="Arial"/>
          <w:kern w:val="20"/>
          <w:szCs w:val="20"/>
        </w:rPr>
      </w:pPr>
      <w:r w:rsidRPr="00961271">
        <w:rPr>
          <w:rFonts w:cs="Arial"/>
          <w:kern w:val="20"/>
          <w:szCs w:val="20"/>
        </w:rPr>
        <w:t xml:space="preserve">Evaluate the operating effectiveness of </w:t>
      </w:r>
      <w:del w:id="1031" w:author="Author">
        <w:r w:rsidRPr="00961271" w:rsidDel="00454A9A">
          <w:rPr>
            <w:rFonts w:cs="Arial"/>
            <w:kern w:val="20"/>
            <w:szCs w:val="20"/>
          </w:rPr>
          <w:delText xml:space="preserve">underlying </w:delText>
        </w:r>
      </w:del>
      <w:ins w:id="1032" w:author="Author">
        <w:r w:rsidR="00454A9A">
          <w:rPr>
            <w:rFonts w:cs="Arial"/>
            <w:kern w:val="20"/>
            <w:szCs w:val="20"/>
          </w:rPr>
          <w:t>information processing</w:t>
        </w:r>
        <w:r w:rsidR="00454A9A" w:rsidRPr="00961271">
          <w:rPr>
            <w:rFonts w:cs="Arial"/>
            <w:kern w:val="20"/>
            <w:szCs w:val="20"/>
          </w:rPr>
          <w:t xml:space="preserve"> </w:t>
        </w:r>
      </w:ins>
      <w:r w:rsidRPr="00961271">
        <w:rPr>
          <w:rFonts w:cs="Arial"/>
          <w:kern w:val="20"/>
          <w:szCs w:val="20"/>
        </w:rPr>
        <w:t>controls.</w:t>
      </w:r>
    </w:p>
    <w:p w:rsidR="003E1141" w:rsidRPr="00961271" w:rsidRDefault="003E1141" w:rsidP="007B1D35">
      <w:pPr>
        <w:pStyle w:val="ListParagraph"/>
        <w:numPr>
          <w:ilvl w:val="0"/>
          <w:numId w:val="59"/>
        </w:numPr>
        <w:ind w:left="1094" w:hanging="547"/>
        <w:contextualSpacing w:val="0"/>
        <w:rPr>
          <w:rFonts w:cs="Arial"/>
          <w:szCs w:val="20"/>
        </w:rPr>
      </w:pPr>
      <w:r w:rsidRPr="00961271">
        <w:rPr>
          <w:rFonts w:cs="Arial"/>
          <w:szCs w:val="20"/>
        </w:rPr>
        <w:t xml:space="preserve">Controls that monitor the permissions applied in automated </w:t>
      </w:r>
      <w:del w:id="1033" w:author="Author">
        <w:r w:rsidRPr="00961271" w:rsidDel="00454A9A">
          <w:rPr>
            <w:rFonts w:cs="Arial"/>
            <w:szCs w:val="20"/>
          </w:rPr>
          <w:delText xml:space="preserve">application </w:delText>
        </w:r>
      </w:del>
      <w:ins w:id="1034" w:author="Author">
        <w:r w:rsidR="00454A9A">
          <w:rPr>
            <w:rFonts w:cs="Arial"/>
            <w:szCs w:val="20"/>
          </w:rPr>
          <w:t>information processing</w:t>
        </w:r>
        <w:r w:rsidR="00454A9A" w:rsidRPr="00961271">
          <w:rPr>
            <w:rFonts w:cs="Arial"/>
            <w:szCs w:val="20"/>
          </w:rPr>
          <w:t xml:space="preserve"> </w:t>
        </w:r>
      </w:ins>
      <w:r w:rsidRPr="00961271">
        <w:rPr>
          <w:rFonts w:cs="Arial"/>
          <w:szCs w:val="20"/>
        </w:rPr>
        <w:t>controls</w:t>
      </w:r>
      <w:r w:rsidRPr="00961271" w:rsidDel="005D55CF">
        <w:rPr>
          <w:rFonts w:cs="Arial"/>
          <w:szCs w:val="20"/>
        </w:rPr>
        <w:t xml:space="preserve"> </w:t>
      </w:r>
      <w:r w:rsidRPr="00961271">
        <w:rPr>
          <w:rFonts w:cs="Arial"/>
          <w:szCs w:val="20"/>
        </w:rPr>
        <w:t>that enforce the segregation of duties.</w:t>
      </w:r>
    </w:p>
    <w:p w:rsidR="003E1141" w:rsidRPr="00961271" w:rsidRDefault="003E1141" w:rsidP="007B1D35">
      <w:pPr>
        <w:pStyle w:val="ListParagraph"/>
        <w:numPr>
          <w:ilvl w:val="0"/>
          <w:numId w:val="59"/>
        </w:numPr>
        <w:ind w:left="1094" w:hanging="547"/>
        <w:contextualSpacing w:val="0"/>
        <w:rPr>
          <w:rFonts w:cs="Arial"/>
          <w:szCs w:val="20"/>
        </w:rPr>
      </w:pPr>
      <w:r w:rsidRPr="00961271">
        <w:rPr>
          <w:rFonts w:cs="Arial"/>
          <w:szCs w:val="20"/>
        </w:rPr>
        <w:t>Controls that monitor how errors or control deficiencies related to the automation of financial reporting are identified and addressed.</w:t>
      </w:r>
    </w:p>
    <w:p w:rsidR="00D837FC" w:rsidRDefault="003E1141" w:rsidP="00971C2C">
      <w:pPr>
        <w:ind w:left="547" w:hanging="547"/>
        <w:rPr>
          <w:rFonts w:cs="Arial"/>
          <w:szCs w:val="20"/>
        </w:rPr>
      </w:pPr>
      <w:r w:rsidRPr="00961271">
        <w:rPr>
          <w:rFonts w:cs="Arial"/>
          <w:szCs w:val="20"/>
        </w:rPr>
        <w:t>A128.</w:t>
      </w:r>
      <w:r w:rsidRPr="00961271">
        <w:rPr>
          <w:rFonts w:cs="Arial"/>
          <w:szCs w:val="20"/>
        </w:rPr>
        <w:tab/>
      </w:r>
      <w:r w:rsidR="007B75AC">
        <w:rPr>
          <w:rFonts w:cs="Arial"/>
          <w:szCs w:val="20"/>
        </w:rPr>
        <w:t>[</w:t>
      </w:r>
      <w:r w:rsidR="007B75AC" w:rsidRPr="007B75AC">
        <w:rPr>
          <w:rFonts w:cs="Arial"/>
          <w:i/>
          <w:szCs w:val="20"/>
          <w:highlight w:val="yellow"/>
        </w:rPr>
        <w:t xml:space="preserve">Moved to </w:t>
      </w:r>
      <w:r w:rsidR="007B75AC" w:rsidRPr="00832F8B">
        <w:rPr>
          <w:rFonts w:cs="Arial"/>
          <w:b/>
          <w:i/>
          <w:szCs w:val="20"/>
          <w:highlight w:val="yellow"/>
        </w:rPr>
        <w:t>Appendix</w:t>
      </w:r>
      <w:r w:rsidR="00832F8B" w:rsidRPr="00832F8B">
        <w:rPr>
          <w:rFonts w:cs="Arial"/>
          <w:b/>
          <w:i/>
          <w:szCs w:val="20"/>
          <w:highlight w:val="yellow"/>
        </w:rPr>
        <w:t xml:space="preserve"> 3</w:t>
      </w:r>
      <w:r w:rsidR="007B75AC">
        <w:rPr>
          <w:rFonts w:cs="Arial"/>
          <w:szCs w:val="20"/>
        </w:rPr>
        <w:t xml:space="preserve">] </w:t>
      </w:r>
      <w:del w:id="1035" w:author="Author">
        <w:r w:rsidR="000A46AA" w:rsidRPr="009A3712" w:rsidDel="000A46AA">
          <w:rPr>
            <w:rFonts w:cs="Arial"/>
            <w:szCs w:val="20"/>
          </w:rPr>
          <w:delText>Controls within the entity’s process to monitor the system of internal control, including those that monitor underlying automated controls, may be automated or manual, or a combination of both. For example, an entity may use automated monitoring controls over access to certain technology with automated reports of unusual activity to management, who manually investigate identified anomalies.</w:delText>
        </w:r>
      </w:del>
    </w:p>
    <w:p w:rsidR="00832F8B" w:rsidRDefault="00832F8B" w:rsidP="00832F8B">
      <w:pPr>
        <w:ind w:left="547" w:hanging="547"/>
        <w:rPr>
          <w:rFonts w:cs="Arial"/>
          <w:szCs w:val="20"/>
        </w:rPr>
      </w:pPr>
      <w:r>
        <w:rPr>
          <w:rFonts w:cs="Arial"/>
          <w:szCs w:val="20"/>
        </w:rPr>
        <w:t>A128a [</w:t>
      </w:r>
      <w:r w:rsidRPr="003C0011">
        <w:rPr>
          <w:rFonts w:cs="Arial"/>
          <w:i/>
          <w:szCs w:val="20"/>
          <w:highlight w:val="yellow"/>
        </w:rPr>
        <w:t>Previously para. A124</w:t>
      </w:r>
      <w:r>
        <w:rPr>
          <w:rFonts w:cs="Arial"/>
          <w:szCs w:val="20"/>
        </w:rPr>
        <w:t>] For entities where there is no distinct process for monitoring the system of internal control, it may be difficult to distinguish between control</w:t>
      </w:r>
      <w:del w:id="1036" w:author="Author">
        <w:r w:rsidDel="00832F8B">
          <w:rPr>
            <w:rFonts w:cs="Arial"/>
            <w:szCs w:val="20"/>
          </w:rPr>
          <w:delText>s</w:delText>
        </w:r>
      </w:del>
      <w:ins w:id="1037" w:author="Author">
        <w:r>
          <w:rPr>
            <w:rFonts w:cs="Arial"/>
            <w:szCs w:val="20"/>
          </w:rPr>
          <w:t xml:space="preserve"> activities</w:t>
        </w:r>
      </w:ins>
      <w:del w:id="1038" w:author="Author">
        <w:r w:rsidDel="00832F8B">
          <w:rPr>
            <w:rFonts w:cs="Arial"/>
            <w:szCs w:val="20"/>
          </w:rPr>
          <w:delText xml:space="preserve"> in the control activities component</w:delText>
        </w:r>
      </w:del>
      <w:ins w:id="1039" w:author="Author">
        <w:r>
          <w:rPr>
            <w:rFonts w:cs="Arial"/>
            <w:szCs w:val="20"/>
          </w:rPr>
          <w:t xml:space="preserve"> related to the information system</w:t>
        </w:r>
      </w:ins>
      <w:r>
        <w:rPr>
          <w:rFonts w:cs="Arial"/>
          <w:szCs w:val="20"/>
        </w:rPr>
        <w:t xml:space="preserve"> and activities related to monitoring. </w:t>
      </w:r>
      <w:del w:id="1040" w:author="Author">
        <w:r w:rsidDel="00832F8B">
          <w:rPr>
            <w:rFonts w:cs="Arial"/>
            <w:szCs w:val="20"/>
          </w:rPr>
          <w:delText xml:space="preserve">For example, a supervisory review may not be considered a monitoring activity by the entity, but the review may have a role in monitoring the effectiveness of underlying controls. </w:delText>
        </w:r>
      </w:del>
      <w:r>
        <w:rPr>
          <w:rFonts w:cs="Arial"/>
          <w:szCs w:val="20"/>
        </w:rPr>
        <w:t>For such entities, understanding the process to monitor the system of internal control may include understanding periodic reviews of management accounting information that are designed to contribute to how the entity prevents or detects misstatements.</w:t>
      </w:r>
    </w:p>
    <w:p w:rsidR="003E1141" w:rsidRPr="00961271" w:rsidRDefault="003E1141" w:rsidP="007B75AC">
      <w:pPr>
        <w:keepNext/>
        <w:spacing w:before="240"/>
        <w:rPr>
          <w:rFonts w:cs="Arial"/>
          <w:szCs w:val="20"/>
        </w:rPr>
      </w:pPr>
      <w:r w:rsidRPr="00961271">
        <w:rPr>
          <w:rFonts w:cs="Arial"/>
          <w:szCs w:val="20"/>
        </w:rPr>
        <w:t>Sourc</w:t>
      </w:r>
      <w:r>
        <w:rPr>
          <w:rFonts w:cs="Arial"/>
          <w:szCs w:val="20"/>
        </w:rPr>
        <w:t>es of Information (Ref: Para. 33</w:t>
      </w:r>
      <w:r w:rsidRPr="00961271">
        <w:rPr>
          <w:rFonts w:cs="Arial"/>
          <w:szCs w:val="20"/>
        </w:rPr>
        <w:t>)</w:t>
      </w:r>
    </w:p>
    <w:p w:rsidR="008C7A14" w:rsidRDefault="008C7A14" w:rsidP="008C7A14">
      <w:pPr>
        <w:rPr>
          <w:ins w:id="1041" w:author="Author"/>
          <w:rFonts w:cs="Arial"/>
          <w:szCs w:val="20"/>
        </w:rPr>
      </w:pPr>
      <w:ins w:id="1042" w:author="Author">
        <w:r>
          <w:rPr>
            <w:rFonts w:cs="Arial"/>
            <w:szCs w:val="20"/>
          </w:rPr>
          <w:t>Why the Auditor Is Required to Understand the Source</w:t>
        </w:r>
        <w:r w:rsidR="00E93E39">
          <w:rPr>
            <w:rFonts w:cs="Arial"/>
            <w:szCs w:val="20"/>
          </w:rPr>
          <w:t>s</w:t>
        </w:r>
        <w:r>
          <w:rPr>
            <w:rFonts w:cs="Arial"/>
            <w:szCs w:val="20"/>
          </w:rPr>
          <w:t xml:space="preserve"> of Information used for the Entity’s Monitoring of the System of internal Control</w:t>
        </w:r>
      </w:ins>
    </w:p>
    <w:p w:rsidR="003E1141" w:rsidRPr="00961271" w:rsidDel="008C7A14" w:rsidRDefault="003E1141" w:rsidP="00550A68">
      <w:pPr>
        <w:ind w:left="547" w:hanging="547"/>
        <w:rPr>
          <w:del w:id="1043" w:author="Author"/>
          <w:rFonts w:cs="Arial"/>
          <w:szCs w:val="20"/>
        </w:rPr>
      </w:pPr>
      <w:r w:rsidRPr="00961271">
        <w:rPr>
          <w:rFonts w:cs="Arial"/>
          <w:szCs w:val="20"/>
        </w:rPr>
        <w:t>A129.</w:t>
      </w:r>
      <w:r w:rsidRPr="00961271">
        <w:rPr>
          <w:rFonts w:cs="Arial"/>
          <w:szCs w:val="20"/>
        </w:rPr>
        <w:tab/>
      </w:r>
      <w:del w:id="1044" w:author="Author">
        <w:r w:rsidR="00550A68" w:rsidDel="00550A68">
          <w:rPr>
            <w:rFonts w:cs="Arial"/>
            <w:szCs w:val="20"/>
          </w:rPr>
          <w:delText>Much of the information used in monitoring may be produced by the entity’s information system.</w:delText>
        </w:r>
      </w:del>
      <w:r w:rsidR="00550A68">
        <w:rPr>
          <w:rFonts w:cs="Arial"/>
          <w:szCs w:val="20"/>
        </w:rPr>
        <w:t xml:space="preserve"> </w:t>
      </w:r>
      <w:ins w:id="1045" w:author="Author">
        <w:r w:rsidR="001C5FEB" w:rsidRPr="00B824F0">
          <w:rPr>
            <w:rFonts w:cs="Arial"/>
            <w:szCs w:val="20"/>
          </w:rPr>
          <w:t xml:space="preserve">The auditor’s understanding of the sources of information used by the </w:t>
        </w:r>
        <w:proofErr w:type="spellStart"/>
        <w:r w:rsidR="001C5FEB" w:rsidRPr="00B824F0">
          <w:rPr>
            <w:rFonts w:cs="Arial"/>
            <w:szCs w:val="20"/>
          </w:rPr>
          <w:t>entiy</w:t>
        </w:r>
        <w:proofErr w:type="spellEnd"/>
        <w:r w:rsidR="001C5FEB" w:rsidRPr="00B824F0">
          <w:rPr>
            <w:rFonts w:cs="Arial"/>
            <w:szCs w:val="20"/>
          </w:rPr>
          <w:t xml:space="preserve"> in monitoring the entity’s system of internal controls, including wheth</w:t>
        </w:r>
        <w:r w:rsidR="00550A68">
          <w:rPr>
            <w:rFonts w:cs="Arial"/>
            <w:szCs w:val="20"/>
          </w:rPr>
          <w:t>e</w:t>
        </w:r>
        <w:r w:rsidR="001C5FEB" w:rsidRPr="00B824F0">
          <w:rPr>
            <w:rFonts w:cs="Arial"/>
            <w:szCs w:val="20"/>
          </w:rPr>
          <w:t>r the information used is relevant and reliable, assist the auditor in evaluating whether the entity’s process to monitor the entity’s system of internal control is appropriate.</w:t>
        </w:r>
      </w:ins>
      <w:r w:rsidR="00550A68">
        <w:rPr>
          <w:rFonts w:cs="Arial"/>
          <w:szCs w:val="20"/>
        </w:rPr>
        <w:t xml:space="preserve"> </w:t>
      </w:r>
      <w:r w:rsidRPr="00961271">
        <w:rPr>
          <w:rFonts w:cs="Arial"/>
          <w:szCs w:val="20"/>
        </w:rPr>
        <w:t xml:space="preserve">If management assumes that information used for monitoring is accurate without having </w:t>
      </w:r>
      <w:r w:rsidRPr="00961271">
        <w:rPr>
          <w:rFonts w:cs="Arial"/>
          <w:szCs w:val="20"/>
        </w:rPr>
        <w:lastRenderedPageBreak/>
        <w:t xml:space="preserve">a basis for that assumption, errors that may exist in the information could potentially lead management to incorrect conclusions from its monitoring activities. </w:t>
      </w:r>
      <w:del w:id="1046" w:author="Author">
        <w:r w:rsidRPr="00961271" w:rsidDel="008C7A14">
          <w:rPr>
            <w:rFonts w:cs="Arial"/>
            <w:szCs w:val="20"/>
          </w:rPr>
          <w:delText>Accordingly, an understanding of:</w:delText>
        </w:r>
      </w:del>
    </w:p>
    <w:p w:rsidR="003E1141" w:rsidRPr="00961271" w:rsidDel="008C7A14" w:rsidRDefault="003E1141" w:rsidP="008C7A14">
      <w:pPr>
        <w:ind w:left="1094"/>
        <w:rPr>
          <w:del w:id="1047" w:author="Author"/>
          <w:rFonts w:cs="Arial"/>
          <w:szCs w:val="20"/>
        </w:rPr>
      </w:pPr>
      <w:del w:id="1048" w:author="Author">
        <w:r w:rsidRPr="00961271" w:rsidDel="008C7A14">
          <w:rPr>
            <w:rFonts w:cs="Arial"/>
            <w:szCs w:val="20"/>
          </w:rPr>
          <w:delText xml:space="preserve">The sources of the information related to the entity’s monitoring activities; and </w:delText>
        </w:r>
      </w:del>
    </w:p>
    <w:p w:rsidR="003E1141" w:rsidRPr="00961271" w:rsidDel="008C7A14" w:rsidRDefault="003E1141" w:rsidP="008C7A14">
      <w:pPr>
        <w:ind w:left="1094"/>
        <w:rPr>
          <w:del w:id="1049" w:author="Author"/>
          <w:rFonts w:cs="Arial"/>
          <w:szCs w:val="20"/>
        </w:rPr>
      </w:pPr>
      <w:del w:id="1050" w:author="Author">
        <w:r w:rsidRPr="00961271" w:rsidDel="008C7A14">
          <w:rPr>
            <w:rFonts w:cs="Arial"/>
            <w:szCs w:val="20"/>
          </w:rPr>
          <w:delText>The basis upon which management considers the information to be sufficiently reliable for the purpose of the monitoring activities</w:delText>
        </w:r>
      </w:del>
    </w:p>
    <w:p w:rsidR="003E1141" w:rsidRPr="00961271" w:rsidRDefault="003E1141" w:rsidP="008C7A14">
      <w:pPr>
        <w:ind w:left="1094"/>
        <w:rPr>
          <w:rFonts w:cs="Arial"/>
          <w:szCs w:val="20"/>
        </w:rPr>
      </w:pPr>
      <w:del w:id="1051" w:author="Author">
        <w:r w:rsidRPr="00961271" w:rsidDel="008C7A14">
          <w:rPr>
            <w:rFonts w:cs="Arial"/>
            <w:szCs w:val="20"/>
          </w:rPr>
          <w:delText xml:space="preserve">is required to provide a basis for the auditor’s understanding of the entity’s process to monitor the system of internal control. </w:delText>
        </w:r>
      </w:del>
    </w:p>
    <w:p w:rsidR="008C7A14" w:rsidRDefault="008C7A14" w:rsidP="002441CB">
      <w:pPr>
        <w:spacing w:before="240"/>
        <w:jc w:val="left"/>
        <w:rPr>
          <w:ins w:id="1052" w:author="Author"/>
          <w:rFonts w:cs="Arial"/>
          <w:szCs w:val="20"/>
        </w:rPr>
      </w:pPr>
      <w:ins w:id="1053" w:author="Author">
        <w:r>
          <w:rPr>
            <w:rFonts w:cs="Arial"/>
            <w:szCs w:val="20"/>
          </w:rPr>
          <w:t xml:space="preserve">Other Sources of </w:t>
        </w:r>
        <w:r w:rsidR="004A2167">
          <w:rPr>
            <w:rFonts w:cs="Arial"/>
            <w:szCs w:val="20"/>
          </w:rPr>
          <w:t>Information</w:t>
        </w:r>
        <w:r>
          <w:rPr>
            <w:rFonts w:cs="Arial"/>
            <w:szCs w:val="20"/>
          </w:rPr>
          <w:t xml:space="preserve"> Used in the Entity’s </w:t>
        </w:r>
        <w:r w:rsidR="004A2167">
          <w:rPr>
            <w:rFonts w:cs="Arial"/>
            <w:szCs w:val="20"/>
          </w:rPr>
          <w:t>Process</w:t>
        </w:r>
        <w:r>
          <w:rPr>
            <w:rFonts w:cs="Arial"/>
            <w:szCs w:val="20"/>
          </w:rPr>
          <w:t xml:space="preserve"> to Monitor the System of Internal Control</w:t>
        </w:r>
      </w:ins>
    </w:p>
    <w:p w:rsidR="003E1141" w:rsidRPr="00961271" w:rsidRDefault="003E1141" w:rsidP="00971C2C">
      <w:pPr>
        <w:ind w:left="547" w:hanging="547"/>
        <w:rPr>
          <w:rFonts w:cs="Arial"/>
          <w:szCs w:val="20"/>
        </w:rPr>
      </w:pPr>
      <w:r w:rsidRPr="00961271">
        <w:rPr>
          <w:rFonts w:cs="Arial"/>
          <w:szCs w:val="20"/>
        </w:rPr>
        <w:t>A130.</w:t>
      </w:r>
      <w:r w:rsidRPr="00961271">
        <w:rPr>
          <w:rFonts w:cs="Arial"/>
          <w:szCs w:val="20"/>
        </w:rPr>
        <w:tab/>
        <w:t>Management’s monitoring activities may use information in communications from external parties such as customer complaints or regulator comments that may indicate problems or highlight areas in need of improvement.</w:t>
      </w:r>
    </w:p>
    <w:p w:rsidR="003E1141" w:rsidRDefault="003E1141" w:rsidP="00832F8B">
      <w:pPr>
        <w:keepNext/>
        <w:spacing w:after="120"/>
        <w:rPr>
          <w:rFonts w:cs="Arial"/>
          <w:szCs w:val="20"/>
        </w:rPr>
      </w:pPr>
      <w:r w:rsidRPr="00961271">
        <w:rPr>
          <w:rFonts w:cs="Arial"/>
          <w:szCs w:val="20"/>
        </w:rPr>
        <w:t>The Entity’s Intern</w:t>
      </w:r>
      <w:r>
        <w:rPr>
          <w:rFonts w:cs="Arial"/>
          <w:szCs w:val="20"/>
        </w:rPr>
        <w:t xml:space="preserve">al Audit Function </w:t>
      </w:r>
      <w:del w:id="1054" w:author="Author">
        <w:r w:rsidDel="00DE247B">
          <w:rPr>
            <w:rFonts w:cs="Arial"/>
            <w:szCs w:val="20"/>
          </w:rPr>
          <w:delText>(Ref: Para. 34</w:delText>
        </w:r>
        <w:r w:rsidRPr="00961271" w:rsidDel="00DE247B">
          <w:rPr>
            <w:rFonts w:cs="Arial"/>
            <w:szCs w:val="20"/>
          </w:rPr>
          <w:delText>)</w:delText>
        </w:r>
      </w:del>
    </w:p>
    <w:tbl>
      <w:tblPr>
        <w:tblStyle w:val="TableGrid"/>
        <w:tblW w:w="0" w:type="auto"/>
        <w:tblLook w:val="04A0" w:firstRow="1" w:lastRow="0" w:firstColumn="1" w:lastColumn="0" w:noHBand="0" w:noVBand="1"/>
      </w:tblPr>
      <w:tblGrid>
        <w:gridCol w:w="8980"/>
      </w:tblGrid>
      <w:tr w:rsidR="00832F8B" w:rsidTr="00832F8B">
        <w:trPr>
          <w:ins w:id="1055" w:author="Author"/>
        </w:trPr>
        <w:tc>
          <w:tcPr>
            <w:tcW w:w="9340" w:type="dxa"/>
          </w:tcPr>
          <w:p w:rsidR="00832F8B" w:rsidRDefault="00832F8B" w:rsidP="00832F8B">
            <w:pPr>
              <w:keepNext/>
              <w:spacing w:before="120" w:after="120"/>
              <w:rPr>
                <w:ins w:id="1056" w:author="Author"/>
                <w:rFonts w:cs="Arial"/>
                <w:szCs w:val="20"/>
              </w:rPr>
            </w:pPr>
            <w:ins w:id="1057" w:author="Author">
              <w:r w:rsidRPr="00832F8B">
                <w:rPr>
                  <w:rFonts w:cs="Arial"/>
                  <w:b/>
                  <w:szCs w:val="20"/>
                </w:rPr>
                <w:t>Appendix 4</w:t>
              </w:r>
              <w:r>
                <w:rPr>
                  <w:rFonts w:cs="Arial"/>
                  <w:szCs w:val="20"/>
                </w:rPr>
                <w:t xml:space="preserve"> sets out further matters for consideration relating to the entity’s internal audit function.</w:t>
              </w:r>
            </w:ins>
          </w:p>
        </w:tc>
      </w:tr>
    </w:tbl>
    <w:p w:rsidR="008C7A14" w:rsidRDefault="008C7A14" w:rsidP="008C7A14">
      <w:pPr>
        <w:jc w:val="left"/>
        <w:rPr>
          <w:ins w:id="1058" w:author="Author"/>
          <w:rFonts w:cs="Arial"/>
          <w:szCs w:val="20"/>
        </w:rPr>
      </w:pPr>
      <w:ins w:id="1059" w:author="Author">
        <w:r>
          <w:rPr>
            <w:rFonts w:cs="Arial"/>
            <w:szCs w:val="20"/>
          </w:rPr>
          <w:t>Why the Auditor is Required to Obtain an Understanding of the Role of Internal Audit in the Entity’s Process to Monitor the System of Internal Control</w:t>
        </w:r>
      </w:ins>
    </w:p>
    <w:p w:rsidR="003E1141" w:rsidRPr="00961271" w:rsidRDefault="003E1141" w:rsidP="00971C2C">
      <w:pPr>
        <w:ind w:left="547" w:hanging="547"/>
        <w:rPr>
          <w:rFonts w:cs="Arial"/>
          <w:bCs/>
          <w:spacing w:val="-2"/>
          <w:szCs w:val="20"/>
        </w:rPr>
      </w:pPr>
      <w:r w:rsidRPr="00961271">
        <w:rPr>
          <w:rFonts w:cs="Arial"/>
          <w:szCs w:val="20"/>
        </w:rPr>
        <w:t>A131.</w:t>
      </w:r>
      <w:r w:rsidRPr="00961271">
        <w:rPr>
          <w:rFonts w:cs="Arial"/>
          <w:szCs w:val="20"/>
        </w:rPr>
        <w:tab/>
      </w:r>
      <w:del w:id="1060" w:author="Author">
        <w:r w:rsidRPr="00961271" w:rsidDel="00337756">
          <w:rPr>
            <w:rFonts w:cs="Arial"/>
            <w:szCs w:val="20"/>
          </w:rPr>
          <w:delText xml:space="preserve">If the entity has an internal audit function, the auditor’s understanding of the entity’s process to monitor the system of internal control involves obtaining an understanding of the role that the internal audit function plays in that process. </w:delText>
        </w:r>
      </w:del>
      <w:r w:rsidRPr="00961271">
        <w:rPr>
          <w:rFonts w:cs="Arial"/>
          <w:szCs w:val="20"/>
        </w:rPr>
        <w:t>The auditor’s inquiries of appropriate individuals within the internal audit function</w:t>
      </w:r>
      <w:r>
        <w:rPr>
          <w:rFonts w:cs="Arial"/>
          <w:szCs w:val="20"/>
        </w:rPr>
        <w:t xml:space="preserve"> </w:t>
      </w:r>
      <w:del w:id="1061" w:author="Author">
        <w:r w:rsidDel="00EE3C7D">
          <w:rPr>
            <w:rFonts w:cs="Arial"/>
            <w:szCs w:val="20"/>
          </w:rPr>
          <w:delText>in accordance with paragraph 18</w:delText>
        </w:r>
        <w:r w:rsidRPr="00961271" w:rsidDel="00EE3C7D">
          <w:rPr>
            <w:rFonts w:cs="Arial"/>
            <w:szCs w:val="20"/>
          </w:rPr>
          <w:delText xml:space="preserve">(a) of this ISA </w:delText>
        </w:r>
      </w:del>
      <w:r w:rsidRPr="00961271">
        <w:rPr>
          <w:rFonts w:cs="Arial"/>
          <w:szCs w:val="20"/>
        </w:rPr>
        <w:t>help the auditor obtain an understanding of the nature of the internal audit function’s responsibilities. If the auditor determines that the function’s responsibilities are related to the entity’s financial reporting, the auditor may obtain further understanding of the activities performed, or to be performed, by the internal audit function by reviewing the internal audit function’s audit plan for the period, if any, and discussing that plan with the appropriate individuals within the function. This understanding, together with the information obtained from the auditor’s inquiries</w:t>
      </w:r>
      <w:del w:id="1062" w:author="Author">
        <w:r w:rsidRPr="00961271" w:rsidDel="00337756">
          <w:rPr>
            <w:rFonts w:cs="Arial"/>
            <w:szCs w:val="20"/>
          </w:rPr>
          <w:delText xml:space="preserve"> in paragraph 1</w:delText>
        </w:r>
        <w:r w:rsidDel="00337756">
          <w:rPr>
            <w:rFonts w:cs="Arial"/>
            <w:szCs w:val="20"/>
          </w:rPr>
          <w:delText>8</w:delText>
        </w:r>
        <w:r w:rsidRPr="00961271" w:rsidDel="00337756">
          <w:rPr>
            <w:rFonts w:cs="Arial"/>
            <w:szCs w:val="20"/>
          </w:rPr>
          <w:delText>(a) of this ISA</w:delText>
        </w:r>
      </w:del>
      <w:r w:rsidRPr="00961271">
        <w:rPr>
          <w:rFonts w:cs="Arial"/>
          <w:szCs w:val="20"/>
        </w:rPr>
        <w:t>, may also provide information that is directly relevant to the auditor’s identification and assessment of the risks of material misstatement.</w:t>
      </w:r>
    </w:p>
    <w:p w:rsidR="003E1141" w:rsidRPr="00961271" w:rsidRDefault="003E1141" w:rsidP="00971C2C">
      <w:pPr>
        <w:ind w:left="547" w:hanging="547"/>
        <w:rPr>
          <w:rFonts w:cs="Arial"/>
          <w:szCs w:val="20"/>
        </w:rPr>
      </w:pPr>
      <w:r w:rsidRPr="00961271">
        <w:rPr>
          <w:rFonts w:cs="Arial"/>
          <w:szCs w:val="20"/>
        </w:rPr>
        <w:t>A132.</w:t>
      </w:r>
      <w:r w:rsidRPr="00961271">
        <w:rPr>
          <w:rFonts w:cs="Arial"/>
          <w:szCs w:val="20"/>
        </w:rPr>
        <w:tab/>
      </w:r>
      <w:bookmarkStart w:id="1063" w:name="_Hlk9905641"/>
      <w:r w:rsidRPr="00961271">
        <w:rPr>
          <w:rFonts w:cs="Arial"/>
          <w:szCs w:val="20"/>
        </w:rPr>
        <w:t xml:space="preserve"> </w:t>
      </w:r>
      <w:r w:rsidR="00337756">
        <w:rPr>
          <w:rFonts w:cs="Arial"/>
          <w:szCs w:val="20"/>
        </w:rPr>
        <w:t>[</w:t>
      </w:r>
      <w:r w:rsidR="00337756" w:rsidRPr="00337756">
        <w:rPr>
          <w:rFonts w:cs="Arial"/>
          <w:i/>
          <w:szCs w:val="20"/>
          <w:highlight w:val="yellow"/>
        </w:rPr>
        <w:t xml:space="preserve">Moved to </w:t>
      </w:r>
      <w:r w:rsidR="00337756" w:rsidRPr="002F691E">
        <w:rPr>
          <w:rFonts w:cs="Arial"/>
          <w:b/>
          <w:i/>
          <w:szCs w:val="20"/>
          <w:highlight w:val="yellow"/>
        </w:rPr>
        <w:t>Appendix</w:t>
      </w:r>
      <w:r w:rsidR="00DC4F69" w:rsidRPr="002F691E">
        <w:rPr>
          <w:rFonts w:cs="Arial"/>
          <w:b/>
          <w:i/>
          <w:szCs w:val="20"/>
          <w:highlight w:val="yellow"/>
        </w:rPr>
        <w:t xml:space="preserve"> 4</w:t>
      </w:r>
      <w:r w:rsidR="00337756">
        <w:rPr>
          <w:rFonts w:cs="Arial"/>
          <w:szCs w:val="20"/>
        </w:rPr>
        <w:t xml:space="preserve">] </w:t>
      </w:r>
      <w:bookmarkEnd w:id="1063"/>
      <w:r w:rsidRPr="00337756">
        <w:rPr>
          <w:rFonts w:cs="Arial"/>
          <w:strike/>
          <w:szCs w:val="20"/>
        </w:rPr>
        <w:t xml:space="preserve">If the nature of the internal audit function’s responsibilities and assurance activities are related to the entity’s financial reporting, the auditor may also be able to use the work of the internal audit function to modify the nature or timing, or reduce the extent, of audit procedures to be performed directly by the auditor in obtaining audit evidence. Auditors may be more likely to be able to use the work of an entity’s internal audit function when it appears, for example, based on experience in previous audits or the auditor’s risk assessment procedures, that the entity has an internal audit function that is adequately and appropriately resourced relative to the size of the entity and the nature of its operations, and has a direct reporting relationship to those charged with governance. </w:t>
      </w:r>
    </w:p>
    <w:p w:rsidR="003E1141" w:rsidRPr="00961271" w:rsidRDefault="003E1141" w:rsidP="00971C2C">
      <w:pPr>
        <w:ind w:left="547" w:hanging="547"/>
        <w:rPr>
          <w:rFonts w:cs="Arial"/>
          <w:szCs w:val="20"/>
        </w:rPr>
      </w:pPr>
      <w:r w:rsidRPr="00961271">
        <w:rPr>
          <w:rFonts w:cs="Arial"/>
          <w:szCs w:val="20"/>
        </w:rPr>
        <w:t>A133.</w:t>
      </w:r>
      <w:r w:rsidRPr="00961271">
        <w:rPr>
          <w:rFonts w:cs="Arial"/>
          <w:szCs w:val="20"/>
        </w:rPr>
        <w:tab/>
      </w:r>
      <w:r w:rsidR="00337756">
        <w:rPr>
          <w:rFonts w:cs="Arial"/>
          <w:szCs w:val="20"/>
        </w:rPr>
        <w:t>[</w:t>
      </w:r>
      <w:r w:rsidR="00337756" w:rsidRPr="00337756">
        <w:rPr>
          <w:rFonts w:cs="Arial"/>
          <w:i/>
          <w:szCs w:val="20"/>
          <w:highlight w:val="yellow"/>
        </w:rPr>
        <w:t xml:space="preserve">Moved to </w:t>
      </w:r>
      <w:r w:rsidR="00337756" w:rsidRPr="002F691E">
        <w:rPr>
          <w:rFonts w:cs="Arial"/>
          <w:b/>
          <w:i/>
          <w:szCs w:val="20"/>
          <w:highlight w:val="yellow"/>
        </w:rPr>
        <w:t>Appendix</w:t>
      </w:r>
      <w:r w:rsidR="00DC4F69" w:rsidRPr="002F691E">
        <w:rPr>
          <w:rFonts w:cs="Arial"/>
          <w:b/>
          <w:i/>
          <w:szCs w:val="20"/>
          <w:highlight w:val="yellow"/>
        </w:rPr>
        <w:t xml:space="preserve"> 4</w:t>
      </w:r>
      <w:r w:rsidR="00337756">
        <w:rPr>
          <w:rFonts w:cs="Arial"/>
          <w:szCs w:val="20"/>
        </w:rPr>
        <w:t xml:space="preserve">] </w:t>
      </w:r>
      <w:r w:rsidRPr="00337756">
        <w:rPr>
          <w:rFonts w:cs="Arial"/>
          <w:strike/>
          <w:szCs w:val="20"/>
        </w:rPr>
        <w:t>If, based on the auditor’s preliminary understanding of the internal audit function, the auditor expects to use the work of the internal audit function to modify the nature or timing, or reduce the extent, of audit procedures to be performed, ISA 610 (Revised 2013) applies.</w:t>
      </w:r>
      <w:r w:rsidRPr="00961271">
        <w:rPr>
          <w:rFonts w:cs="Arial"/>
          <w:szCs w:val="20"/>
        </w:rPr>
        <w:t xml:space="preserve"> </w:t>
      </w:r>
    </w:p>
    <w:p w:rsidR="003E1141" w:rsidRPr="00961271" w:rsidRDefault="003E1141" w:rsidP="00971C2C">
      <w:pPr>
        <w:ind w:left="547" w:hanging="547"/>
        <w:rPr>
          <w:rFonts w:cs="Arial"/>
          <w:szCs w:val="20"/>
        </w:rPr>
      </w:pPr>
      <w:r w:rsidRPr="00961271">
        <w:rPr>
          <w:rFonts w:cs="Arial"/>
          <w:szCs w:val="20"/>
        </w:rPr>
        <w:lastRenderedPageBreak/>
        <w:t>A134.</w:t>
      </w:r>
      <w:r w:rsidRPr="00961271">
        <w:rPr>
          <w:rFonts w:cs="Arial"/>
          <w:szCs w:val="20"/>
        </w:rPr>
        <w:tab/>
      </w:r>
      <w:r w:rsidR="00337756">
        <w:rPr>
          <w:rFonts w:cs="Arial"/>
          <w:szCs w:val="20"/>
        </w:rPr>
        <w:t>[</w:t>
      </w:r>
      <w:r w:rsidR="00337756" w:rsidRPr="00337756">
        <w:rPr>
          <w:rFonts w:cs="Arial"/>
          <w:i/>
          <w:szCs w:val="20"/>
          <w:highlight w:val="yellow"/>
        </w:rPr>
        <w:t xml:space="preserve">Moved to </w:t>
      </w:r>
      <w:r w:rsidR="00337756" w:rsidRPr="002F691E">
        <w:rPr>
          <w:rFonts w:cs="Arial"/>
          <w:b/>
          <w:i/>
          <w:szCs w:val="20"/>
          <w:highlight w:val="yellow"/>
        </w:rPr>
        <w:t>Appendix</w:t>
      </w:r>
      <w:r w:rsidR="00DC4F69" w:rsidRPr="002F691E">
        <w:rPr>
          <w:rFonts w:cs="Arial"/>
          <w:b/>
          <w:i/>
          <w:szCs w:val="20"/>
          <w:highlight w:val="yellow"/>
        </w:rPr>
        <w:t xml:space="preserve"> 4</w:t>
      </w:r>
      <w:r w:rsidR="00337756">
        <w:rPr>
          <w:rFonts w:cs="Arial"/>
          <w:szCs w:val="20"/>
        </w:rPr>
        <w:t xml:space="preserve">] </w:t>
      </w:r>
      <w:r w:rsidRPr="00337756">
        <w:rPr>
          <w:rFonts w:cs="Arial"/>
          <w:strike/>
          <w:szCs w:val="20"/>
        </w:rPr>
        <w:t>As is further discussed in ISA 610 (Revised 2013), the activities of an internal audit function are distinct from other monitoring controls that may be relevant to financial reporting, such as reviews of management accounting information that are designed to contribute to how the entity prevents or detects misstatements.</w:t>
      </w:r>
    </w:p>
    <w:p w:rsidR="003E1141" w:rsidRPr="00337756" w:rsidRDefault="003E1141" w:rsidP="00971C2C">
      <w:pPr>
        <w:ind w:left="547" w:hanging="547"/>
        <w:rPr>
          <w:ins w:id="1064" w:author="Author"/>
          <w:rFonts w:cs="Arial"/>
          <w:strike/>
          <w:szCs w:val="20"/>
        </w:rPr>
      </w:pPr>
      <w:r w:rsidRPr="00961271">
        <w:rPr>
          <w:rFonts w:cs="Arial"/>
          <w:szCs w:val="20"/>
        </w:rPr>
        <w:t>A135.</w:t>
      </w:r>
      <w:r w:rsidRPr="00961271">
        <w:rPr>
          <w:rFonts w:cs="Arial"/>
          <w:szCs w:val="20"/>
        </w:rPr>
        <w:tab/>
      </w:r>
      <w:r w:rsidR="00337756">
        <w:rPr>
          <w:rFonts w:cs="Arial"/>
          <w:szCs w:val="20"/>
        </w:rPr>
        <w:t>[</w:t>
      </w:r>
      <w:r w:rsidR="00337756" w:rsidRPr="00337756">
        <w:rPr>
          <w:rFonts w:cs="Arial"/>
          <w:i/>
          <w:szCs w:val="20"/>
          <w:highlight w:val="yellow"/>
        </w:rPr>
        <w:t xml:space="preserve">Moved to </w:t>
      </w:r>
      <w:r w:rsidR="00337756" w:rsidRPr="002F691E">
        <w:rPr>
          <w:rFonts w:cs="Arial"/>
          <w:b/>
          <w:i/>
          <w:szCs w:val="20"/>
          <w:highlight w:val="yellow"/>
        </w:rPr>
        <w:t>Appendix</w:t>
      </w:r>
      <w:r w:rsidR="00DC4F69" w:rsidRPr="002F691E">
        <w:rPr>
          <w:rFonts w:cs="Arial"/>
          <w:b/>
          <w:i/>
          <w:szCs w:val="20"/>
          <w:highlight w:val="yellow"/>
        </w:rPr>
        <w:t xml:space="preserve"> 4</w:t>
      </w:r>
      <w:r w:rsidR="00337756">
        <w:rPr>
          <w:rFonts w:cs="Arial"/>
          <w:szCs w:val="20"/>
        </w:rPr>
        <w:t xml:space="preserve">] </w:t>
      </w:r>
      <w:r w:rsidRPr="00337756">
        <w:rPr>
          <w:rFonts w:cs="Arial"/>
          <w:strike/>
          <w:szCs w:val="20"/>
        </w:rPr>
        <w:t>Establishing communications with the appropriate individuals within an entity’s internal audit function early in the engagement, and maintaining such communications throughout the engagement, can facilitate effective sharing of information. It creates an environment in which the auditor can be informed of significant matters that may come to the attention of the internal audit function when such matters may affect the work of the auditor. ISA 200</w:t>
      </w:r>
      <w:r w:rsidRPr="00337756">
        <w:rPr>
          <w:rStyle w:val="FootnoteReference"/>
          <w:rFonts w:cs="Arial"/>
          <w:strike/>
          <w:szCs w:val="20"/>
        </w:rPr>
        <w:footnoteReference w:id="34"/>
      </w:r>
      <w:r w:rsidRPr="00337756">
        <w:rPr>
          <w:rFonts w:cs="Arial"/>
          <w:strike/>
          <w:szCs w:val="20"/>
        </w:rPr>
        <w:t xml:space="preserve"> discusses the importance of the auditor planning and performing the audit with professional skepticism, including being alert to information that brings into question the reliability of documents and responses to inquiries to be used as audit evidence. Accordingly, communication with the internal audit function throughout the engagement may provide opportunities for internal auditors to bring such information to the auditor’s attention. The auditor is then able to take such information into account in the auditor’s identification and assessment of risks of material misstatement.</w:t>
      </w:r>
    </w:p>
    <w:p w:rsidR="006F52C8" w:rsidRPr="00961271" w:rsidRDefault="006F52C8" w:rsidP="006F52C8">
      <w:pPr>
        <w:spacing w:before="240"/>
        <w:rPr>
          <w:ins w:id="1065" w:author="Author"/>
          <w:rFonts w:cs="Arial"/>
          <w:szCs w:val="20"/>
        </w:rPr>
      </w:pPr>
      <w:ins w:id="1066" w:author="Author">
        <w:r w:rsidRPr="00961271">
          <w:rPr>
            <w:rFonts w:cs="Arial"/>
            <w:szCs w:val="20"/>
          </w:rPr>
          <w:t xml:space="preserve">Evaluating </w:t>
        </w:r>
        <w:r>
          <w:rPr>
            <w:rFonts w:cs="Arial"/>
            <w:szCs w:val="20"/>
          </w:rPr>
          <w:t xml:space="preserve">Whether </w:t>
        </w:r>
        <w:r w:rsidRPr="00961271">
          <w:rPr>
            <w:rFonts w:cs="Arial"/>
            <w:szCs w:val="20"/>
          </w:rPr>
          <w:t xml:space="preserve">the </w:t>
        </w:r>
        <w:r>
          <w:rPr>
            <w:rFonts w:cs="Arial"/>
            <w:szCs w:val="20"/>
          </w:rPr>
          <w:t>Relevant Aspects</w:t>
        </w:r>
        <w:r w:rsidRPr="00961271">
          <w:rPr>
            <w:rFonts w:cs="Arial"/>
            <w:szCs w:val="20"/>
          </w:rPr>
          <w:t xml:space="preserve"> of the Entity’s </w:t>
        </w:r>
        <w:r>
          <w:rPr>
            <w:rFonts w:cs="Arial"/>
            <w:szCs w:val="20"/>
          </w:rPr>
          <w:t xml:space="preserve">Process to Monitor the System of Internal Control </w:t>
        </w:r>
        <w:del w:id="1067" w:author="Author">
          <w:r w:rsidDel="00E93E39">
            <w:rPr>
              <w:rFonts w:cs="Arial"/>
              <w:szCs w:val="20"/>
            </w:rPr>
            <w:delText>is</w:delText>
          </w:r>
        </w:del>
        <w:r w:rsidR="00E93E39">
          <w:rPr>
            <w:rFonts w:cs="Arial"/>
            <w:szCs w:val="20"/>
          </w:rPr>
          <w:t>are</w:t>
        </w:r>
        <w:r>
          <w:rPr>
            <w:rFonts w:cs="Arial"/>
            <w:szCs w:val="20"/>
          </w:rPr>
          <w:t xml:space="preserve"> Appropriate (Ref: Para. 3</w:t>
        </w:r>
        <w:r w:rsidR="00DE247B">
          <w:rPr>
            <w:rFonts w:cs="Arial"/>
            <w:szCs w:val="20"/>
          </w:rPr>
          <w:t>0</w:t>
        </w:r>
        <w:r w:rsidRPr="00961271">
          <w:rPr>
            <w:rFonts w:cs="Arial"/>
            <w:szCs w:val="20"/>
          </w:rPr>
          <w:t>)</w:t>
        </w:r>
      </w:ins>
    </w:p>
    <w:p w:rsidR="006F52C8" w:rsidRDefault="006F52C8" w:rsidP="006F52C8">
      <w:pPr>
        <w:ind w:left="547" w:hanging="547"/>
        <w:rPr>
          <w:ins w:id="1068" w:author="Author"/>
          <w:rFonts w:cs="Arial"/>
          <w:szCs w:val="20"/>
        </w:rPr>
      </w:pPr>
      <w:ins w:id="1069" w:author="Author">
        <w:r>
          <w:rPr>
            <w:rFonts w:cs="Arial"/>
            <w:szCs w:val="20"/>
          </w:rPr>
          <w:t>A135a. The auditor’s evaluation of the relevant aspects of the entity’s process to monitor the system of internal control is undertaken using the information from the understanding of the entity’s process to monitor the system of internal control obtained.</w:t>
        </w:r>
      </w:ins>
    </w:p>
    <w:p w:rsidR="00337756" w:rsidRDefault="00337756" w:rsidP="00337756">
      <w:pPr>
        <w:keepNext/>
        <w:spacing w:before="240"/>
        <w:jc w:val="left"/>
        <w:rPr>
          <w:ins w:id="1070" w:author="Author"/>
          <w:rFonts w:cs="Arial"/>
          <w:i/>
          <w:szCs w:val="20"/>
        </w:rPr>
      </w:pPr>
      <w:ins w:id="1071" w:author="Author">
        <w:r w:rsidRPr="00337756">
          <w:rPr>
            <w:rFonts w:cs="Arial"/>
            <w:i/>
            <w:szCs w:val="20"/>
          </w:rPr>
          <w:t>The Information System and Communication, and Control Activities</w:t>
        </w:r>
      </w:ins>
    </w:p>
    <w:p w:rsidR="00DE247B" w:rsidRPr="00337756" w:rsidDel="00E93E39" w:rsidRDefault="00E93E39" w:rsidP="00DE247B">
      <w:pPr>
        <w:keepNext/>
        <w:spacing w:before="240"/>
        <w:jc w:val="left"/>
        <w:rPr>
          <w:ins w:id="1072" w:author="Author"/>
          <w:del w:id="1073" w:author="Author"/>
          <w:rFonts w:cs="Arial"/>
          <w:i/>
          <w:szCs w:val="20"/>
        </w:rPr>
      </w:pPr>
      <w:ins w:id="1074" w:author="Author">
        <w:r>
          <w:rPr>
            <w:rFonts w:cs="Arial"/>
            <w:szCs w:val="20"/>
          </w:rPr>
          <w:t>Why the Auditor is Required to Evaluate the Relevant Aspects of the Information System and Communication and Controls in the Control Activities Component</w:t>
        </w:r>
      </w:ins>
      <w:r w:rsidR="00DE247B">
        <w:rPr>
          <w:rFonts w:cs="Arial"/>
          <w:szCs w:val="20"/>
        </w:rPr>
        <w:t xml:space="preserve"> </w:t>
      </w:r>
      <w:ins w:id="1075" w:author="Author">
        <w:r w:rsidR="00DE247B">
          <w:rPr>
            <w:rFonts w:cs="Arial"/>
            <w:szCs w:val="20"/>
          </w:rPr>
          <w:t>(Ref: Para. 36)</w:t>
        </w:r>
      </w:ins>
    </w:p>
    <w:p w:rsidR="00337756" w:rsidRDefault="00337756" w:rsidP="00337756">
      <w:pPr>
        <w:ind w:left="547" w:hanging="547"/>
        <w:rPr>
          <w:ins w:id="1076" w:author="Author"/>
          <w:rFonts w:cs="Arial"/>
          <w:szCs w:val="20"/>
        </w:rPr>
      </w:pPr>
      <w:ins w:id="1077" w:author="Author">
        <w:r>
          <w:rPr>
            <w:rFonts w:cs="Arial"/>
            <w:szCs w:val="20"/>
          </w:rPr>
          <w:t xml:space="preserve">A135b. </w:t>
        </w:r>
      </w:ins>
      <w:r w:rsidR="00720010">
        <w:rPr>
          <w:rFonts w:cs="Arial"/>
          <w:szCs w:val="20"/>
        </w:rPr>
        <w:t>[</w:t>
      </w:r>
      <w:r w:rsidR="00720010" w:rsidRPr="006A1339">
        <w:rPr>
          <w:rFonts w:cs="Arial"/>
          <w:i/>
          <w:szCs w:val="20"/>
          <w:highlight w:val="yellow"/>
        </w:rPr>
        <w:t xml:space="preserve">Moved from </w:t>
      </w:r>
      <w:r w:rsidR="005621E3" w:rsidRPr="006A1339">
        <w:rPr>
          <w:rFonts w:cs="Arial"/>
          <w:i/>
          <w:szCs w:val="20"/>
          <w:highlight w:val="yellow"/>
        </w:rPr>
        <w:t xml:space="preserve">para. </w:t>
      </w:r>
      <w:r w:rsidR="00720010" w:rsidRPr="006A1339">
        <w:rPr>
          <w:rFonts w:cs="Arial"/>
          <w:i/>
          <w:szCs w:val="20"/>
          <w:highlight w:val="yellow"/>
        </w:rPr>
        <w:t>A101</w:t>
      </w:r>
      <w:r w:rsidR="00720010">
        <w:rPr>
          <w:rFonts w:cs="Arial"/>
          <w:szCs w:val="20"/>
        </w:rPr>
        <w:t xml:space="preserve">] </w:t>
      </w:r>
      <w:del w:id="1078" w:author="Author">
        <w:r w:rsidR="001D6A86" w:rsidDel="001D6A86">
          <w:rPr>
            <w:rFonts w:cs="Arial"/>
            <w:szCs w:val="20"/>
          </w:rPr>
          <w:delText>In contrast, t</w:delText>
        </w:r>
        <w:r w:rsidRPr="00961271" w:rsidDel="001D6A86">
          <w:rPr>
            <w:rFonts w:cs="Arial"/>
            <w:szCs w:val="20"/>
          </w:rPr>
          <w:delText>he information system and communication component typically include</w:delText>
        </w:r>
        <w:r w:rsidDel="001D6A86">
          <w:rPr>
            <w:rFonts w:cs="Arial"/>
            <w:szCs w:val="20"/>
          </w:rPr>
          <w:delText>s</w:delText>
        </w:r>
        <w:r w:rsidR="004A2167" w:rsidRPr="00961271" w:rsidDel="001D6A86">
          <w:rPr>
            <w:rFonts w:cs="Arial"/>
            <w:szCs w:val="20"/>
          </w:rPr>
          <w:delText>include</w:delText>
        </w:r>
        <w:r w:rsidRPr="00961271" w:rsidDel="001D6A86">
          <w:rPr>
            <w:rFonts w:cs="Arial"/>
            <w:szCs w:val="20"/>
          </w:rPr>
          <w:delText xml:space="preserve"> controls that are designed to prevent, or to detect and correct, misstatements at the assertion level for the classes of transactions, account balances and disclosures in the entity’s financial statements</w:delText>
        </w:r>
        <w:r w:rsidDel="001D6A86">
          <w:rPr>
            <w:rFonts w:cs="Arial"/>
            <w:szCs w:val="20"/>
          </w:rPr>
          <w:delText xml:space="preserve"> (i.e.,</w:delText>
        </w:r>
        <w:r w:rsidRPr="00961271" w:rsidDel="001D6A86">
          <w:rPr>
            <w:rFonts w:cs="Arial"/>
            <w:szCs w:val="20"/>
          </w:rPr>
          <w:delText>direct controls.</w:delText>
        </w:r>
        <w:r w:rsidDel="001D6A86">
          <w:rPr>
            <w:rFonts w:cs="Arial"/>
            <w:szCs w:val="20"/>
          </w:rPr>
          <w:delText>)</w:delText>
        </w:r>
        <w:r w:rsidRPr="00961271" w:rsidDel="001D6A86">
          <w:rPr>
            <w:rFonts w:cs="Arial"/>
            <w:szCs w:val="20"/>
          </w:rPr>
          <w:delText xml:space="preserve"> </w:delText>
        </w:r>
      </w:del>
      <w:ins w:id="1079" w:author="Author">
        <w:r w:rsidR="00E93E39" w:rsidRPr="003D3B02">
          <w:rPr>
            <w:rFonts w:cs="Arial"/>
            <w:szCs w:val="20"/>
          </w:rPr>
          <w:t>The auditor understands and evaluates the relevant aspects of the entity’s information system and communication because the entity’s policies that define the flows of transactions and processing of information that support the preparation of the financial statements affect the auditor’s identification and assessment of risks of material misstatement at the assertion level</w:t>
        </w:r>
      </w:ins>
      <w:r w:rsidR="00E93E39" w:rsidRPr="003D3B02">
        <w:rPr>
          <w:rFonts w:cs="Arial"/>
          <w:szCs w:val="20"/>
        </w:rPr>
        <w:t>.</w:t>
      </w:r>
      <w:r w:rsidR="00E93E39">
        <w:rPr>
          <w:rFonts w:cs="Arial"/>
          <w:szCs w:val="20"/>
        </w:rPr>
        <w:t xml:space="preserve"> [</w:t>
      </w:r>
      <w:r w:rsidR="00E93E39" w:rsidRPr="006A1339">
        <w:rPr>
          <w:rFonts w:cs="Arial"/>
          <w:i/>
          <w:szCs w:val="20"/>
          <w:highlight w:val="yellow"/>
        </w:rPr>
        <w:t xml:space="preserve">from previous </w:t>
      </w:r>
      <w:r w:rsidR="005621E3" w:rsidRPr="006A1339">
        <w:rPr>
          <w:rFonts w:cs="Arial"/>
          <w:i/>
          <w:szCs w:val="20"/>
          <w:highlight w:val="yellow"/>
        </w:rPr>
        <w:t xml:space="preserve">para. </w:t>
      </w:r>
      <w:r w:rsidR="00E93E39" w:rsidRPr="006A1339">
        <w:rPr>
          <w:rFonts w:cs="Arial"/>
          <w:i/>
          <w:szCs w:val="20"/>
          <w:highlight w:val="yellow"/>
        </w:rPr>
        <w:t>A200</w:t>
      </w:r>
      <w:r w:rsidR="00E93E39">
        <w:rPr>
          <w:rFonts w:cs="Arial"/>
          <w:szCs w:val="20"/>
        </w:rPr>
        <w:t>]</w:t>
      </w:r>
      <w:ins w:id="1080" w:author="Author">
        <w:r w:rsidR="00E93E39">
          <w:rPr>
            <w:rFonts w:cs="Arial"/>
            <w:szCs w:val="20"/>
          </w:rPr>
          <w:t xml:space="preserve"> This understanding and evaluation may also r</w:t>
        </w:r>
      </w:ins>
      <w:del w:id="1081" w:author="Author">
        <w:r w:rsidR="00E93E39" w:rsidRPr="00961271" w:rsidDel="00E93E39">
          <w:rPr>
            <w:rFonts w:cs="Arial"/>
            <w:szCs w:val="20"/>
          </w:rPr>
          <w:delText>R</w:delText>
        </w:r>
      </w:del>
      <w:r w:rsidR="00E93E39" w:rsidRPr="00961271">
        <w:rPr>
          <w:rFonts w:cs="Arial"/>
          <w:szCs w:val="20"/>
        </w:rPr>
        <w:t>esult in the identification of risks of material misstatement at the financial statement level when the results of the auditor’s procedures are inconsistent with expectations about the entity’s system of internal control that may have been set based on information obtained during the engagement acceptance or continuance process.</w:t>
      </w:r>
    </w:p>
    <w:p w:rsidR="00337756" w:rsidRDefault="00337756" w:rsidP="00337756">
      <w:pPr>
        <w:ind w:left="547" w:hanging="547"/>
        <w:rPr>
          <w:ins w:id="1082" w:author="Author"/>
          <w:rFonts w:cs="Arial"/>
          <w:szCs w:val="20"/>
        </w:rPr>
      </w:pPr>
      <w:ins w:id="1083" w:author="Author">
        <w:r>
          <w:rPr>
            <w:rFonts w:cs="Arial"/>
            <w:szCs w:val="20"/>
          </w:rPr>
          <w:t>A135c.</w:t>
        </w:r>
        <w:r w:rsidR="00137F8E">
          <w:rPr>
            <w:rFonts w:cs="Arial"/>
            <w:szCs w:val="20"/>
          </w:rPr>
          <w:t>The control activities component includes controls related to all the components of the entity’s system of internal controls and includes both direct and indirect controls. The auditor’s identification and evaluation of controls in the control activities component is focused on information processing controls, which are control activities related to the entity’s information system</w:t>
        </w:r>
      </w:ins>
      <w:r w:rsidR="00137F8E">
        <w:rPr>
          <w:rFonts w:cs="Arial"/>
          <w:szCs w:val="20"/>
        </w:rPr>
        <w:t>.</w:t>
      </w:r>
      <w:ins w:id="1084" w:author="Author">
        <w:r w:rsidR="00137F8E" w:rsidRPr="00137F8E">
          <w:rPr>
            <w:rFonts w:cs="Arial"/>
            <w:szCs w:val="20"/>
          </w:rPr>
          <w:t xml:space="preserve"> </w:t>
        </w:r>
      </w:ins>
      <w:r w:rsidR="00AD488B">
        <w:rPr>
          <w:rFonts w:cs="Arial"/>
          <w:szCs w:val="20"/>
        </w:rPr>
        <w:t>[</w:t>
      </w:r>
      <w:r w:rsidR="005621E3" w:rsidRPr="006A1339">
        <w:rPr>
          <w:rFonts w:cs="Arial"/>
          <w:i/>
          <w:szCs w:val="20"/>
          <w:highlight w:val="yellow"/>
        </w:rPr>
        <w:t>F</w:t>
      </w:r>
      <w:r w:rsidR="00AD488B" w:rsidRPr="006A1339">
        <w:rPr>
          <w:rFonts w:cs="Arial"/>
          <w:i/>
          <w:szCs w:val="20"/>
          <w:highlight w:val="yellow"/>
        </w:rPr>
        <w:t xml:space="preserve">rom previous </w:t>
      </w:r>
      <w:r w:rsidR="005621E3" w:rsidRPr="006A1339">
        <w:rPr>
          <w:rFonts w:cs="Arial"/>
          <w:i/>
          <w:szCs w:val="20"/>
          <w:highlight w:val="yellow"/>
        </w:rPr>
        <w:t xml:space="preserve">para. </w:t>
      </w:r>
      <w:r w:rsidR="00AD488B" w:rsidRPr="006A1339">
        <w:rPr>
          <w:rFonts w:cs="Arial"/>
          <w:i/>
          <w:szCs w:val="20"/>
          <w:highlight w:val="yellow"/>
        </w:rPr>
        <w:lastRenderedPageBreak/>
        <w:t>A166</w:t>
      </w:r>
      <w:r w:rsidR="00AD488B">
        <w:rPr>
          <w:rFonts w:cs="Arial"/>
          <w:szCs w:val="20"/>
        </w:rPr>
        <w:t xml:space="preserve">] </w:t>
      </w:r>
      <w:r w:rsidR="00137F8E" w:rsidRPr="001713FA">
        <w:rPr>
          <w:rFonts w:cs="Arial"/>
          <w:szCs w:val="20"/>
        </w:rPr>
        <w:t>However, there may be control activities that are direct controls that exist in the control environment, the entity’s risk assessment process or the entity’s process to monitor the system of internal control</w:t>
      </w:r>
      <w:r w:rsidR="00137F8E">
        <w:rPr>
          <w:rFonts w:cs="Arial"/>
          <w:szCs w:val="20"/>
        </w:rPr>
        <w:t xml:space="preserve"> </w:t>
      </w:r>
      <w:ins w:id="1085" w:author="Author">
        <w:r w:rsidR="00137F8E">
          <w:rPr>
            <w:rFonts w:cs="Arial"/>
            <w:szCs w:val="20"/>
          </w:rPr>
          <w:t>that may be identified</w:t>
        </w:r>
        <w:r w:rsidR="00137F8E" w:rsidRPr="001713FA">
          <w:rPr>
            <w:rFonts w:cs="Arial"/>
            <w:szCs w:val="20"/>
          </w:rPr>
          <w:t xml:space="preserve">. </w:t>
        </w:r>
        <w:r w:rsidR="00137F8E">
          <w:rPr>
            <w:rFonts w:cs="Arial"/>
            <w:szCs w:val="20"/>
          </w:rPr>
          <w:t xml:space="preserve"> The auditor also identifies and evaluates general IT controls for IT applications and other aspects of the IT environment that the auditor has determined to be subject to risks arising from the use of IT because general IT controls support the continued effective functioning of information processing controls.</w:t>
        </w:r>
      </w:ins>
    </w:p>
    <w:p w:rsidR="00137F8E" w:rsidRDefault="00137F8E" w:rsidP="00137F8E">
      <w:pPr>
        <w:ind w:left="547" w:hanging="547"/>
        <w:rPr>
          <w:ins w:id="1086" w:author="Author"/>
          <w:rFonts w:cs="Arial"/>
          <w:szCs w:val="20"/>
        </w:rPr>
      </w:pPr>
      <w:ins w:id="1087" w:author="Author">
        <w:r>
          <w:rPr>
            <w:rFonts w:cs="Arial"/>
            <w:szCs w:val="20"/>
          </w:rPr>
          <w:t xml:space="preserve">A135d. The auditor is not required to identify and evaluate all information processing controls related to the flows of transactions and information processing activities for the significant classes of transactions, account balances and disclosures.  </w:t>
        </w:r>
      </w:ins>
    </w:p>
    <w:p w:rsidR="00137F8E" w:rsidRPr="00F67A50" w:rsidRDefault="00137F8E" w:rsidP="00137F8E">
      <w:pPr>
        <w:ind w:left="547" w:hanging="547"/>
        <w:rPr>
          <w:ins w:id="1088" w:author="Author"/>
          <w:rFonts w:cs="Arial"/>
          <w:szCs w:val="20"/>
        </w:rPr>
      </w:pPr>
      <w:ins w:id="1089" w:author="Author">
        <w:r>
          <w:rPr>
            <w:rFonts w:cs="Arial"/>
            <w:szCs w:val="20"/>
          </w:rPr>
          <w:t xml:space="preserve">A135e. The controls that the auditor is required to identify in </w:t>
        </w:r>
        <w:r w:rsidRPr="006A1339">
          <w:rPr>
            <w:rFonts w:cs="Arial"/>
            <w:szCs w:val="20"/>
          </w:rPr>
          <w:t>accordance with paragraph 39 and evaluate the design and determine the implementation of in accordance with paragraph 42 are those:</w:t>
        </w:r>
      </w:ins>
    </w:p>
    <w:p w:rsidR="00137F8E" w:rsidRDefault="00137F8E" w:rsidP="007B1D35">
      <w:pPr>
        <w:pStyle w:val="ListParagraph"/>
        <w:numPr>
          <w:ilvl w:val="0"/>
          <w:numId w:val="87"/>
        </w:numPr>
        <w:rPr>
          <w:ins w:id="1090" w:author="Author"/>
          <w:rFonts w:cs="Arial"/>
          <w:szCs w:val="20"/>
        </w:rPr>
      </w:pPr>
      <w:ins w:id="1091" w:author="Author">
        <w:r>
          <w:rPr>
            <w:rFonts w:cs="Arial"/>
            <w:szCs w:val="20"/>
          </w:rPr>
          <w:t>O</w:t>
        </w:r>
        <w:r w:rsidRPr="00F67A50">
          <w:rPr>
            <w:rFonts w:cs="Arial"/>
            <w:szCs w:val="20"/>
          </w:rPr>
          <w:t>n which the auditor intends to rely on the operating effectiveness of in determining the nature, timing and extent of substantive procedures</w:t>
        </w:r>
        <w:r>
          <w:rPr>
            <w:rFonts w:cs="Arial"/>
            <w:szCs w:val="20"/>
          </w:rPr>
          <w:t xml:space="preserve"> because the evaluation of such controls provides the basis for the auditor’s design of test of control procedures in accordance with ISA 330. </w:t>
        </w:r>
        <w:r w:rsidRPr="00961271">
          <w:rPr>
            <w:rFonts w:cs="Arial"/>
            <w:szCs w:val="20"/>
          </w:rPr>
          <w:t xml:space="preserve"> </w:t>
        </w:r>
        <w:r>
          <w:rPr>
            <w:rFonts w:cs="Arial"/>
            <w:szCs w:val="20"/>
          </w:rPr>
          <w:t>Further, w</w:t>
        </w:r>
        <w:r w:rsidRPr="00961271">
          <w:rPr>
            <w:rFonts w:cs="Arial"/>
            <w:szCs w:val="20"/>
          </w:rPr>
          <w:t>hen a control is not designed or implemented effectively, there is no benefit in testing it</w:t>
        </w:r>
        <w:r w:rsidRPr="00F67A50">
          <w:rPr>
            <w:rFonts w:cs="Arial"/>
            <w:szCs w:val="20"/>
          </w:rPr>
          <w:t xml:space="preserve">. Such controls include controls that address risks for which substantive procedures alone </w:t>
        </w:r>
        <w:r>
          <w:rPr>
            <w:rFonts w:cs="Arial"/>
            <w:szCs w:val="20"/>
          </w:rPr>
          <w:t>cannot</w:t>
        </w:r>
        <w:r w:rsidRPr="00F67A50">
          <w:rPr>
            <w:rFonts w:cs="Arial"/>
            <w:szCs w:val="20"/>
          </w:rPr>
          <w:t xml:space="preserve"> provide sufficient appropriate audit evidence.</w:t>
        </w:r>
      </w:ins>
    </w:p>
    <w:p w:rsidR="00137F8E" w:rsidRDefault="00137F8E" w:rsidP="00137F8E">
      <w:pPr>
        <w:pStyle w:val="ListParagraph"/>
        <w:rPr>
          <w:ins w:id="1092" w:author="Author"/>
          <w:rFonts w:cs="Arial"/>
          <w:szCs w:val="20"/>
        </w:rPr>
      </w:pPr>
    </w:p>
    <w:p w:rsidR="00137F8E" w:rsidRDefault="00F86D49" w:rsidP="007B1D35">
      <w:pPr>
        <w:pStyle w:val="ListParagraph"/>
        <w:numPr>
          <w:ilvl w:val="0"/>
          <w:numId w:val="87"/>
        </w:numPr>
        <w:rPr>
          <w:ins w:id="1093" w:author="Author"/>
          <w:rFonts w:cs="Arial"/>
          <w:szCs w:val="20"/>
        </w:rPr>
      </w:pPr>
      <w:r>
        <w:rPr>
          <w:rFonts w:cs="Arial"/>
          <w:szCs w:val="20"/>
        </w:rPr>
        <w:t>[</w:t>
      </w:r>
      <w:r w:rsidRPr="006A1339">
        <w:rPr>
          <w:rFonts w:cs="Arial"/>
          <w:i/>
          <w:szCs w:val="20"/>
          <w:highlight w:val="yellow"/>
        </w:rPr>
        <w:t>Based on para. A169</w:t>
      </w:r>
      <w:r w:rsidR="00AB4573">
        <w:rPr>
          <w:rFonts w:cs="Arial"/>
          <w:szCs w:val="20"/>
        </w:rPr>
        <w:t xml:space="preserve">] </w:t>
      </w:r>
      <w:ins w:id="1094" w:author="Author">
        <w:r w:rsidR="00137F8E">
          <w:rPr>
            <w:rFonts w:cs="Arial"/>
            <w:szCs w:val="20"/>
          </w:rPr>
          <w:t>That address risks of material misstatement at the assertion level that have been assessed as higher on the spectrum of inherent risk because</w:t>
        </w:r>
        <w:r w:rsidR="00137F8E" w:rsidRPr="00961271">
          <w:rPr>
            <w:rFonts w:cs="Arial"/>
            <w:szCs w:val="20"/>
          </w:rPr>
          <w:t xml:space="preserve"> ISA 330 requires more persuasive audit evidence the higher the auditor’s assessment of risk</w:t>
        </w:r>
        <w:r w:rsidR="00137F8E" w:rsidRPr="00961271">
          <w:rPr>
            <w:rStyle w:val="FootnoteReference"/>
            <w:rFonts w:cs="Arial"/>
            <w:szCs w:val="20"/>
          </w:rPr>
          <w:footnoteReference w:id="35"/>
        </w:r>
        <w:r w:rsidR="00137F8E">
          <w:rPr>
            <w:rFonts w:cs="Arial"/>
            <w:szCs w:val="20"/>
          </w:rPr>
          <w:t xml:space="preserve">. Such controls include controls that address </w:t>
        </w:r>
        <w:r w:rsidR="00137F8E" w:rsidRPr="00F67A50">
          <w:rPr>
            <w:rFonts w:cs="Arial"/>
            <w:szCs w:val="20"/>
          </w:rPr>
          <w:t>significant risks</w:t>
        </w:r>
        <w:r w:rsidR="00137F8E">
          <w:rPr>
            <w:rFonts w:cs="Arial"/>
            <w:szCs w:val="20"/>
          </w:rPr>
          <w:t xml:space="preserve"> and controls over journal entries. </w:t>
        </w:r>
        <w:r w:rsidR="00137F8E" w:rsidRPr="00F67A50">
          <w:rPr>
            <w:rFonts w:cs="Arial"/>
            <w:szCs w:val="20"/>
          </w:rPr>
          <w:t xml:space="preserve"> </w:t>
        </w:r>
        <w:r w:rsidR="00137F8E">
          <w:rPr>
            <w:rFonts w:cs="Arial"/>
            <w:szCs w:val="20"/>
          </w:rPr>
          <w:t>The auditor’s identification and evaluation of such controls may provide</w:t>
        </w:r>
        <w:r w:rsidR="00137F8E" w:rsidRPr="003D3B02">
          <w:rPr>
            <w:rFonts w:cs="Arial"/>
            <w:szCs w:val="20"/>
          </w:rPr>
          <w:t xml:space="preserve"> the auditor with a greater understanding of the risks of material misstatement, including the identification of additional risks of material m</w:t>
        </w:r>
        <w:r w:rsidR="00137F8E">
          <w:rPr>
            <w:rFonts w:cs="Arial"/>
            <w:szCs w:val="20"/>
          </w:rPr>
          <w:t>isstatement. This understanding also provides the basis for</w:t>
        </w:r>
        <w:r w:rsidR="00137F8E" w:rsidRPr="003D3B02">
          <w:rPr>
            <w:rFonts w:cs="Arial"/>
            <w:szCs w:val="20"/>
          </w:rPr>
          <w:t xml:space="preserve"> </w:t>
        </w:r>
        <w:r w:rsidR="00137F8E">
          <w:rPr>
            <w:rFonts w:cs="Arial"/>
            <w:szCs w:val="20"/>
          </w:rPr>
          <w:t xml:space="preserve">the auditor’s design of </w:t>
        </w:r>
        <w:r w:rsidR="00137F8E" w:rsidRPr="003D3B02">
          <w:rPr>
            <w:rFonts w:cs="Arial"/>
            <w:szCs w:val="20"/>
          </w:rPr>
          <w:t xml:space="preserve">the nature, timing and extent of substantive audit procedures that are responsive to </w:t>
        </w:r>
        <w:r w:rsidR="00137F8E">
          <w:rPr>
            <w:rFonts w:cs="Arial"/>
            <w:szCs w:val="20"/>
          </w:rPr>
          <w:t>the related assessed</w:t>
        </w:r>
        <w:r w:rsidR="00137F8E" w:rsidRPr="003D3B02">
          <w:rPr>
            <w:rFonts w:cs="Arial"/>
            <w:szCs w:val="20"/>
          </w:rPr>
          <w:t xml:space="preserve"> risks of material misstatement.</w:t>
        </w:r>
      </w:ins>
    </w:p>
    <w:p w:rsidR="00137F8E" w:rsidRPr="00137F8E" w:rsidRDefault="00137F8E" w:rsidP="00137F8E">
      <w:pPr>
        <w:keepNext/>
        <w:spacing w:before="240"/>
        <w:rPr>
          <w:ins w:id="1097" w:author="Author"/>
          <w:rFonts w:cs="Arial"/>
          <w:szCs w:val="20"/>
        </w:rPr>
      </w:pPr>
      <w:ins w:id="1098" w:author="Author">
        <w:r>
          <w:rPr>
            <w:rFonts w:cs="Arial"/>
            <w:szCs w:val="20"/>
          </w:rPr>
          <w:t>The Iterative Nature of the A</w:t>
        </w:r>
        <w:r w:rsidRPr="00137F8E">
          <w:rPr>
            <w:rFonts w:cs="Arial"/>
            <w:szCs w:val="20"/>
          </w:rPr>
          <w:t>uditor’</w:t>
        </w:r>
        <w:r>
          <w:rPr>
            <w:rFonts w:cs="Arial"/>
            <w:szCs w:val="20"/>
          </w:rPr>
          <w:t>s Understanding and Evaluation of the Information S</w:t>
        </w:r>
        <w:r w:rsidRPr="00137F8E">
          <w:rPr>
            <w:rFonts w:cs="Arial"/>
            <w:szCs w:val="20"/>
          </w:rPr>
          <w:t xml:space="preserve">ystem </w:t>
        </w:r>
        <w:r>
          <w:rPr>
            <w:rFonts w:cs="Arial"/>
            <w:szCs w:val="20"/>
          </w:rPr>
          <w:t>and Communication, and Control A</w:t>
        </w:r>
        <w:r w:rsidRPr="00137F8E">
          <w:rPr>
            <w:rFonts w:cs="Arial"/>
            <w:szCs w:val="20"/>
          </w:rPr>
          <w:t>ctivities</w:t>
        </w:r>
      </w:ins>
    </w:p>
    <w:p w:rsidR="00137F8E" w:rsidRPr="00137F8E" w:rsidRDefault="00137F8E" w:rsidP="00137F8E">
      <w:pPr>
        <w:ind w:left="547" w:hanging="547"/>
        <w:rPr>
          <w:ins w:id="1099" w:author="Author"/>
          <w:rFonts w:cs="Arial"/>
          <w:szCs w:val="20"/>
        </w:rPr>
      </w:pPr>
      <w:ins w:id="1100" w:author="Author">
        <w:r>
          <w:rPr>
            <w:rFonts w:cs="Arial"/>
            <w:szCs w:val="20"/>
          </w:rPr>
          <w:t>A135f</w:t>
        </w:r>
        <w:r w:rsidRPr="00137F8E">
          <w:rPr>
            <w:rFonts w:cs="Arial"/>
            <w:szCs w:val="20"/>
          </w:rPr>
          <w:t xml:space="preserve">. The auditor’s understanding of the information system and the identification and evaluation of controls in the control activities component are risk assessment procedures that are interdependent with the auditor’s identification and assessment of risks of material misstatement at the assertion level.  </w:t>
        </w:r>
      </w:ins>
    </w:p>
    <w:p w:rsidR="00137F8E" w:rsidRPr="00137F8E" w:rsidRDefault="00137F8E" w:rsidP="00137F8E">
      <w:pPr>
        <w:ind w:left="547" w:hanging="547"/>
        <w:rPr>
          <w:ins w:id="1101" w:author="Author"/>
          <w:rFonts w:cs="Arial"/>
          <w:szCs w:val="20"/>
        </w:rPr>
      </w:pPr>
      <w:ins w:id="1102" w:author="Author">
        <w:r>
          <w:rPr>
            <w:rFonts w:cs="Arial"/>
            <w:szCs w:val="20"/>
          </w:rPr>
          <w:t>A135g</w:t>
        </w:r>
        <w:r w:rsidRPr="00137F8E">
          <w:rPr>
            <w:rFonts w:cs="Arial"/>
            <w:szCs w:val="20"/>
          </w:rPr>
          <w:t xml:space="preserve">. </w:t>
        </w:r>
        <w:r>
          <w:rPr>
            <w:rFonts w:cs="Arial"/>
            <w:szCs w:val="20"/>
          </w:rPr>
          <w:t>[</w:t>
        </w:r>
      </w:ins>
      <w:r w:rsidR="005621E3" w:rsidRPr="006A1339">
        <w:rPr>
          <w:rFonts w:cs="Arial"/>
          <w:i/>
          <w:szCs w:val="20"/>
          <w:highlight w:val="yellow"/>
        </w:rPr>
        <w:t>F</w:t>
      </w:r>
      <w:r w:rsidRPr="006A1339">
        <w:rPr>
          <w:rFonts w:cs="Arial"/>
          <w:i/>
          <w:szCs w:val="20"/>
          <w:highlight w:val="yellow"/>
        </w:rPr>
        <w:t>rom previous</w:t>
      </w:r>
      <w:r w:rsidR="005621E3" w:rsidRPr="006A1339">
        <w:rPr>
          <w:rFonts w:cs="Arial"/>
          <w:i/>
          <w:szCs w:val="20"/>
          <w:highlight w:val="yellow"/>
        </w:rPr>
        <w:t xml:space="preserve"> para.</w:t>
      </w:r>
      <w:r w:rsidRPr="006A1339">
        <w:rPr>
          <w:rFonts w:cs="Arial"/>
          <w:i/>
          <w:szCs w:val="20"/>
          <w:highlight w:val="yellow"/>
        </w:rPr>
        <w:t xml:space="preserve"> A140</w:t>
      </w:r>
      <w:r>
        <w:rPr>
          <w:rFonts w:cs="Arial"/>
          <w:szCs w:val="20"/>
        </w:rPr>
        <w:t xml:space="preserve">] </w:t>
      </w:r>
      <w:r w:rsidRPr="00961271">
        <w:rPr>
          <w:rFonts w:cs="Arial"/>
          <w:szCs w:val="20"/>
        </w:rPr>
        <w:t xml:space="preserve">The auditor’s understanding of the </w:t>
      </w:r>
      <w:r>
        <w:rPr>
          <w:rFonts w:cs="Arial"/>
          <w:szCs w:val="20"/>
        </w:rPr>
        <w:t xml:space="preserve">relevant aspects of the </w:t>
      </w:r>
      <w:r w:rsidRPr="00961271">
        <w:rPr>
          <w:rFonts w:cs="Arial"/>
          <w:szCs w:val="20"/>
        </w:rPr>
        <w:t xml:space="preserve">information system includes </w:t>
      </w:r>
      <w:del w:id="1103" w:author="Author">
        <w:r w:rsidDel="00FA5A9E">
          <w:rPr>
            <w:rFonts w:cs="Arial"/>
            <w:szCs w:val="20"/>
          </w:rPr>
          <w:delText xml:space="preserve">only </w:delText>
        </w:r>
      </w:del>
      <w:r w:rsidRPr="00961271">
        <w:rPr>
          <w:rFonts w:cs="Arial"/>
          <w:szCs w:val="20"/>
        </w:rPr>
        <w:t>understanding the</w:t>
      </w:r>
      <w:ins w:id="1104" w:author="Author">
        <w:r w:rsidR="00FA5A9E">
          <w:rPr>
            <w:rFonts w:cs="Arial"/>
            <w:szCs w:val="20"/>
          </w:rPr>
          <w:t xml:space="preserve"> policies that define</w:t>
        </w:r>
      </w:ins>
      <w:r w:rsidRPr="00961271">
        <w:rPr>
          <w:rFonts w:cs="Arial"/>
          <w:szCs w:val="20"/>
        </w:rPr>
        <w:t xml:space="preserve"> flows of information relating to the entity’s significant classes of transactions, account balances, and disclosures in the financial </w:t>
      </w:r>
      <w:proofErr w:type="spellStart"/>
      <w:r w:rsidRPr="00961271">
        <w:rPr>
          <w:rFonts w:cs="Arial"/>
          <w:szCs w:val="20"/>
        </w:rPr>
        <w:t>statements.</w:t>
      </w:r>
      <w:ins w:id="1105" w:author="Author">
        <w:r w:rsidRPr="00137F8E">
          <w:rPr>
            <w:rFonts w:cs="Arial"/>
            <w:szCs w:val="20"/>
          </w:rPr>
          <w:t>The</w:t>
        </w:r>
        <w:proofErr w:type="spellEnd"/>
        <w:r w:rsidRPr="00137F8E">
          <w:rPr>
            <w:rFonts w:cs="Arial"/>
            <w:szCs w:val="20"/>
          </w:rPr>
          <w:t xml:space="preserve"> auditor’s understanding of the information system may be based on those classes of transactions, account balances and disclosures that the auditor expects to be significant classes of transactions, account balances and disclosures. The information obtained while gaining the understanding and performing the evaluation of the information system assists the auditor in determining which classes </w:t>
        </w:r>
        <w:r w:rsidRPr="00137F8E">
          <w:rPr>
            <w:rFonts w:cs="Arial"/>
            <w:szCs w:val="20"/>
          </w:rPr>
          <w:lastRenderedPageBreak/>
          <w:t>of transactions, account balances and disclosures are susceptible to material misstatement therefore are significant classes of transactions, account balances and disclosures.</w:t>
        </w:r>
      </w:ins>
    </w:p>
    <w:p w:rsidR="00137F8E" w:rsidRPr="00137F8E" w:rsidRDefault="00137F8E" w:rsidP="00137F8E">
      <w:pPr>
        <w:ind w:left="547" w:hanging="547"/>
        <w:rPr>
          <w:ins w:id="1106" w:author="Author"/>
          <w:rFonts w:cs="Arial"/>
          <w:szCs w:val="20"/>
        </w:rPr>
      </w:pPr>
      <w:ins w:id="1107" w:author="Author">
        <w:r>
          <w:rPr>
            <w:rFonts w:cs="Arial"/>
            <w:szCs w:val="20"/>
          </w:rPr>
          <w:t>A135h</w:t>
        </w:r>
        <w:r w:rsidRPr="00137F8E">
          <w:rPr>
            <w:rFonts w:cs="Arial"/>
            <w:szCs w:val="20"/>
          </w:rPr>
          <w:t xml:space="preserve">. The auditor’s identification and evaluation of controls may first focus on controls over journal entries and controls on which the auditor plans to rely in designing the nature, timing and extent of substantive procedures because such controls are identified independent of the auditor’s risk assessments.  Based on the procedures performed to assess inherent risk for risks of material misstatement at the assertion level in accordance </w:t>
        </w:r>
        <w:r w:rsidRPr="006A1339">
          <w:rPr>
            <w:rFonts w:cs="Arial"/>
            <w:szCs w:val="20"/>
          </w:rPr>
          <w:t>with paragraphs 48 through 50, the</w:t>
        </w:r>
        <w:r w:rsidRPr="00137F8E">
          <w:rPr>
            <w:rFonts w:cs="Arial"/>
            <w:szCs w:val="20"/>
          </w:rPr>
          <w:t xml:space="preserve"> auditor may subsequently identify and evaluate controls over significant risks, controls that address risks for which substantive procedures alone cannot provide sufficient appropriate audit evidence, and controls that address over risks that have been assessed as higher on the spectrum of inherent risk. </w:t>
        </w:r>
      </w:ins>
    </w:p>
    <w:p w:rsidR="003E1141" w:rsidRPr="00337756" w:rsidRDefault="003E1141" w:rsidP="001043DC">
      <w:pPr>
        <w:keepNext/>
        <w:spacing w:after="120"/>
        <w:rPr>
          <w:rFonts w:cs="Arial"/>
          <w:szCs w:val="20"/>
        </w:rPr>
      </w:pPr>
      <w:r w:rsidRPr="00337756">
        <w:rPr>
          <w:rFonts w:cs="Arial"/>
          <w:szCs w:val="20"/>
        </w:rPr>
        <w:t>The Information System and Communication</w:t>
      </w:r>
      <w:r w:rsidR="00602786">
        <w:rPr>
          <w:rFonts w:cs="Arial"/>
          <w:szCs w:val="20"/>
        </w:rPr>
        <w:t xml:space="preserve"> </w:t>
      </w:r>
      <w:r w:rsidRPr="00337756">
        <w:rPr>
          <w:rFonts w:cs="Arial"/>
          <w:szCs w:val="20"/>
        </w:rPr>
        <w:t xml:space="preserve"> </w:t>
      </w:r>
    </w:p>
    <w:tbl>
      <w:tblPr>
        <w:tblStyle w:val="TableGrid"/>
        <w:tblW w:w="0" w:type="auto"/>
        <w:tblInd w:w="547" w:type="dxa"/>
        <w:tblLook w:val="04A0" w:firstRow="1" w:lastRow="0" w:firstColumn="1" w:lastColumn="0" w:noHBand="0" w:noVBand="1"/>
      </w:tblPr>
      <w:tblGrid>
        <w:gridCol w:w="8793"/>
      </w:tblGrid>
      <w:tr w:rsidR="001043DC" w:rsidTr="001043DC">
        <w:trPr>
          <w:ins w:id="1108" w:author="Author"/>
        </w:trPr>
        <w:tc>
          <w:tcPr>
            <w:tcW w:w="8793" w:type="dxa"/>
          </w:tcPr>
          <w:p w:rsidR="001043DC" w:rsidRDefault="001043DC" w:rsidP="001043DC">
            <w:pPr>
              <w:keepNext/>
              <w:spacing w:after="120"/>
              <w:rPr>
                <w:ins w:id="1109" w:author="Author"/>
                <w:rFonts w:cs="Arial"/>
                <w:szCs w:val="20"/>
              </w:rPr>
            </w:pPr>
            <w:ins w:id="1110" w:author="Author">
              <w:r w:rsidRPr="001043DC">
                <w:rPr>
                  <w:rFonts w:cs="Arial"/>
                  <w:b/>
                  <w:szCs w:val="20"/>
                  <w:lang w:val="en-GB"/>
                </w:rPr>
                <w:t>Appendix 3</w:t>
              </w:r>
              <w:r>
                <w:rPr>
                  <w:rFonts w:cs="Arial"/>
                  <w:szCs w:val="20"/>
                  <w:lang w:val="en-GB"/>
                </w:rPr>
                <w:t xml:space="preserve">, </w:t>
              </w:r>
              <w:r w:rsidRPr="001043DC">
                <w:rPr>
                  <w:rFonts w:cs="Arial"/>
                  <w:szCs w:val="20"/>
                  <w:lang w:val="en-GB"/>
                </w:rPr>
                <w:t>Paragraphs 1</w:t>
              </w:r>
              <w:r w:rsidR="006A1339">
                <w:rPr>
                  <w:rFonts w:cs="Arial"/>
                  <w:szCs w:val="20"/>
                  <w:lang w:val="en-GB"/>
                </w:rPr>
                <w:t>4</w:t>
              </w:r>
              <w:r w:rsidRPr="001043DC">
                <w:rPr>
                  <w:rFonts w:cs="Arial"/>
                  <w:szCs w:val="20"/>
                  <w:lang w:val="en-GB"/>
                </w:rPr>
                <w:t>–1</w:t>
              </w:r>
              <w:r w:rsidR="006A1339">
                <w:rPr>
                  <w:rFonts w:cs="Arial"/>
                  <w:szCs w:val="20"/>
                  <w:lang w:val="en-GB"/>
                </w:rPr>
                <w:t>8</w:t>
              </w:r>
              <w:r>
                <w:rPr>
                  <w:rFonts w:cs="Arial"/>
                  <w:szCs w:val="20"/>
                  <w:lang w:val="en-GB"/>
                </w:rPr>
                <w:t xml:space="preserve">, </w:t>
              </w:r>
              <w:r w:rsidRPr="001043DC">
                <w:rPr>
                  <w:rFonts w:cs="Arial"/>
                  <w:szCs w:val="20"/>
                  <w:lang w:val="en-GB"/>
                </w:rPr>
                <w:t>sets out further matters for consideration relating to the information system</w:t>
              </w:r>
            </w:ins>
            <w:r w:rsidR="004939D7">
              <w:rPr>
                <w:rFonts w:cs="Arial"/>
                <w:szCs w:val="20"/>
                <w:lang w:val="en-GB"/>
              </w:rPr>
              <w:t xml:space="preserve"> </w:t>
            </w:r>
            <w:ins w:id="1111" w:author="Author">
              <w:r w:rsidR="004939D7">
                <w:rPr>
                  <w:rFonts w:cs="Arial"/>
                  <w:szCs w:val="20"/>
                  <w:lang w:val="en-GB"/>
                </w:rPr>
                <w:t>and communication</w:t>
              </w:r>
            </w:ins>
          </w:p>
        </w:tc>
      </w:tr>
    </w:tbl>
    <w:p w:rsidR="00076CC6" w:rsidRPr="00337756" w:rsidRDefault="00076CC6" w:rsidP="00076CC6">
      <w:pPr>
        <w:ind w:left="547" w:hanging="547"/>
        <w:rPr>
          <w:ins w:id="1112" w:author="Author"/>
          <w:rFonts w:cs="Arial"/>
          <w:szCs w:val="20"/>
        </w:rPr>
      </w:pPr>
      <w:ins w:id="1113" w:author="Author">
        <w:r w:rsidRPr="00337756">
          <w:rPr>
            <w:rFonts w:cs="Arial"/>
            <w:szCs w:val="20"/>
          </w:rPr>
          <w:t>Scalability</w:t>
        </w:r>
      </w:ins>
    </w:p>
    <w:p w:rsidR="00076CC6" w:rsidRPr="00961271" w:rsidRDefault="00076CC6" w:rsidP="00076CC6">
      <w:pPr>
        <w:ind w:left="547" w:hanging="547"/>
        <w:rPr>
          <w:ins w:id="1114" w:author="Author"/>
          <w:rFonts w:cs="Arial"/>
          <w:szCs w:val="20"/>
        </w:rPr>
      </w:pPr>
      <w:ins w:id="1115" w:author="Author">
        <w:r w:rsidRPr="00961271">
          <w:rPr>
            <w:rFonts w:cs="Arial"/>
            <w:szCs w:val="20"/>
          </w:rPr>
          <w:t>A13</w:t>
        </w:r>
        <w:r>
          <w:rPr>
            <w:rFonts w:cs="Arial"/>
            <w:szCs w:val="20"/>
          </w:rPr>
          <w:t>5</w:t>
        </w:r>
        <w:r w:rsidR="00137F8E">
          <w:rPr>
            <w:rFonts w:cs="Arial"/>
            <w:szCs w:val="20"/>
          </w:rPr>
          <w:t>i</w:t>
        </w:r>
        <w:r w:rsidRPr="00961271">
          <w:rPr>
            <w:rFonts w:cs="Arial"/>
            <w:szCs w:val="20"/>
          </w:rPr>
          <w:t>.</w:t>
        </w:r>
        <w:r w:rsidRPr="00961271">
          <w:rPr>
            <w:rFonts w:cs="Arial"/>
            <w:szCs w:val="20"/>
          </w:rPr>
          <w:tab/>
        </w:r>
      </w:ins>
      <w:r w:rsidR="00337756">
        <w:rPr>
          <w:rFonts w:cs="Arial"/>
          <w:szCs w:val="20"/>
        </w:rPr>
        <w:t>[</w:t>
      </w:r>
      <w:r w:rsidRPr="006A1339">
        <w:rPr>
          <w:rFonts w:cs="Arial"/>
          <w:i/>
          <w:szCs w:val="20"/>
          <w:highlight w:val="yellow"/>
        </w:rPr>
        <w:t xml:space="preserve">Previously </w:t>
      </w:r>
      <w:r w:rsidR="005621E3" w:rsidRPr="006A1339">
        <w:rPr>
          <w:rFonts w:cs="Arial"/>
          <w:i/>
          <w:szCs w:val="20"/>
          <w:highlight w:val="yellow"/>
        </w:rPr>
        <w:t>p</w:t>
      </w:r>
      <w:r w:rsidRPr="006A1339">
        <w:rPr>
          <w:rFonts w:cs="Arial"/>
          <w:i/>
          <w:szCs w:val="20"/>
          <w:highlight w:val="yellow"/>
        </w:rPr>
        <w:t>ara</w:t>
      </w:r>
      <w:r w:rsidR="00337756" w:rsidRPr="006A1339">
        <w:rPr>
          <w:rFonts w:cs="Arial"/>
          <w:i/>
          <w:szCs w:val="20"/>
          <w:highlight w:val="yellow"/>
        </w:rPr>
        <w:t>.</w:t>
      </w:r>
      <w:r w:rsidRPr="006A1339">
        <w:rPr>
          <w:rFonts w:cs="Arial"/>
          <w:i/>
          <w:szCs w:val="20"/>
          <w:highlight w:val="yellow"/>
        </w:rPr>
        <w:t xml:space="preserve"> A139</w:t>
      </w:r>
      <w:r w:rsidR="006A1339">
        <w:rPr>
          <w:rFonts w:cs="Arial"/>
          <w:i/>
          <w:szCs w:val="20"/>
          <w:highlight w:val="yellow"/>
        </w:rPr>
        <w:t xml:space="preserve"> - reworded</w:t>
      </w:r>
      <w:r w:rsidR="00337756">
        <w:rPr>
          <w:rFonts w:cs="Arial"/>
          <w:szCs w:val="20"/>
        </w:rPr>
        <w:t>]</w:t>
      </w:r>
      <w:r>
        <w:rPr>
          <w:rFonts w:cs="Arial"/>
          <w:szCs w:val="20"/>
        </w:rPr>
        <w:t xml:space="preserve"> </w:t>
      </w:r>
      <w:ins w:id="1116" w:author="Author">
        <w:r w:rsidRPr="00961271">
          <w:rPr>
            <w:rFonts w:cs="Arial"/>
            <w:szCs w:val="20"/>
          </w:rPr>
          <w:t>The information system, and related business processes in less complex entities is likely to be less sophisticated than in larger entities and involve a less complex IT environment, but the role of the information system is just as important.</w:t>
        </w:r>
        <w:r w:rsidR="00602786">
          <w:rPr>
            <w:rFonts w:cs="Arial"/>
            <w:szCs w:val="20"/>
          </w:rPr>
          <w:t xml:space="preserve"> </w:t>
        </w:r>
      </w:ins>
      <w:r w:rsidR="006A1339">
        <w:rPr>
          <w:rFonts w:cs="Arial"/>
          <w:szCs w:val="20"/>
        </w:rPr>
        <w:t>[</w:t>
      </w:r>
      <w:r w:rsidR="006A1339" w:rsidRPr="006A1339">
        <w:rPr>
          <w:rFonts w:cs="Arial"/>
          <w:i/>
          <w:szCs w:val="20"/>
          <w:highlight w:val="yellow"/>
        </w:rPr>
        <w:t>Moved to para. A8a</w:t>
      </w:r>
      <w:r w:rsidR="006A1339">
        <w:rPr>
          <w:rFonts w:cs="Arial"/>
          <w:szCs w:val="20"/>
        </w:rPr>
        <w:t xml:space="preserve">] </w:t>
      </w:r>
      <w:r w:rsidR="006A1339" w:rsidRPr="006A1339">
        <w:rPr>
          <w:rFonts w:cs="Arial"/>
          <w:strike/>
          <w:szCs w:val="20"/>
        </w:rPr>
        <w:t>Regardless of the size or nature of the entity, the information system includes relevant aspects of that system relating to information disclosed in the financial statements that is obtained from within or outside of the general and subsidiary ledgers.</w:t>
      </w:r>
      <w:r w:rsidR="006A1339">
        <w:rPr>
          <w:rFonts w:cs="Arial"/>
          <w:szCs w:val="20"/>
        </w:rPr>
        <w:t xml:space="preserve"> </w:t>
      </w:r>
      <w:ins w:id="1117" w:author="Author">
        <w:r>
          <w:rPr>
            <w:rFonts w:cs="Arial"/>
            <w:szCs w:val="20"/>
          </w:rPr>
          <w:t>L</w:t>
        </w:r>
        <w:r w:rsidRPr="00961271">
          <w:rPr>
            <w:rFonts w:cs="Arial"/>
            <w:szCs w:val="20"/>
          </w:rPr>
          <w:t xml:space="preserve">ess complex entities with direct management involvement may not need extensive descriptions of accounting procedures, sophisticated accounting records, or written policies. Understanding the </w:t>
        </w:r>
        <w:r>
          <w:rPr>
            <w:rFonts w:cs="Arial"/>
            <w:szCs w:val="20"/>
          </w:rPr>
          <w:t xml:space="preserve">relevant aspects of the </w:t>
        </w:r>
        <w:r w:rsidRPr="00961271">
          <w:rPr>
            <w:rFonts w:cs="Arial"/>
            <w:szCs w:val="20"/>
          </w:rPr>
          <w:t xml:space="preserve">entity’s information system may therefore require less effort in an audit of </w:t>
        </w:r>
        <w:r>
          <w:rPr>
            <w:rFonts w:cs="Arial"/>
            <w:szCs w:val="20"/>
          </w:rPr>
          <w:t>a</w:t>
        </w:r>
        <w:r w:rsidRPr="00961271">
          <w:rPr>
            <w:rFonts w:cs="Arial"/>
            <w:szCs w:val="20"/>
          </w:rPr>
          <w:t xml:space="preserve"> less complex </w:t>
        </w:r>
        <w:proofErr w:type="gramStart"/>
        <w:r w:rsidRPr="00961271">
          <w:rPr>
            <w:rFonts w:cs="Arial"/>
            <w:szCs w:val="20"/>
          </w:rPr>
          <w:t>entity, and</w:t>
        </w:r>
        <w:proofErr w:type="gramEnd"/>
        <w:r w:rsidRPr="00961271">
          <w:rPr>
            <w:rFonts w:cs="Arial"/>
            <w:szCs w:val="20"/>
          </w:rPr>
          <w:t xml:space="preserve"> may be more dependent on inquiry than on review of documentation. The need to obtain an understanding, however, remains important to identify risks of material misstatement.</w:t>
        </w:r>
      </w:ins>
    </w:p>
    <w:p w:rsidR="00B84B87" w:rsidRPr="00337756" w:rsidDel="00E93E39" w:rsidRDefault="000A46AA" w:rsidP="00B84B87">
      <w:pPr>
        <w:keepNext/>
        <w:spacing w:before="240"/>
        <w:jc w:val="left"/>
        <w:rPr>
          <w:ins w:id="1118" w:author="Author"/>
          <w:del w:id="1119" w:author="Author"/>
          <w:rFonts w:cs="Arial"/>
          <w:i/>
          <w:szCs w:val="20"/>
        </w:rPr>
      </w:pPr>
      <w:ins w:id="1120" w:author="Author">
        <w:r>
          <w:rPr>
            <w:rFonts w:cs="Arial"/>
            <w:szCs w:val="20"/>
          </w:rPr>
          <w:t xml:space="preserve">Relevant Aspects of </w:t>
        </w:r>
      </w:ins>
      <w:del w:id="1121" w:author="Author">
        <w:r w:rsidR="003E1141" w:rsidRPr="00961271" w:rsidDel="000A46AA">
          <w:rPr>
            <w:rFonts w:cs="Arial"/>
            <w:szCs w:val="20"/>
          </w:rPr>
          <w:delText>T</w:delText>
        </w:r>
      </w:del>
      <w:ins w:id="1122" w:author="Author">
        <w:r>
          <w:rPr>
            <w:rFonts w:cs="Arial"/>
            <w:szCs w:val="20"/>
          </w:rPr>
          <w:t>t</w:t>
        </w:r>
      </w:ins>
      <w:r w:rsidR="003E1141" w:rsidRPr="00961271">
        <w:rPr>
          <w:rFonts w:cs="Arial"/>
          <w:szCs w:val="20"/>
        </w:rPr>
        <w:t xml:space="preserve">he Information System </w:t>
      </w:r>
      <w:del w:id="1123" w:author="Author">
        <w:r w:rsidR="003E1141" w:rsidRPr="00961271" w:rsidDel="000A46AA">
          <w:rPr>
            <w:rFonts w:cs="Arial"/>
            <w:szCs w:val="20"/>
          </w:rPr>
          <w:delText>Relevant to Fi</w:delText>
        </w:r>
        <w:r w:rsidR="003E1141" w:rsidDel="000A46AA">
          <w:rPr>
            <w:rFonts w:cs="Arial"/>
            <w:szCs w:val="20"/>
          </w:rPr>
          <w:delText>nancial Reporting</w:delText>
        </w:r>
      </w:del>
      <w:ins w:id="1124" w:author="Author">
        <w:r>
          <w:rPr>
            <w:rFonts w:cs="Arial"/>
            <w:szCs w:val="20"/>
          </w:rPr>
          <w:t>and Communication</w:t>
        </w:r>
      </w:ins>
      <w:r w:rsidR="003E1141">
        <w:rPr>
          <w:rFonts w:cs="Arial"/>
          <w:szCs w:val="20"/>
        </w:rPr>
        <w:t xml:space="preserve"> </w:t>
      </w:r>
      <w:del w:id="1125" w:author="Author">
        <w:r w:rsidR="003E1141" w:rsidDel="00B84B87">
          <w:rPr>
            <w:rFonts w:cs="Arial"/>
            <w:szCs w:val="20"/>
          </w:rPr>
          <w:delText>(Ref: Para. 35</w:delText>
        </w:r>
        <w:r w:rsidR="003E1141" w:rsidRPr="00961271" w:rsidDel="00B84B87">
          <w:rPr>
            <w:rFonts w:cs="Arial"/>
            <w:szCs w:val="20"/>
          </w:rPr>
          <w:delText>)</w:delText>
        </w:r>
      </w:del>
      <w:ins w:id="1126" w:author="Author">
        <w:r w:rsidR="00B84B87" w:rsidRPr="00B84B87">
          <w:rPr>
            <w:rFonts w:cs="Arial"/>
            <w:szCs w:val="20"/>
          </w:rPr>
          <w:t xml:space="preserve"> </w:t>
        </w:r>
        <w:r w:rsidR="00B84B87">
          <w:rPr>
            <w:rFonts w:cs="Arial"/>
            <w:szCs w:val="20"/>
          </w:rPr>
          <w:t>(Ref: Para. 23(c))</w:t>
        </w:r>
      </w:ins>
    </w:p>
    <w:p w:rsidR="003E1141" w:rsidRPr="00961271" w:rsidRDefault="003E1141" w:rsidP="001043DC">
      <w:pPr>
        <w:rPr>
          <w:rFonts w:cs="Arial"/>
          <w:szCs w:val="20"/>
        </w:rPr>
      </w:pPr>
    </w:p>
    <w:p w:rsidR="003E1141" w:rsidRPr="00961271" w:rsidDel="000A46AA" w:rsidRDefault="003E1141" w:rsidP="001043DC">
      <w:pPr>
        <w:ind w:left="547" w:hanging="547"/>
        <w:rPr>
          <w:del w:id="1127" w:author="Author"/>
          <w:rFonts w:cs="Arial"/>
          <w:szCs w:val="20"/>
        </w:rPr>
      </w:pPr>
      <w:r w:rsidRPr="00961271">
        <w:rPr>
          <w:rFonts w:cs="Arial"/>
          <w:szCs w:val="20"/>
        </w:rPr>
        <w:t>A136.</w:t>
      </w:r>
      <w:r w:rsidRPr="00961271">
        <w:rPr>
          <w:rFonts w:cs="Arial"/>
          <w:szCs w:val="20"/>
        </w:rPr>
        <w:tab/>
      </w:r>
      <w:r w:rsidR="00602786">
        <w:rPr>
          <w:rFonts w:cs="Arial"/>
          <w:szCs w:val="20"/>
        </w:rPr>
        <w:t>[</w:t>
      </w:r>
      <w:r w:rsidR="00602786" w:rsidRPr="00602786">
        <w:rPr>
          <w:rFonts w:cs="Arial"/>
          <w:i/>
          <w:szCs w:val="20"/>
          <w:highlight w:val="yellow"/>
        </w:rPr>
        <w:t xml:space="preserve">Moved to </w:t>
      </w:r>
      <w:r w:rsidR="00602786" w:rsidRPr="00821A91">
        <w:rPr>
          <w:rFonts w:cs="Arial"/>
          <w:b/>
          <w:i/>
          <w:szCs w:val="20"/>
          <w:highlight w:val="yellow"/>
        </w:rPr>
        <w:t>Appendix</w:t>
      </w:r>
      <w:r w:rsidR="00821A91" w:rsidRPr="00821A91">
        <w:rPr>
          <w:rFonts w:cs="Arial"/>
          <w:b/>
          <w:i/>
          <w:szCs w:val="20"/>
          <w:highlight w:val="yellow"/>
        </w:rPr>
        <w:t xml:space="preserve"> 3</w:t>
      </w:r>
      <w:r w:rsidR="00602786">
        <w:rPr>
          <w:rFonts w:cs="Arial"/>
          <w:szCs w:val="20"/>
        </w:rPr>
        <w:t xml:space="preserve">] </w:t>
      </w:r>
      <w:del w:id="1128" w:author="Author">
        <w:r w:rsidRPr="00961271" w:rsidDel="000A46AA">
          <w:rPr>
            <w:rFonts w:cs="Arial"/>
            <w:szCs w:val="20"/>
          </w:rPr>
          <w:delText>The information system relevant to financial reporting consists of the policies or procedures, and records, designed and established to:</w:delText>
        </w:r>
      </w:del>
    </w:p>
    <w:p w:rsidR="003E1141" w:rsidRPr="00961271" w:rsidDel="000A46AA" w:rsidRDefault="003E1141" w:rsidP="001043DC">
      <w:pPr>
        <w:ind w:left="1094"/>
        <w:rPr>
          <w:del w:id="1129" w:author="Author"/>
          <w:rFonts w:cs="Arial"/>
          <w:szCs w:val="20"/>
        </w:rPr>
      </w:pPr>
      <w:del w:id="1130" w:author="Author">
        <w:r w:rsidRPr="00961271" w:rsidDel="000A46AA">
          <w:rPr>
            <w:rFonts w:cs="Arial"/>
            <w:szCs w:val="20"/>
          </w:rPr>
          <w:delText>Initiate, record, process, and report entity transactions (as well as to capture, process and disclose information about events and conditions other than transactions) and to maintain accountability for the related assets, liabilities, and equity;</w:delText>
        </w:r>
      </w:del>
    </w:p>
    <w:p w:rsidR="003E1141" w:rsidRPr="00961271" w:rsidDel="000A46AA" w:rsidRDefault="003E1141" w:rsidP="001043DC">
      <w:pPr>
        <w:ind w:left="1094"/>
        <w:rPr>
          <w:del w:id="1131" w:author="Author"/>
          <w:rFonts w:cs="Arial"/>
          <w:szCs w:val="20"/>
        </w:rPr>
      </w:pPr>
      <w:del w:id="1132" w:author="Author">
        <w:r w:rsidRPr="00961271" w:rsidDel="000A46AA">
          <w:rPr>
            <w:rFonts w:cs="Arial"/>
            <w:szCs w:val="20"/>
          </w:rPr>
          <w:delText>Resolve incorrect processing of transactions, for example, automated suspense files and procedures followed to clear suspense items out on a timely basis;</w:delText>
        </w:r>
      </w:del>
    </w:p>
    <w:p w:rsidR="003E1141" w:rsidRPr="00961271" w:rsidDel="000A46AA" w:rsidRDefault="003E1141" w:rsidP="001043DC">
      <w:pPr>
        <w:ind w:left="1094"/>
        <w:rPr>
          <w:del w:id="1133" w:author="Author"/>
          <w:rFonts w:cs="Arial"/>
          <w:szCs w:val="20"/>
        </w:rPr>
      </w:pPr>
      <w:del w:id="1134" w:author="Author">
        <w:r w:rsidRPr="00961271" w:rsidDel="000A46AA">
          <w:rPr>
            <w:rFonts w:cs="Arial"/>
            <w:szCs w:val="20"/>
          </w:rPr>
          <w:delText>Process and account for system overrides or bypasses to controls;</w:delText>
        </w:r>
      </w:del>
    </w:p>
    <w:p w:rsidR="003E1141" w:rsidRPr="00961271" w:rsidDel="000A46AA" w:rsidRDefault="003E1141" w:rsidP="00484205">
      <w:pPr>
        <w:ind w:left="1094"/>
        <w:rPr>
          <w:del w:id="1135" w:author="Author"/>
          <w:rFonts w:cs="Arial"/>
          <w:szCs w:val="20"/>
        </w:rPr>
      </w:pPr>
      <w:del w:id="1136" w:author="Author">
        <w:r w:rsidRPr="00961271" w:rsidDel="000A46AA">
          <w:rPr>
            <w:rFonts w:cs="Arial"/>
            <w:szCs w:val="20"/>
          </w:rPr>
          <w:delText xml:space="preserve">Incorporate information from transaction processing in the general ledger (e.g., transferring of accumulated transactions from a subsidiary ledger); </w:delText>
        </w:r>
      </w:del>
    </w:p>
    <w:p w:rsidR="003E1141" w:rsidRPr="00961271" w:rsidDel="000A46AA" w:rsidRDefault="003E1141" w:rsidP="001043DC">
      <w:pPr>
        <w:ind w:left="1094"/>
        <w:rPr>
          <w:del w:id="1137" w:author="Author"/>
          <w:rFonts w:cs="Arial"/>
          <w:szCs w:val="20"/>
        </w:rPr>
      </w:pPr>
      <w:del w:id="1138" w:author="Author">
        <w:r w:rsidRPr="00961271" w:rsidDel="000A46AA">
          <w:rPr>
            <w:rFonts w:cs="Arial"/>
            <w:szCs w:val="20"/>
          </w:rPr>
          <w:lastRenderedPageBreak/>
          <w:delText>Capture and process information relevant to financial reporting for events and conditions other than transactions, such as the depreciation and amortization of assets and changes in the recoverability of assets; and</w:delText>
        </w:r>
      </w:del>
    </w:p>
    <w:p w:rsidR="003E1141" w:rsidRPr="00961271" w:rsidRDefault="003E1141" w:rsidP="001043DC">
      <w:pPr>
        <w:ind w:left="1094"/>
        <w:rPr>
          <w:rFonts w:cs="Arial"/>
          <w:szCs w:val="20"/>
        </w:rPr>
      </w:pPr>
      <w:del w:id="1139" w:author="Author">
        <w:r w:rsidRPr="00961271" w:rsidDel="000A46AA">
          <w:rPr>
            <w:rFonts w:cs="Arial"/>
            <w:szCs w:val="20"/>
          </w:rPr>
          <w:delText>Ensure information required to be disclosed by the applicable financial reporting framework is accumulated, recorded, processed, summarized and appropriately reported in the financial statements.</w:delText>
        </w:r>
      </w:del>
    </w:p>
    <w:p w:rsidR="00C57C76" w:rsidRDefault="00C57C76" w:rsidP="00C57C76">
      <w:pPr>
        <w:ind w:left="547" w:hanging="547"/>
        <w:rPr>
          <w:ins w:id="1140" w:author="Author"/>
          <w:rFonts w:cs="Arial"/>
          <w:szCs w:val="20"/>
        </w:rPr>
      </w:pPr>
      <w:ins w:id="1141" w:author="Author">
        <w:r>
          <w:rPr>
            <w:rFonts w:cs="Arial"/>
            <w:szCs w:val="20"/>
          </w:rPr>
          <w:t xml:space="preserve">A136a.The relevant aspects of the information system and communication </w:t>
        </w:r>
        <w:r w:rsidR="00570839">
          <w:rPr>
            <w:rFonts w:cs="Arial"/>
            <w:szCs w:val="20"/>
          </w:rPr>
          <w:t xml:space="preserve">component </w:t>
        </w:r>
        <w:r>
          <w:rPr>
            <w:rFonts w:cs="Arial"/>
            <w:szCs w:val="20"/>
          </w:rPr>
          <w:t>are defined in paragraph 16(gf).</w:t>
        </w:r>
      </w:ins>
    </w:p>
    <w:p w:rsidR="0047344E" w:rsidRDefault="003E1141" w:rsidP="001043DC">
      <w:pPr>
        <w:ind w:left="547" w:hanging="547"/>
        <w:rPr>
          <w:ins w:id="1142" w:author="Author"/>
          <w:rFonts w:cs="Arial"/>
          <w:szCs w:val="20"/>
        </w:rPr>
      </w:pPr>
      <w:r w:rsidRPr="00961271">
        <w:rPr>
          <w:rFonts w:cs="Arial"/>
          <w:szCs w:val="20"/>
        </w:rPr>
        <w:t>A137.</w:t>
      </w:r>
      <w:r w:rsidRPr="00961271">
        <w:rPr>
          <w:rFonts w:cs="Arial"/>
          <w:szCs w:val="20"/>
        </w:rPr>
        <w:tab/>
      </w:r>
      <w:r w:rsidR="00602786">
        <w:rPr>
          <w:rFonts w:cs="Arial"/>
          <w:szCs w:val="20"/>
        </w:rPr>
        <w:t>[</w:t>
      </w:r>
      <w:r w:rsidR="00484205" w:rsidRPr="00821A91">
        <w:rPr>
          <w:rFonts w:cs="Arial"/>
          <w:i/>
          <w:szCs w:val="20"/>
          <w:highlight w:val="yellow"/>
        </w:rPr>
        <w:t xml:space="preserve">Moved to </w:t>
      </w:r>
      <w:r w:rsidR="00484205" w:rsidRPr="00821A91">
        <w:rPr>
          <w:rFonts w:cs="Arial"/>
          <w:b/>
          <w:i/>
          <w:szCs w:val="20"/>
          <w:highlight w:val="yellow"/>
        </w:rPr>
        <w:t>Appendix 3</w:t>
      </w:r>
      <w:r w:rsidR="00484205" w:rsidRPr="00821A91">
        <w:rPr>
          <w:rFonts w:cs="Arial"/>
          <w:i/>
          <w:szCs w:val="20"/>
          <w:highlight w:val="yellow"/>
        </w:rPr>
        <w:t xml:space="preserve"> and last sentence to </w:t>
      </w:r>
      <w:r w:rsidR="005621E3" w:rsidRPr="00821A91">
        <w:rPr>
          <w:rFonts w:cs="Arial"/>
          <w:i/>
          <w:szCs w:val="20"/>
          <w:highlight w:val="yellow"/>
        </w:rPr>
        <w:t>p</w:t>
      </w:r>
      <w:r w:rsidR="00602786" w:rsidRPr="00821A91">
        <w:rPr>
          <w:rFonts w:cs="Arial"/>
          <w:i/>
          <w:szCs w:val="20"/>
          <w:highlight w:val="yellow"/>
        </w:rPr>
        <w:t xml:space="preserve">ara. </w:t>
      </w:r>
      <w:r w:rsidR="0047344E" w:rsidRPr="00821A91">
        <w:rPr>
          <w:rFonts w:cs="Arial"/>
          <w:i/>
          <w:szCs w:val="20"/>
          <w:highlight w:val="yellow"/>
        </w:rPr>
        <w:t>A1</w:t>
      </w:r>
      <w:r w:rsidR="00484205" w:rsidRPr="00821A91">
        <w:rPr>
          <w:rFonts w:cs="Arial"/>
          <w:i/>
          <w:szCs w:val="20"/>
          <w:highlight w:val="yellow"/>
        </w:rPr>
        <w:t>37b</w:t>
      </w:r>
      <w:r w:rsidR="00602786">
        <w:rPr>
          <w:rFonts w:cs="Arial"/>
          <w:szCs w:val="20"/>
        </w:rPr>
        <w:t>]</w:t>
      </w:r>
      <w:r w:rsidR="0047344E">
        <w:rPr>
          <w:rFonts w:cs="Arial"/>
          <w:szCs w:val="20"/>
        </w:rPr>
        <w:t xml:space="preserve"> </w:t>
      </w:r>
    </w:p>
    <w:p w:rsidR="003E1141" w:rsidRPr="00484205" w:rsidRDefault="003E1141" w:rsidP="001043DC">
      <w:pPr>
        <w:ind w:left="1094" w:hanging="547"/>
        <w:rPr>
          <w:rFonts w:cs="Arial"/>
          <w:strike/>
          <w:szCs w:val="20"/>
        </w:rPr>
      </w:pPr>
      <w:r w:rsidRPr="00484205">
        <w:rPr>
          <w:rFonts w:cs="Arial"/>
          <w:strike/>
          <w:szCs w:val="20"/>
        </w:rPr>
        <w:t xml:space="preserve">An entity’s business processes include the activities designed to: </w:t>
      </w:r>
    </w:p>
    <w:p w:rsidR="003E1141" w:rsidRPr="00484205" w:rsidRDefault="003E1141" w:rsidP="007B1D35">
      <w:pPr>
        <w:pStyle w:val="ListParagraph"/>
        <w:numPr>
          <w:ilvl w:val="0"/>
          <w:numId w:val="95"/>
        </w:numPr>
        <w:ind w:left="1094" w:hanging="547"/>
        <w:contextualSpacing w:val="0"/>
        <w:rPr>
          <w:rFonts w:cs="Arial"/>
          <w:strike/>
          <w:szCs w:val="20"/>
        </w:rPr>
      </w:pPr>
      <w:r w:rsidRPr="00484205">
        <w:rPr>
          <w:rFonts w:cs="Arial"/>
          <w:strike/>
          <w:szCs w:val="20"/>
        </w:rPr>
        <w:t xml:space="preserve">Develop, purchase, produce, sell and distribute an entity’s products and services; </w:t>
      </w:r>
    </w:p>
    <w:p w:rsidR="003E1141" w:rsidRPr="00484205" w:rsidRDefault="003E1141" w:rsidP="007B1D35">
      <w:pPr>
        <w:pStyle w:val="ListParagraph"/>
        <w:numPr>
          <w:ilvl w:val="0"/>
          <w:numId w:val="95"/>
        </w:numPr>
        <w:ind w:left="1094" w:hanging="547"/>
        <w:contextualSpacing w:val="0"/>
        <w:rPr>
          <w:rFonts w:cs="Arial"/>
          <w:strike/>
          <w:szCs w:val="20"/>
        </w:rPr>
      </w:pPr>
      <w:r w:rsidRPr="00484205">
        <w:rPr>
          <w:rFonts w:cs="Arial"/>
          <w:strike/>
          <w:szCs w:val="20"/>
        </w:rPr>
        <w:t xml:space="preserve">Ensure compliance with laws and regulations; and </w:t>
      </w:r>
    </w:p>
    <w:p w:rsidR="003E1141" w:rsidRPr="00484205" w:rsidRDefault="003E1141" w:rsidP="007B1D35">
      <w:pPr>
        <w:pStyle w:val="ListParagraph"/>
        <w:numPr>
          <w:ilvl w:val="0"/>
          <w:numId w:val="95"/>
        </w:numPr>
        <w:ind w:left="1094" w:hanging="547"/>
        <w:contextualSpacing w:val="0"/>
        <w:rPr>
          <w:rFonts w:cs="Arial"/>
          <w:strike/>
          <w:szCs w:val="20"/>
        </w:rPr>
      </w:pPr>
      <w:r w:rsidRPr="00484205">
        <w:rPr>
          <w:rFonts w:cs="Arial"/>
          <w:strike/>
          <w:szCs w:val="20"/>
        </w:rPr>
        <w:t xml:space="preserve">Record information, including accounting and financial reporting information. </w:t>
      </w:r>
    </w:p>
    <w:p w:rsidR="00484205" w:rsidRPr="00484205" w:rsidRDefault="003E1141" w:rsidP="00484205">
      <w:pPr>
        <w:ind w:left="547"/>
        <w:rPr>
          <w:rFonts w:cs="Arial"/>
          <w:strike/>
          <w:szCs w:val="20"/>
        </w:rPr>
      </w:pPr>
      <w:r w:rsidRPr="00484205">
        <w:rPr>
          <w:rFonts w:cs="Arial"/>
          <w:strike/>
          <w:szCs w:val="20"/>
        </w:rPr>
        <w:t xml:space="preserve">Business processes result in the transactions that are recorded, processed and reported by the information system. </w:t>
      </w:r>
      <w:r w:rsidR="00484205" w:rsidRPr="00484205">
        <w:rPr>
          <w:rFonts w:cs="Arial"/>
          <w:strike/>
          <w:szCs w:val="20"/>
        </w:rPr>
        <w:t>Obtaining an understanding of the entity’s business processes, which include how transactions are originated, assists the auditor in obtaining an understanding of the entity’s information system in a manner that is appropriate to the entity’s circumstances.</w:t>
      </w:r>
    </w:p>
    <w:p w:rsidR="00352F54" w:rsidRDefault="00352F54" w:rsidP="00352F54">
      <w:pPr>
        <w:ind w:left="547" w:hanging="547"/>
        <w:rPr>
          <w:ins w:id="1143" w:author="Author"/>
          <w:rFonts w:cs="Arial"/>
          <w:lang w:val="en-GB"/>
        </w:rPr>
      </w:pPr>
      <w:ins w:id="1144" w:author="Author">
        <w:r>
          <w:rPr>
            <w:rFonts w:cs="Arial"/>
            <w:szCs w:val="20"/>
          </w:rPr>
          <w:t xml:space="preserve">A137a. Matters the auditor may consider when understanding the </w:t>
        </w:r>
        <w:r>
          <w:rPr>
            <w:rFonts w:cs="Arial"/>
            <w:lang w:val="en-GB"/>
          </w:rPr>
          <w:t xml:space="preserve">controls in the </w:t>
        </w:r>
        <w:r w:rsidRPr="00352F54">
          <w:rPr>
            <w:rFonts w:cs="Arial"/>
            <w:iCs/>
            <w:lang w:val="en-GB"/>
          </w:rPr>
          <w:t>information system and communication component</w:t>
        </w:r>
        <w:r w:rsidRPr="00352F54">
          <w:rPr>
            <w:rFonts w:cs="Arial"/>
            <w:lang w:val="en-GB"/>
          </w:rPr>
          <w:t xml:space="preserve"> </w:t>
        </w:r>
        <w:r>
          <w:rPr>
            <w:rFonts w:cs="Arial"/>
            <w:lang w:val="en-GB"/>
          </w:rPr>
          <w:t>include the nature of:</w:t>
        </w:r>
      </w:ins>
    </w:p>
    <w:p w:rsidR="00352F54" w:rsidRPr="00352F54" w:rsidRDefault="00352F54" w:rsidP="007B1D35">
      <w:pPr>
        <w:pStyle w:val="ListParagraph"/>
        <w:numPr>
          <w:ilvl w:val="0"/>
          <w:numId w:val="84"/>
        </w:numPr>
        <w:ind w:left="1094" w:hanging="547"/>
        <w:contextualSpacing w:val="0"/>
        <w:rPr>
          <w:ins w:id="1145" w:author="Author"/>
          <w:rFonts w:cs="Arial"/>
          <w:szCs w:val="20"/>
        </w:rPr>
      </w:pPr>
      <w:ins w:id="1146" w:author="Author">
        <w:r>
          <w:rPr>
            <w:rFonts w:cs="Arial"/>
            <w:lang w:val="en-GB"/>
          </w:rPr>
          <w:t>T</w:t>
        </w:r>
        <w:r w:rsidRPr="00352F54">
          <w:rPr>
            <w:rFonts w:cs="Arial"/>
            <w:lang w:val="en-GB"/>
          </w:rPr>
          <w:t xml:space="preserve">he data or information relating to transactions, other events and conditions to be processed; </w:t>
        </w:r>
      </w:ins>
    </w:p>
    <w:p w:rsidR="00352F54" w:rsidRPr="00352F54" w:rsidRDefault="00352F54" w:rsidP="007B1D35">
      <w:pPr>
        <w:pStyle w:val="ListParagraph"/>
        <w:numPr>
          <w:ilvl w:val="0"/>
          <w:numId w:val="84"/>
        </w:numPr>
        <w:ind w:left="1094" w:hanging="547"/>
        <w:contextualSpacing w:val="0"/>
        <w:rPr>
          <w:ins w:id="1147" w:author="Author"/>
          <w:rFonts w:cs="Arial"/>
          <w:szCs w:val="20"/>
        </w:rPr>
      </w:pPr>
      <w:ins w:id="1148" w:author="Author">
        <w:r>
          <w:rPr>
            <w:rFonts w:cs="Arial"/>
            <w:lang w:val="en-GB"/>
          </w:rPr>
          <w:t>The</w:t>
        </w:r>
        <w:r w:rsidRPr="00352F54">
          <w:rPr>
            <w:rFonts w:cs="Arial"/>
            <w:lang w:val="en-GB"/>
          </w:rPr>
          <w:t xml:space="preserve"> </w:t>
        </w:r>
        <w:r w:rsidRPr="00352F54">
          <w:rPr>
            <w:rFonts w:cs="Arial"/>
            <w:iCs/>
            <w:lang w:val="en-GB"/>
          </w:rPr>
          <w:t>information processing</w:t>
        </w:r>
        <w:r w:rsidRPr="00352F54">
          <w:rPr>
            <w:rFonts w:cs="Arial"/>
            <w:lang w:val="en-GB"/>
          </w:rPr>
          <w:t xml:space="preserve"> to maintain the integrity of that data or information; and </w:t>
        </w:r>
      </w:ins>
    </w:p>
    <w:p w:rsidR="00352F54" w:rsidRPr="00352F54" w:rsidRDefault="00352F54" w:rsidP="007B1D35">
      <w:pPr>
        <w:pStyle w:val="ListParagraph"/>
        <w:numPr>
          <w:ilvl w:val="0"/>
          <w:numId w:val="84"/>
        </w:numPr>
        <w:ind w:left="1094" w:hanging="547"/>
        <w:contextualSpacing w:val="0"/>
        <w:rPr>
          <w:ins w:id="1149" w:author="Author"/>
          <w:rFonts w:cs="Arial"/>
          <w:szCs w:val="20"/>
        </w:rPr>
      </w:pPr>
      <w:ins w:id="1150" w:author="Author">
        <w:r>
          <w:rPr>
            <w:rFonts w:cs="Arial"/>
            <w:lang w:val="en-GB"/>
          </w:rPr>
          <w:t>T</w:t>
        </w:r>
        <w:r w:rsidRPr="00352F54">
          <w:rPr>
            <w:rFonts w:cs="Arial"/>
            <w:lang w:val="en-GB"/>
          </w:rPr>
          <w:t xml:space="preserve">he information processes, personnel and other resources used </w:t>
        </w:r>
        <w:r>
          <w:rPr>
            <w:rFonts w:cs="Arial"/>
            <w:lang w:val="en-GB"/>
          </w:rPr>
          <w:t>the information processing process.</w:t>
        </w:r>
      </w:ins>
    </w:p>
    <w:p w:rsidR="003E1141" w:rsidRDefault="00352F54" w:rsidP="00352F54">
      <w:pPr>
        <w:ind w:left="547" w:hanging="547"/>
        <w:rPr>
          <w:ins w:id="1151" w:author="Author"/>
          <w:rFonts w:cs="Arial"/>
          <w:szCs w:val="20"/>
        </w:rPr>
      </w:pPr>
      <w:ins w:id="1152" w:author="Author">
        <w:r>
          <w:rPr>
            <w:rFonts w:cs="Arial"/>
            <w:szCs w:val="20"/>
          </w:rPr>
          <w:t xml:space="preserve">A137b. </w:t>
        </w:r>
      </w:ins>
      <w:r w:rsidR="003E1141" w:rsidRPr="00961271">
        <w:rPr>
          <w:rFonts w:cs="Arial"/>
          <w:szCs w:val="20"/>
        </w:rPr>
        <w:t xml:space="preserve">Obtaining an understanding of the entity’s business processes, which include how transactions are originated, assists the auditor in obtaining an understanding of the entity’s information system </w:t>
      </w:r>
      <w:del w:id="1153" w:author="Author">
        <w:r w:rsidR="003E1141" w:rsidRPr="00961271" w:rsidDel="0047344E">
          <w:rPr>
            <w:rFonts w:cs="Arial"/>
            <w:szCs w:val="20"/>
          </w:rPr>
          <w:delText xml:space="preserve">relevant to financial reporting </w:delText>
        </w:r>
      </w:del>
      <w:r w:rsidR="003E1141" w:rsidRPr="00961271">
        <w:rPr>
          <w:rFonts w:cs="Arial"/>
          <w:szCs w:val="20"/>
        </w:rPr>
        <w:t>in a manner that is appropriate to the entity’s circumstances.</w:t>
      </w:r>
    </w:p>
    <w:p w:rsidR="003E1141" w:rsidRPr="00DD7019" w:rsidRDefault="003E1141" w:rsidP="00971C2C">
      <w:pPr>
        <w:ind w:left="547" w:hanging="547"/>
        <w:rPr>
          <w:rFonts w:cs="Arial"/>
          <w:strike/>
          <w:szCs w:val="20"/>
        </w:rPr>
      </w:pPr>
      <w:r w:rsidRPr="00615236">
        <w:rPr>
          <w:rFonts w:cs="Arial"/>
          <w:szCs w:val="20"/>
        </w:rPr>
        <w:t>A138.</w:t>
      </w:r>
      <w:r w:rsidRPr="00615236">
        <w:rPr>
          <w:rFonts w:cs="Arial"/>
          <w:szCs w:val="20"/>
        </w:rPr>
        <w:tab/>
      </w:r>
      <w:r w:rsidR="00DD7019">
        <w:rPr>
          <w:rFonts w:cs="Arial"/>
          <w:szCs w:val="20"/>
        </w:rPr>
        <w:t>[</w:t>
      </w:r>
      <w:r w:rsidR="00DD7019" w:rsidRPr="00DD7019">
        <w:rPr>
          <w:rFonts w:cs="Arial"/>
          <w:i/>
          <w:szCs w:val="20"/>
          <w:highlight w:val="yellow"/>
        </w:rPr>
        <w:t xml:space="preserve">Moved to </w:t>
      </w:r>
      <w:r w:rsidR="00DD7019" w:rsidRPr="002F691E">
        <w:rPr>
          <w:rFonts w:cs="Arial"/>
          <w:b/>
          <w:i/>
          <w:szCs w:val="20"/>
          <w:highlight w:val="yellow"/>
        </w:rPr>
        <w:t>Appendix</w:t>
      </w:r>
      <w:r w:rsidR="002F691E" w:rsidRPr="002F691E">
        <w:rPr>
          <w:rFonts w:cs="Arial"/>
          <w:b/>
          <w:i/>
          <w:szCs w:val="20"/>
          <w:highlight w:val="yellow"/>
        </w:rPr>
        <w:t xml:space="preserve"> 5</w:t>
      </w:r>
      <w:r w:rsidR="00DD7019">
        <w:rPr>
          <w:rFonts w:cs="Arial"/>
          <w:szCs w:val="20"/>
        </w:rPr>
        <w:t xml:space="preserve">] </w:t>
      </w:r>
      <w:r w:rsidRPr="00DD7019">
        <w:rPr>
          <w:rFonts w:cs="Arial"/>
          <w:strike/>
          <w:szCs w:val="20"/>
        </w:rPr>
        <w:t xml:space="preserve">The entity’s information system relevant to financial reporting may include the use of manual and automated elements, which also affect the manner in which transactions are initiated, recorded, processed, and reported. In particular, procedures to initiate, record, process, and report transactions may be enforced through the IT applications used by the entity, and how the entity has configured those applications. In addition, records in the form of digital information may replace or supplement records in the form of paper documents. </w:t>
      </w:r>
    </w:p>
    <w:p w:rsidR="003E1141" w:rsidRPr="0046484C" w:rsidRDefault="003E1141" w:rsidP="00971C2C">
      <w:pPr>
        <w:ind w:left="547" w:hanging="547"/>
        <w:rPr>
          <w:rFonts w:cs="Arial"/>
          <w:strike/>
          <w:szCs w:val="20"/>
        </w:rPr>
      </w:pPr>
      <w:r w:rsidRPr="00961271">
        <w:rPr>
          <w:rFonts w:cs="Arial"/>
          <w:szCs w:val="20"/>
        </w:rPr>
        <w:t>A139.</w:t>
      </w:r>
      <w:r w:rsidR="002F691E">
        <w:rPr>
          <w:rFonts w:cs="Arial"/>
          <w:szCs w:val="20"/>
        </w:rPr>
        <w:t xml:space="preserve"> </w:t>
      </w:r>
      <w:r w:rsidR="005621E3">
        <w:rPr>
          <w:rFonts w:cs="Arial"/>
          <w:szCs w:val="20"/>
        </w:rPr>
        <w:t>[</w:t>
      </w:r>
      <w:r w:rsidR="005621E3" w:rsidRPr="00821A91">
        <w:rPr>
          <w:rFonts w:cs="Arial"/>
          <w:i/>
          <w:szCs w:val="20"/>
          <w:highlight w:val="yellow"/>
        </w:rPr>
        <w:t>Moved to para</w:t>
      </w:r>
      <w:r w:rsidR="0046484C" w:rsidRPr="00821A91">
        <w:rPr>
          <w:rFonts w:cs="Arial"/>
          <w:i/>
          <w:szCs w:val="20"/>
          <w:highlight w:val="yellow"/>
        </w:rPr>
        <w:t>’s A8a and</w:t>
      </w:r>
      <w:r w:rsidR="005621E3" w:rsidRPr="00821A91">
        <w:rPr>
          <w:rFonts w:cs="Arial"/>
          <w:i/>
          <w:szCs w:val="20"/>
          <w:highlight w:val="yellow"/>
        </w:rPr>
        <w:t xml:space="preserve"> A135i</w:t>
      </w:r>
      <w:r w:rsidR="005621E3">
        <w:rPr>
          <w:rFonts w:cs="Arial"/>
          <w:szCs w:val="20"/>
        </w:rPr>
        <w:t xml:space="preserve">] </w:t>
      </w:r>
      <w:r w:rsidRPr="0046484C">
        <w:rPr>
          <w:rFonts w:cs="Arial"/>
          <w:strike/>
          <w:szCs w:val="20"/>
        </w:rPr>
        <w:t xml:space="preserve">The information system, and related business processes relevant to financial reporting in smaller and less complex entities is likely to be less sophisticated than in larger entities and involve a less complex IT environment, but the role of the information system is just as important. Regardless of the size or nature of the entity, the information system includes relevant aspects of that system relating to information disclosed in the financial statements that is obtained from within or outside of the general and subsidiary ledgers. Smaller and less complex entities with direct management involvement may not need extensive descriptions of accounting </w:t>
      </w:r>
      <w:r w:rsidRPr="0046484C">
        <w:rPr>
          <w:rFonts w:cs="Arial"/>
          <w:strike/>
          <w:szCs w:val="20"/>
        </w:rPr>
        <w:lastRenderedPageBreak/>
        <w:t xml:space="preserve">procedures, sophisticated accounting records, or written policies. Understanding the entity’s information system relevant to financial reporting may therefore require less effort in an audit of smaller and less complex </w:t>
      </w:r>
      <w:proofErr w:type="gramStart"/>
      <w:r w:rsidRPr="0046484C">
        <w:rPr>
          <w:rFonts w:cs="Arial"/>
          <w:strike/>
          <w:szCs w:val="20"/>
        </w:rPr>
        <w:t>entity, and</w:t>
      </w:r>
      <w:proofErr w:type="gramEnd"/>
      <w:r w:rsidRPr="0046484C">
        <w:rPr>
          <w:rFonts w:cs="Arial"/>
          <w:strike/>
          <w:szCs w:val="20"/>
        </w:rPr>
        <w:t xml:space="preserve"> may be more dependent on inquiry than on review of documentation. The need to obtain an understanding, however, remains important to identify risks of material misstatement.</w:t>
      </w:r>
    </w:p>
    <w:p w:rsidR="003E1141" w:rsidRPr="002F691E" w:rsidRDefault="003E1141" w:rsidP="00971C2C">
      <w:pPr>
        <w:ind w:left="547" w:hanging="547"/>
        <w:rPr>
          <w:rFonts w:cs="Arial"/>
          <w:strike/>
          <w:szCs w:val="20"/>
        </w:rPr>
      </w:pPr>
      <w:r w:rsidRPr="00961271">
        <w:rPr>
          <w:rFonts w:cs="Arial"/>
          <w:szCs w:val="20"/>
        </w:rPr>
        <w:t>A140.</w:t>
      </w:r>
      <w:r w:rsidR="005621E3">
        <w:rPr>
          <w:rFonts w:cs="Arial"/>
          <w:szCs w:val="20"/>
        </w:rPr>
        <w:t xml:space="preserve"> [</w:t>
      </w:r>
      <w:r w:rsidR="005621E3" w:rsidRPr="00821A91">
        <w:rPr>
          <w:rFonts w:cs="Arial"/>
          <w:i/>
          <w:szCs w:val="20"/>
          <w:highlight w:val="yellow"/>
        </w:rPr>
        <w:t>Moved to para’s 135g and A137</w:t>
      </w:r>
      <w:r w:rsidR="005621E3">
        <w:rPr>
          <w:rFonts w:cs="Arial"/>
          <w:szCs w:val="20"/>
        </w:rPr>
        <w:t xml:space="preserve">] </w:t>
      </w:r>
      <w:r w:rsidRPr="002F691E">
        <w:rPr>
          <w:rFonts w:cs="Arial"/>
          <w:strike/>
          <w:szCs w:val="20"/>
        </w:rPr>
        <w:t xml:space="preserve">The auditor’s understanding of the information system relevant to financial reporting required by paragraph 35 includes understanding the flows of information relating to the entity’s significant classes of transactions, account balances, and disclosures in the financial statements. The auditor’s understanding of the information system relevant to financial reporting is not required to include an understanding of the flows of information related to classes of transactions, account balances or disclosures that are not significant classes of transactions, account balances or disclosures. </w:t>
      </w:r>
    </w:p>
    <w:p w:rsidR="002F691E" w:rsidRDefault="003E1141" w:rsidP="002F691E">
      <w:pPr>
        <w:ind w:left="547" w:hanging="547"/>
        <w:rPr>
          <w:rFonts w:cs="Arial"/>
          <w:szCs w:val="20"/>
        </w:rPr>
      </w:pPr>
      <w:r w:rsidRPr="002F691E">
        <w:rPr>
          <w:rFonts w:cs="Arial"/>
          <w:szCs w:val="20"/>
        </w:rPr>
        <w:t>A141.</w:t>
      </w:r>
      <w:r w:rsidRPr="002F691E">
        <w:rPr>
          <w:rFonts w:cs="Arial"/>
          <w:szCs w:val="20"/>
        </w:rPr>
        <w:tab/>
      </w:r>
      <w:r w:rsidR="002F691E">
        <w:rPr>
          <w:rFonts w:cs="Arial"/>
          <w:szCs w:val="20"/>
        </w:rPr>
        <w:t>[</w:t>
      </w:r>
      <w:r w:rsidR="002F691E" w:rsidRPr="00821A91">
        <w:rPr>
          <w:rFonts w:cs="Arial"/>
          <w:i/>
          <w:szCs w:val="20"/>
          <w:highlight w:val="yellow"/>
        </w:rPr>
        <w:t>Moved to and reworded in para. A47b</w:t>
      </w:r>
      <w:r w:rsidR="002F691E">
        <w:rPr>
          <w:rFonts w:cs="Arial"/>
          <w:szCs w:val="20"/>
        </w:rPr>
        <w:t>]</w:t>
      </w:r>
      <w:r w:rsidRPr="002F691E">
        <w:rPr>
          <w:rFonts w:cs="Arial"/>
          <w:szCs w:val="20"/>
        </w:rPr>
        <w:t xml:space="preserve"> </w:t>
      </w:r>
      <w:r w:rsidR="002F691E" w:rsidRPr="002F691E">
        <w:rPr>
          <w:rFonts w:cs="Arial"/>
          <w:strike/>
          <w:szCs w:val="20"/>
        </w:rPr>
        <w:t>Risk identification and assessment is an iterative process. The auditor’s expectations formed in paragraph 23 about the classes of transactions, account balances and disclosures may assist the auditor in determining the significant classes of transactions, account balances and disclosures in accordance with paragraph 46, which are those that need to be understood when obtaining an understanding of the information system in accordance with paragraph 35. For example, the auditor may have an expectation that certain significant classes of transactions related to revenue exist, but in obtaining the understanding about the flows of information in the information system, the auditor may identify additional classes of transactions related to revenue that may be significant.</w:t>
      </w:r>
      <w:r w:rsidR="002F691E">
        <w:rPr>
          <w:rFonts w:cs="Arial"/>
          <w:szCs w:val="20"/>
        </w:rPr>
        <w:t xml:space="preserve"> </w:t>
      </w:r>
    </w:p>
    <w:p w:rsidR="00C75146" w:rsidDel="00C75146" w:rsidRDefault="00C75146" w:rsidP="00C75146">
      <w:pPr>
        <w:keepNext/>
        <w:spacing w:before="240"/>
        <w:rPr>
          <w:del w:id="1154" w:author="Author"/>
          <w:rFonts w:cs="Arial"/>
          <w:szCs w:val="20"/>
        </w:rPr>
      </w:pPr>
      <w:r>
        <w:rPr>
          <w:rFonts w:cs="Arial"/>
          <w:szCs w:val="20"/>
        </w:rPr>
        <w:t>[</w:t>
      </w:r>
      <w:r w:rsidRPr="00821A91">
        <w:rPr>
          <w:rFonts w:cs="Arial"/>
          <w:i/>
          <w:szCs w:val="20"/>
          <w:highlight w:val="yellow"/>
        </w:rPr>
        <w:t>Heading of para. A151 moved here</w:t>
      </w:r>
      <w:r>
        <w:rPr>
          <w:rFonts w:cs="Arial"/>
          <w:szCs w:val="20"/>
        </w:rPr>
        <w:t xml:space="preserve">] </w:t>
      </w:r>
      <w:del w:id="1155" w:author="Author">
        <w:r w:rsidDel="00C75146">
          <w:rPr>
            <w:rFonts w:cs="Arial"/>
            <w:szCs w:val="20"/>
          </w:rPr>
          <w:delText>Evaluating the Design of the Information System Controls Relevant to Financial Reporting (Ref: Para. 36)</w:delText>
        </w:r>
      </w:del>
    </w:p>
    <w:p w:rsidR="00C75146" w:rsidRDefault="00C75146" w:rsidP="00C75146">
      <w:pPr>
        <w:ind w:left="547" w:hanging="547"/>
        <w:rPr>
          <w:rFonts w:cs="Arial"/>
          <w:szCs w:val="20"/>
          <w:lang w:val="en-GB"/>
        </w:rPr>
      </w:pPr>
      <w:r>
        <w:rPr>
          <w:rFonts w:cs="Arial"/>
          <w:szCs w:val="20"/>
        </w:rPr>
        <w:t>A141a. [</w:t>
      </w:r>
      <w:r w:rsidRPr="00821A91">
        <w:rPr>
          <w:rFonts w:cs="Arial"/>
          <w:i/>
          <w:szCs w:val="20"/>
          <w:highlight w:val="yellow"/>
        </w:rPr>
        <w:t>Previously para. A151</w:t>
      </w:r>
      <w:r>
        <w:rPr>
          <w:rFonts w:cs="Arial"/>
          <w:szCs w:val="20"/>
        </w:rPr>
        <w:t xml:space="preserve">]. </w:t>
      </w:r>
      <w:del w:id="1156" w:author="Author">
        <w:r w:rsidDel="00313F1E">
          <w:rPr>
            <w:rFonts w:cs="Arial"/>
            <w:szCs w:val="20"/>
            <w:lang w:val="en-GB"/>
          </w:rPr>
          <w:delText xml:space="preserve">The information system relevant to financial reporting comprises the entity’s financial reporting processes, and the entity’s personnel, IT and other resources, deployed in applying those processes. </w:delText>
        </w:r>
      </w:del>
      <w:r>
        <w:rPr>
          <w:rFonts w:cs="Arial"/>
          <w:szCs w:val="20"/>
          <w:lang w:val="en-GB"/>
        </w:rPr>
        <w:t xml:space="preserve">The objective of </w:t>
      </w:r>
      <w:del w:id="1157" w:author="Author">
        <w:r w:rsidDel="00313F1E">
          <w:rPr>
            <w:rFonts w:cs="Arial"/>
            <w:szCs w:val="20"/>
            <w:lang w:val="en-GB"/>
          </w:rPr>
          <w:delText>those processes</w:delText>
        </w:r>
      </w:del>
      <w:ins w:id="1158" w:author="Author">
        <w:r w:rsidR="00313F1E">
          <w:rPr>
            <w:rFonts w:cs="Arial"/>
            <w:szCs w:val="20"/>
            <w:lang w:val="en-GB"/>
          </w:rPr>
          <w:t>information processing</w:t>
        </w:r>
      </w:ins>
      <w:r>
        <w:rPr>
          <w:rFonts w:cs="Arial"/>
          <w:szCs w:val="20"/>
          <w:lang w:val="en-GB"/>
        </w:rPr>
        <w:t xml:space="preserve"> is to capture, store and process data from internal and external sources, and to produce the entity’s accounting records and the information that the entity needs to include in its financial statements. The objective of those processes is also to comply with the requirements and principles in the applicable financial reporting framework, and in other applicable laws or regulations. </w:t>
      </w:r>
      <w:del w:id="1159" w:author="Author">
        <w:r w:rsidDel="00313F1E">
          <w:rPr>
            <w:rFonts w:cs="Arial"/>
            <w:szCs w:val="20"/>
            <w:lang w:val="en-GB"/>
          </w:rPr>
          <w:delText>Paragraphs 10–12 of Appendix 3 sets out further matters for consideration relating to the information system.)</w:delText>
        </w:r>
      </w:del>
    </w:p>
    <w:p w:rsidR="00C75146" w:rsidRDefault="00C75146" w:rsidP="00C75146">
      <w:pPr>
        <w:ind w:left="547" w:hanging="547"/>
        <w:rPr>
          <w:rFonts w:cs="Arial"/>
          <w:szCs w:val="20"/>
          <w:lang w:val="en-GB"/>
        </w:rPr>
      </w:pPr>
      <w:r>
        <w:rPr>
          <w:rFonts w:cs="Arial"/>
          <w:szCs w:val="20"/>
          <w:lang w:val="en-GB"/>
        </w:rPr>
        <w:t xml:space="preserve">A141b. </w:t>
      </w:r>
      <w:r>
        <w:rPr>
          <w:rFonts w:cs="Arial"/>
          <w:szCs w:val="20"/>
        </w:rPr>
        <w:t>[</w:t>
      </w:r>
      <w:r w:rsidRPr="00821A91">
        <w:rPr>
          <w:rFonts w:cs="Arial"/>
          <w:i/>
          <w:szCs w:val="20"/>
          <w:highlight w:val="yellow"/>
        </w:rPr>
        <w:t>Previously para. A152</w:t>
      </w:r>
      <w:r w:rsidR="00313F1E" w:rsidRPr="00821A91">
        <w:rPr>
          <w:rFonts w:cs="Arial"/>
          <w:i/>
          <w:szCs w:val="20"/>
          <w:highlight w:val="yellow"/>
        </w:rPr>
        <w:t xml:space="preserve"> - deleted</w:t>
      </w:r>
      <w:r>
        <w:rPr>
          <w:rFonts w:cs="Arial"/>
          <w:szCs w:val="20"/>
        </w:rPr>
        <w:t>]</w:t>
      </w:r>
      <w:r w:rsidR="00313F1E">
        <w:rPr>
          <w:rFonts w:cs="Arial"/>
          <w:szCs w:val="20"/>
        </w:rPr>
        <w:t xml:space="preserve"> </w:t>
      </w:r>
      <w:del w:id="1160" w:author="Author">
        <w:r w:rsidDel="00313F1E">
          <w:rPr>
            <w:rFonts w:cs="Arial"/>
            <w:szCs w:val="20"/>
            <w:lang w:val="en-GB"/>
          </w:rPr>
          <w:delText>The design of the information system is established in the policies and procedures that define the nature, timing and extent of the entity’s financial reporting processes, and how the entity’s personnel, IT and other resources are deployed in applying them. Such controls are referred to in this ISA as information system controls relevant to financial reporting. Such policies and procedures may be formally documented, for example in a financial reporting manual, or may be less formally established through communication by management.</w:delText>
        </w:r>
      </w:del>
    </w:p>
    <w:p w:rsidR="00C75146" w:rsidRDefault="00C75146" w:rsidP="00C75146">
      <w:pPr>
        <w:ind w:left="547" w:hanging="547"/>
        <w:rPr>
          <w:rFonts w:cs="Arial"/>
          <w:szCs w:val="20"/>
        </w:rPr>
      </w:pPr>
      <w:r>
        <w:rPr>
          <w:rFonts w:cs="Arial"/>
          <w:szCs w:val="20"/>
        </w:rPr>
        <w:t>A141c. [</w:t>
      </w:r>
      <w:r w:rsidRPr="00821A91">
        <w:rPr>
          <w:rFonts w:cs="Arial"/>
          <w:i/>
          <w:szCs w:val="20"/>
          <w:highlight w:val="yellow"/>
        </w:rPr>
        <w:t>Previously para. A153</w:t>
      </w:r>
      <w:r>
        <w:rPr>
          <w:rFonts w:cs="Arial"/>
          <w:szCs w:val="20"/>
        </w:rPr>
        <w:t xml:space="preserve">]The auditor’s understanding of the </w:t>
      </w:r>
      <w:ins w:id="1161" w:author="Author">
        <w:r w:rsidR="00313F1E">
          <w:rPr>
            <w:rFonts w:cs="Arial"/>
            <w:szCs w:val="20"/>
          </w:rPr>
          <w:t xml:space="preserve">relevant aspects of the </w:t>
        </w:r>
      </w:ins>
      <w:r>
        <w:rPr>
          <w:rFonts w:cs="Arial"/>
          <w:szCs w:val="20"/>
        </w:rPr>
        <w:t>information system may be obtained in various ways</w:t>
      </w:r>
      <w:ins w:id="1162" w:author="Author">
        <w:r w:rsidR="00313F1E">
          <w:rPr>
            <w:rFonts w:cs="Arial"/>
            <w:szCs w:val="20"/>
          </w:rPr>
          <w:t xml:space="preserve"> and may include</w:t>
        </w:r>
      </w:ins>
      <w:del w:id="1163" w:author="Author">
        <w:r w:rsidDel="00313F1E">
          <w:rPr>
            <w:rFonts w:cs="Arial"/>
            <w:szCs w:val="20"/>
          </w:rPr>
          <w:delText>. The auditor’s risk assessment procedures to obtain such understanding may include, for example, a combination of</w:delText>
        </w:r>
      </w:del>
      <w:r>
        <w:rPr>
          <w:rFonts w:cs="Arial"/>
          <w:szCs w:val="20"/>
        </w:rPr>
        <w:t>:</w:t>
      </w:r>
    </w:p>
    <w:p w:rsidR="00C75146" w:rsidRDefault="00C75146" w:rsidP="007B1D35">
      <w:pPr>
        <w:pStyle w:val="ListParagraph"/>
        <w:numPr>
          <w:ilvl w:val="0"/>
          <w:numId w:val="62"/>
        </w:numPr>
        <w:ind w:left="1094" w:hanging="547"/>
        <w:contextualSpacing w:val="0"/>
        <w:rPr>
          <w:rFonts w:cs="Arial"/>
          <w:kern w:val="20"/>
          <w:szCs w:val="20"/>
        </w:rPr>
      </w:pPr>
      <w:r>
        <w:rPr>
          <w:rFonts w:cs="Arial"/>
          <w:kern w:val="20"/>
          <w:szCs w:val="20"/>
        </w:rPr>
        <w:t>Inspection of policy or process manuals or other documentation of the entity’s information system;</w:t>
      </w:r>
    </w:p>
    <w:p w:rsidR="00C75146" w:rsidRDefault="00C75146" w:rsidP="007B1D35">
      <w:pPr>
        <w:pStyle w:val="ListParagraph"/>
        <w:numPr>
          <w:ilvl w:val="0"/>
          <w:numId w:val="62"/>
        </w:numPr>
        <w:ind w:left="1094" w:hanging="547"/>
        <w:contextualSpacing w:val="0"/>
        <w:rPr>
          <w:rFonts w:cs="Arial"/>
          <w:kern w:val="20"/>
          <w:szCs w:val="20"/>
        </w:rPr>
      </w:pPr>
      <w:r>
        <w:rPr>
          <w:rFonts w:cs="Arial"/>
          <w:kern w:val="20"/>
          <w:szCs w:val="20"/>
        </w:rPr>
        <w:lastRenderedPageBreak/>
        <w:t>Inquiries of relevant personnel about the procedures used to initiate, record, process and report transactions or about the entity’s financial reporting process; or</w:t>
      </w:r>
    </w:p>
    <w:p w:rsidR="00C75146" w:rsidRDefault="00C75146" w:rsidP="007B1D35">
      <w:pPr>
        <w:pStyle w:val="ListParagraph"/>
        <w:numPr>
          <w:ilvl w:val="0"/>
          <w:numId w:val="62"/>
        </w:numPr>
        <w:ind w:left="1094" w:hanging="547"/>
        <w:contextualSpacing w:val="0"/>
        <w:rPr>
          <w:rFonts w:cs="Arial"/>
          <w:kern w:val="20"/>
          <w:szCs w:val="20"/>
        </w:rPr>
      </w:pPr>
      <w:r>
        <w:rPr>
          <w:rFonts w:cs="Arial"/>
          <w:kern w:val="20"/>
          <w:szCs w:val="20"/>
        </w:rPr>
        <w:t>Observation of the performance of the policies or procedures by entity’s personnel.</w:t>
      </w:r>
    </w:p>
    <w:p w:rsidR="00C75146" w:rsidRDefault="00C75146" w:rsidP="007B1D35">
      <w:pPr>
        <w:pStyle w:val="ListParagraph"/>
        <w:numPr>
          <w:ilvl w:val="0"/>
          <w:numId w:val="62"/>
        </w:numPr>
        <w:ind w:left="1094" w:hanging="547"/>
        <w:contextualSpacing w:val="0"/>
        <w:rPr>
          <w:rFonts w:cs="Arial"/>
          <w:kern w:val="20"/>
          <w:szCs w:val="20"/>
        </w:rPr>
      </w:pPr>
      <w:r>
        <w:rPr>
          <w:rFonts w:cs="Arial"/>
          <w:kern w:val="20"/>
          <w:szCs w:val="20"/>
        </w:rPr>
        <w:t>Selecting transactions and tracing them through the applicable process in the information system.</w:t>
      </w:r>
    </w:p>
    <w:p w:rsidR="00C75146" w:rsidRDefault="00C75146" w:rsidP="00C75146">
      <w:pPr>
        <w:ind w:firstLine="547"/>
        <w:rPr>
          <w:rFonts w:cs="Arial"/>
          <w:szCs w:val="20"/>
        </w:rPr>
      </w:pPr>
      <w:r>
        <w:rPr>
          <w:rFonts w:cs="Arial"/>
          <w:szCs w:val="20"/>
        </w:rPr>
        <w:t>Inquiry alone, however, is not sufficient for such purposes.</w:t>
      </w:r>
    </w:p>
    <w:p w:rsidR="00C75146" w:rsidRDefault="00C75146" w:rsidP="00C75146">
      <w:pPr>
        <w:ind w:left="547" w:hanging="547"/>
        <w:rPr>
          <w:rFonts w:cs="Arial"/>
          <w:szCs w:val="20"/>
        </w:rPr>
      </w:pPr>
      <w:r>
        <w:rPr>
          <w:rFonts w:cs="Arial"/>
          <w:szCs w:val="20"/>
        </w:rPr>
        <w:t>A141d. [</w:t>
      </w:r>
      <w:r w:rsidRPr="00821A91">
        <w:rPr>
          <w:rFonts w:cs="Arial"/>
          <w:i/>
          <w:szCs w:val="20"/>
          <w:highlight w:val="yellow"/>
        </w:rPr>
        <w:t>Previously para. A154</w:t>
      </w:r>
      <w:r w:rsidR="007870D0" w:rsidRPr="00821A91">
        <w:rPr>
          <w:rFonts w:cs="Arial"/>
          <w:i/>
          <w:szCs w:val="20"/>
          <w:highlight w:val="yellow"/>
        </w:rPr>
        <w:t xml:space="preserve"> - deleted</w:t>
      </w:r>
      <w:r>
        <w:rPr>
          <w:rFonts w:cs="Arial"/>
          <w:szCs w:val="20"/>
        </w:rPr>
        <w:t>]</w:t>
      </w:r>
      <w:r w:rsidR="007870D0">
        <w:rPr>
          <w:rFonts w:cs="Arial"/>
          <w:szCs w:val="20"/>
        </w:rPr>
        <w:t xml:space="preserve"> </w:t>
      </w:r>
      <w:del w:id="1164" w:author="Author">
        <w:r w:rsidDel="007870D0">
          <w:rPr>
            <w:rFonts w:cs="Arial"/>
            <w:szCs w:val="20"/>
          </w:rPr>
          <w:delText>The audit evidence obtained by these risk assessment procedures is used by the auditor to evaluate the design of the information system controls relevant to the financial reporting and determine whether they have been implemented.</w:delText>
        </w:r>
        <w:r w:rsidDel="007870D0">
          <w:rPr>
            <w:rFonts w:cs="Arial"/>
            <w:szCs w:val="20"/>
            <w:lang w:val="en-GB"/>
          </w:rPr>
          <w:delText>In evaluating the design of the entity’s information system controls relevant to financial reporting, the auditor considers whether such controls would meet their financial reporting objectives, if implemented as designed and operating effectively.</w:delText>
        </w:r>
      </w:del>
    </w:p>
    <w:p w:rsidR="007870D0" w:rsidRDefault="007870D0" w:rsidP="007870D0">
      <w:pPr>
        <w:spacing w:before="240"/>
        <w:ind w:left="547" w:hanging="547"/>
        <w:rPr>
          <w:rFonts w:cs="Arial"/>
          <w:szCs w:val="20"/>
        </w:rPr>
      </w:pPr>
      <w:ins w:id="1165" w:author="Author">
        <w:r>
          <w:rPr>
            <w:rFonts w:cs="Arial"/>
            <w:szCs w:val="20"/>
          </w:rPr>
          <w:t>Automated Tools and Techniques</w:t>
        </w:r>
      </w:ins>
    </w:p>
    <w:p w:rsidR="00C75146" w:rsidRDefault="00C75146" w:rsidP="00C75146">
      <w:pPr>
        <w:ind w:left="547" w:hanging="547"/>
        <w:rPr>
          <w:rFonts w:cs="Arial"/>
          <w:szCs w:val="20"/>
        </w:rPr>
      </w:pPr>
      <w:r>
        <w:rPr>
          <w:rFonts w:cs="Arial"/>
          <w:szCs w:val="20"/>
        </w:rPr>
        <w:t>A141e. [</w:t>
      </w:r>
      <w:r w:rsidRPr="00821A91">
        <w:rPr>
          <w:rFonts w:cs="Arial"/>
          <w:i/>
          <w:szCs w:val="20"/>
          <w:highlight w:val="yellow"/>
        </w:rPr>
        <w:t>Previously para. A155</w:t>
      </w:r>
      <w:r>
        <w:rPr>
          <w:rFonts w:cs="Arial"/>
          <w:szCs w:val="20"/>
        </w:rPr>
        <w:t xml:space="preserve">]The auditor may also use automated techniques by obtaining direct access to, or a digital download from, the databases in the entity’s information system that store the accounting records of transactions. By using this information, the auditor may confirm the understanding obtained about how transactions flow through the information system by tracing journal entries, or other digital records related to a particular transaction, or an entire population of transactions, from initiation in the accounting records through to recording in the general ledger. Analysis of complete or large sets of transactions may also result in the identification of variations from the normal, or expected, processing procedures for these transactions, which may result in the identification of </w:t>
      </w:r>
      <w:del w:id="1166" w:author="Author">
        <w:r w:rsidDel="007870D0">
          <w:rPr>
            <w:rFonts w:cs="Arial"/>
            <w:szCs w:val="20"/>
          </w:rPr>
          <w:delText xml:space="preserve">additional </w:delText>
        </w:r>
      </w:del>
      <w:r>
        <w:rPr>
          <w:rFonts w:cs="Arial"/>
          <w:szCs w:val="20"/>
        </w:rPr>
        <w:t>risks of material misstatement</w:t>
      </w:r>
      <w:del w:id="1167" w:author="Author">
        <w:r w:rsidDel="007870D0">
          <w:rPr>
            <w:rFonts w:cs="Arial"/>
            <w:szCs w:val="20"/>
          </w:rPr>
          <w:delText xml:space="preserve"> related to non-standard procedures</w:delText>
        </w:r>
      </w:del>
      <w:r>
        <w:rPr>
          <w:rFonts w:cs="Arial"/>
          <w:szCs w:val="20"/>
        </w:rPr>
        <w:t xml:space="preserve">. </w:t>
      </w:r>
    </w:p>
    <w:p w:rsidR="003E1141" w:rsidRPr="00961271" w:rsidRDefault="003E1141" w:rsidP="00425E42">
      <w:pPr>
        <w:keepNext/>
        <w:spacing w:before="240"/>
        <w:rPr>
          <w:rFonts w:cs="Arial"/>
          <w:szCs w:val="20"/>
        </w:rPr>
      </w:pPr>
      <w:r w:rsidRPr="00961271">
        <w:rPr>
          <w:rFonts w:cs="Arial"/>
          <w:szCs w:val="20"/>
        </w:rPr>
        <w:t>Information Obtained from Outside of the General and Subsidiary Ledgers</w:t>
      </w:r>
    </w:p>
    <w:p w:rsidR="003E1141" w:rsidRPr="00961271" w:rsidRDefault="003E1141" w:rsidP="00971C2C">
      <w:pPr>
        <w:ind w:left="547" w:hanging="547"/>
        <w:rPr>
          <w:rFonts w:cs="Arial"/>
          <w:szCs w:val="20"/>
        </w:rPr>
      </w:pPr>
      <w:r w:rsidRPr="00961271">
        <w:rPr>
          <w:rFonts w:cs="Arial"/>
          <w:szCs w:val="20"/>
        </w:rPr>
        <w:t>A142.</w:t>
      </w:r>
      <w:r w:rsidRPr="00961271">
        <w:rPr>
          <w:rFonts w:cs="Arial"/>
          <w:szCs w:val="20"/>
        </w:rPr>
        <w:tab/>
        <w:t xml:space="preserve">Financial statements may contain information that is obtained from outside of the general and subsidiary ledgers. Examples of such information </w:t>
      </w:r>
      <w:ins w:id="1168" w:author="Author">
        <w:r w:rsidR="00DD7019">
          <w:rPr>
            <w:rFonts w:cs="Arial"/>
            <w:szCs w:val="20"/>
          </w:rPr>
          <w:t xml:space="preserve">that the auditor may consider </w:t>
        </w:r>
      </w:ins>
      <w:del w:id="1169" w:author="Author">
        <w:r w:rsidRPr="00961271" w:rsidDel="00DD7019">
          <w:rPr>
            <w:rFonts w:cs="Arial"/>
            <w:szCs w:val="20"/>
          </w:rPr>
          <w:delText xml:space="preserve">may </w:delText>
        </w:r>
      </w:del>
      <w:r w:rsidRPr="00961271">
        <w:rPr>
          <w:rFonts w:cs="Arial"/>
          <w:szCs w:val="20"/>
        </w:rPr>
        <w:t>include:</w:t>
      </w:r>
    </w:p>
    <w:p w:rsidR="003E1141" w:rsidRPr="00961271" w:rsidRDefault="003E1141" w:rsidP="007B1D35">
      <w:pPr>
        <w:pStyle w:val="ListParagraph"/>
        <w:numPr>
          <w:ilvl w:val="0"/>
          <w:numId w:val="61"/>
        </w:numPr>
        <w:ind w:left="1094" w:hanging="547"/>
        <w:contextualSpacing w:val="0"/>
        <w:rPr>
          <w:rFonts w:cs="Arial"/>
          <w:szCs w:val="20"/>
        </w:rPr>
      </w:pPr>
      <w:r w:rsidRPr="00961271">
        <w:rPr>
          <w:rFonts w:cs="Arial"/>
          <w:szCs w:val="20"/>
        </w:rPr>
        <w:t xml:space="preserve">Information obtained from lease agreements </w:t>
      </w:r>
      <w:ins w:id="1170" w:author="Author">
        <w:r w:rsidR="00DD7019">
          <w:rPr>
            <w:rFonts w:cs="Arial"/>
            <w:szCs w:val="20"/>
          </w:rPr>
          <w:t xml:space="preserve">relevant to </w:t>
        </w:r>
      </w:ins>
      <w:r w:rsidRPr="00961271">
        <w:rPr>
          <w:rFonts w:cs="Arial"/>
          <w:szCs w:val="20"/>
        </w:rPr>
        <w:t>disclos</w:t>
      </w:r>
      <w:ins w:id="1171" w:author="Author">
        <w:r w:rsidR="00DD7019">
          <w:rPr>
            <w:rFonts w:cs="Arial"/>
            <w:szCs w:val="20"/>
          </w:rPr>
          <w:t>ures</w:t>
        </w:r>
      </w:ins>
      <w:del w:id="1172" w:author="Author">
        <w:r w:rsidRPr="00961271" w:rsidDel="00DD7019">
          <w:rPr>
            <w:rFonts w:cs="Arial"/>
            <w:szCs w:val="20"/>
          </w:rPr>
          <w:delText>ed</w:delText>
        </w:r>
      </w:del>
      <w:r w:rsidRPr="00961271">
        <w:rPr>
          <w:rFonts w:cs="Arial"/>
          <w:szCs w:val="20"/>
        </w:rPr>
        <w:t xml:space="preserve"> in the financial statements</w:t>
      </w:r>
      <w:del w:id="1173" w:author="Author">
        <w:r w:rsidRPr="00961271" w:rsidDel="00DD7019">
          <w:rPr>
            <w:rFonts w:cs="Arial"/>
            <w:szCs w:val="20"/>
          </w:rPr>
          <w:delText>, such as renewal options or future lease payments</w:delText>
        </w:r>
      </w:del>
      <w:r w:rsidRPr="00961271">
        <w:rPr>
          <w:rFonts w:cs="Arial"/>
          <w:szCs w:val="20"/>
        </w:rPr>
        <w:t>.</w:t>
      </w:r>
    </w:p>
    <w:p w:rsidR="003E1141" w:rsidRPr="00961271" w:rsidRDefault="003E1141" w:rsidP="007B1D35">
      <w:pPr>
        <w:pStyle w:val="ListParagraph"/>
        <w:numPr>
          <w:ilvl w:val="0"/>
          <w:numId w:val="61"/>
        </w:numPr>
        <w:ind w:left="1094" w:hanging="547"/>
        <w:contextualSpacing w:val="0"/>
        <w:rPr>
          <w:rFonts w:cs="Arial"/>
          <w:szCs w:val="20"/>
        </w:rPr>
      </w:pPr>
      <w:r w:rsidRPr="00961271">
        <w:rPr>
          <w:rFonts w:cs="Arial"/>
          <w:szCs w:val="20"/>
        </w:rPr>
        <w:t>Information disclosed in the financial statements that is produced by an entity’s risk management system.</w:t>
      </w:r>
    </w:p>
    <w:p w:rsidR="003E1141" w:rsidRPr="00961271" w:rsidRDefault="003E1141" w:rsidP="007B1D35">
      <w:pPr>
        <w:pStyle w:val="ListParagraph"/>
        <w:numPr>
          <w:ilvl w:val="0"/>
          <w:numId w:val="61"/>
        </w:numPr>
        <w:ind w:left="1094" w:hanging="547"/>
        <w:contextualSpacing w:val="0"/>
        <w:rPr>
          <w:rFonts w:cs="Arial"/>
          <w:szCs w:val="20"/>
        </w:rPr>
      </w:pPr>
      <w:r w:rsidRPr="00961271">
        <w:rPr>
          <w:rFonts w:cs="Arial"/>
          <w:szCs w:val="20"/>
        </w:rPr>
        <w:t>Fair value information produced by management’s experts and disclosed in the financial statements.</w:t>
      </w:r>
    </w:p>
    <w:p w:rsidR="003E1141" w:rsidRPr="00961271" w:rsidRDefault="003E1141" w:rsidP="007B1D35">
      <w:pPr>
        <w:pStyle w:val="ListParagraph"/>
        <w:numPr>
          <w:ilvl w:val="0"/>
          <w:numId w:val="61"/>
        </w:numPr>
        <w:ind w:left="1094" w:hanging="547"/>
        <w:contextualSpacing w:val="0"/>
        <w:rPr>
          <w:rFonts w:cs="Arial"/>
          <w:szCs w:val="20"/>
        </w:rPr>
      </w:pPr>
      <w:r w:rsidRPr="00961271">
        <w:rPr>
          <w:rFonts w:cs="Arial"/>
          <w:szCs w:val="20"/>
        </w:rPr>
        <w:t>Information disclosed in the financial statements that has been obtained from models, or from other calculations used to develop accounting estimates recognized or disclosed in the financial statements, including information relating to the underlying data and assumptions used in those models, such as:</w:t>
      </w:r>
    </w:p>
    <w:p w:rsidR="003E1141" w:rsidRPr="00961271" w:rsidRDefault="003E1141" w:rsidP="007B1D35">
      <w:pPr>
        <w:pStyle w:val="ListParagraph"/>
        <w:numPr>
          <w:ilvl w:val="1"/>
          <w:numId w:val="61"/>
        </w:numPr>
        <w:ind w:left="1641" w:hanging="547"/>
        <w:contextualSpacing w:val="0"/>
        <w:rPr>
          <w:rFonts w:cs="Arial"/>
          <w:szCs w:val="20"/>
        </w:rPr>
      </w:pPr>
      <w:r w:rsidRPr="00961271">
        <w:rPr>
          <w:rFonts w:cs="Arial"/>
          <w:szCs w:val="20"/>
        </w:rPr>
        <w:t xml:space="preserve">Assumptions developed internally that may affect an asset’s useful life; or </w:t>
      </w:r>
    </w:p>
    <w:p w:rsidR="003E1141" w:rsidRPr="00961271" w:rsidRDefault="003E1141" w:rsidP="007B1D35">
      <w:pPr>
        <w:pStyle w:val="ListParagraph"/>
        <w:numPr>
          <w:ilvl w:val="1"/>
          <w:numId w:val="61"/>
        </w:numPr>
        <w:ind w:left="1641" w:hanging="547"/>
        <w:contextualSpacing w:val="0"/>
        <w:rPr>
          <w:rFonts w:cs="Arial"/>
          <w:szCs w:val="20"/>
        </w:rPr>
      </w:pPr>
      <w:r w:rsidRPr="00961271">
        <w:rPr>
          <w:rFonts w:cs="Arial"/>
          <w:szCs w:val="20"/>
        </w:rPr>
        <w:t>Data such as interest rates that are affected by factors outside the control of the entity.</w:t>
      </w:r>
    </w:p>
    <w:p w:rsidR="003E1141" w:rsidRPr="00961271" w:rsidRDefault="003E1141" w:rsidP="007B1D35">
      <w:pPr>
        <w:pStyle w:val="ListParagraph"/>
        <w:numPr>
          <w:ilvl w:val="0"/>
          <w:numId w:val="61"/>
        </w:numPr>
        <w:ind w:left="1094" w:hanging="547"/>
        <w:contextualSpacing w:val="0"/>
        <w:rPr>
          <w:rFonts w:cs="Arial"/>
          <w:szCs w:val="20"/>
        </w:rPr>
      </w:pPr>
      <w:r w:rsidRPr="00961271">
        <w:rPr>
          <w:rFonts w:cs="Arial"/>
          <w:szCs w:val="20"/>
        </w:rPr>
        <w:lastRenderedPageBreak/>
        <w:t>Information disclosed in the financial statements about sensitivity analyses derived from financial models that demonstrates that management has considered alternative assumptions.</w:t>
      </w:r>
    </w:p>
    <w:p w:rsidR="003E1141" w:rsidRPr="00961271" w:rsidRDefault="003E1141" w:rsidP="007B1D35">
      <w:pPr>
        <w:pStyle w:val="ListParagraph"/>
        <w:numPr>
          <w:ilvl w:val="0"/>
          <w:numId w:val="61"/>
        </w:numPr>
        <w:ind w:left="1094" w:hanging="547"/>
        <w:contextualSpacing w:val="0"/>
        <w:rPr>
          <w:rFonts w:cs="Arial"/>
          <w:szCs w:val="20"/>
        </w:rPr>
      </w:pPr>
      <w:r w:rsidRPr="00961271">
        <w:rPr>
          <w:rFonts w:cs="Arial"/>
          <w:szCs w:val="20"/>
        </w:rPr>
        <w:t xml:space="preserve">Information recognized or disclosed in the financial statements that has been obtained from an entity’s tax returns and records. </w:t>
      </w:r>
    </w:p>
    <w:p w:rsidR="003E1141" w:rsidRPr="00961271" w:rsidRDefault="003E1141" w:rsidP="007B1D35">
      <w:pPr>
        <w:pStyle w:val="ListParagraph"/>
        <w:numPr>
          <w:ilvl w:val="0"/>
          <w:numId w:val="61"/>
        </w:numPr>
        <w:ind w:left="1094" w:hanging="547"/>
        <w:contextualSpacing w:val="0"/>
        <w:rPr>
          <w:rFonts w:cs="Arial"/>
          <w:szCs w:val="20"/>
        </w:rPr>
      </w:pPr>
      <w:r w:rsidRPr="00961271">
        <w:rPr>
          <w:rFonts w:cs="Arial"/>
          <w:szCs w:val="20"/>
        </w:rPr>
        <w:t>Information disclosed in the financial statements that has been obtained from analyses prepared to support management’s assessment of the entity’s ability to continue as a going concern, such as disclosures, if any, related to events or conditions that have been identified that may cast significant doubt on the entity’s ability to continue as a going concern.</w:t>
      </w:r>
      <w:r w:rsidRPr="00961271">
        <w:rPr>
          <w:rStyle w:val="FootnoteReference"/>
          <w:rFonts w:cs="Arial"/>
          <w:szCs w:val="20"/>
        </w:rPr>
        <w:footnoteReference w:id="36"/>
      </w:r>
    </w:p>
    <w:p w:rsidR="003E1141" w:rsidRPr="00961271" w:rsidRDefault="003E1141" w:rsidP="00971C2C">
      <w:pPr>
        <w:ind w:left="547" w:hanging="547"/>
        <w:rPr>
          <w:rFonts w:cs="Arial"/>
          <w:szCs w:val="20"/>
        </w:rPr>
      </w:pPr>
      <w:r w:rsidRPr="00961271">
        <w:rPr>
          <w:rFonts w:cs="Arial"/>
          <w:szCs w:val="20"/>
        </w:rPr>
        <w:t>A143.</w:t>
      </w:r>
      <w:r w:rsidRPr="00961271">
        <w:rPr>
          <w:rFonts w:cs="Arial"/>
          <w:szCs w:val="20"/>
        </w:rPr>
        <w:tab/>
        <w:t xml:space="preserve">Certain amounts or disclosures in the entity’s financial statements (such as disclosures about credit risk, liquidity risk, and market risk) may be based on information obtained from the entity’s risk management system. However, the auditor is not required to understand all aspects of the risk management </w:t>
      </w:r>
      <w:proofErr w:type="gramStart"/>
      <w:r w:rsidRPr="00961271">
        <w:rPr>
          <w:rFonts w:cs="Arial"/>
          <w:szCs w:val="20"/>
        </w:rPr>
        <w:t>system, and</w:t>
      </w:r>
      <w:proofErr w:type="gramEnd"/>
      <w:r w:rsidRPr="00961271">
        <w:rPr>
          <w:rFonts w:cs="Arial"/>
          <w:szCs w:val="20"/>
        </w:rPr>
        <w:t xml:space="preserve"> uses professional judgment in determining the necessary understanding.</w:t>
      </w:r>
    </w:p>
    <w:p w:rsidR="003E1141" w:rsidRPr="00961271" w:rsidRDefault="003E1141" w:rsidP="00971C2C">
      <w:pPr>
        <w:keepNext/>
        <w:spacing w:before="240"/>
        <w:rPr>
          <w:rFonts w:cs="Arial"/>
          <w:szCs w:val="20"/>
        </w:rPr>
      </w:pPr>
      <w:r w:rsidRPr="00961271">
        <w:rPr>
          <w:rFonts w:cs="Arial"/>
          <w:szCs w:val="20"/>
        </w:rPr>
        <w:t>Understanding the Entity’s Use of Information Technology in the I</w:t>
      </w:r>
      <w:r>
        <w:rPr>
          <w:rFonts w:cs="Arial"/>
          <w:szCs w:val="20"/>
        </w:rPr>
        <w:t xml:space="preserve">nformation System </w:t>
      </w:r>
      <w:del w:id="1174" w:author="Author">
        <w:r w:rsidDel="00B84B87">
          <w:rPr>
            <w:rFonts w:cs="Arial"/>
            <w:szCs w:val="20"/>
          </w:rPr>
          <w:delText>(Ref: Para. 35</w:delText>
        </w:r>
        <w:r w:rsidRPr="00961271" w:rsidDel="00B84B87">
          <w:rPr>
            <w:rFonts w:cs="Arial"/>
            <w:szCs w:val="20"/>
          </w:rPr>
          <w:delText>(d))</w:delText>
        </w:r>
      </w:del>
    </w:p>
    <w:p w:rsidR="00821A91" w:rsidRPr="00E33342" w:rsidRDefault="00821A91" w:rsidP="00821A91">
      <w:pPr>
        <w:ind w:left="547" w:hanging="547"/>
        <w:rPr>
          <w:ins w:id="1175" w:author="Author"/>
          <w:rFonts w:cs="Arial"/>
          <w:b/>
          <w:szCs w:val="20"/>
        </w:rPr>
      </w:pPr>
      <w:bookmarkStart w:id="1176" w:name="_Hlk8128808"/>
      <w:ins w:id="1177" w:author="Author">
        <w:r w:rsidRPr="00E33342">
          <w:rPr>
            <w:rFonts w:cs="Arial"/>
            <w:b/>
            <w:szCs w:val="20"/>
          </w:rPr>
          <w:t xml:space="preserve">Why </w:t>
        </w:r>
        <w:r>
          <w:rPr>
            <w:rFonts w:cs="Arial"/>
            <w:b/>
            <w:szCs w:val="20"/>
          </w:rPr>
          <w:t>D</w:t>
        </w:r>
        <w:r w:rsidRPr="00E33342">
          <w:rPr>
            <w:rFonts w:cs="Arial"/>
            <w:b/>
            <w:szCs w:val="20"/>
          </w:rPr>
          <w:t xml:space="preserve">oes the </w:t>
        </w:r>
        <w:r>
          <w:rPr>
            <w:rFonts w:cs="Arial"/>
            <w:b/>
            <w:szCs w:val="20"/>
          </w:rPr>
          <w:t>A</w:t>
        </w:r>
        <w:r w:rsidRPr="00E33342">
          <w:rPr>
            <w:rFonts w:cs="Arial"/>
            <w:b/>
            <w:szCs w:val="20"/>
          </w:rPr>
          <w:t xml:space="preserve">uditor </w:t>
        </w:r>
        <w:r>
          <w:rPr>
            <w:rFonts w:cs="Arial"/>
            <w:b/>
            <w:szCs w:val="20"/>
          </w:rPr>
          <w:t>U</w:t>
        </w:r>
        <w:r w:rsidRPr="00E33342">
          <w:rPr>
            <w:rFonts w:cs="Arial"/>
            <w:b/>
            <w:szCs w:val="20"/>
          </w:rPr>
          <w:t xml:space="preserve">nderstand the IT </w:t>
        </w:r>
        <w:r>
          <w:rPr>
            <w:rFonts w:cs="Arial"/>
            <w:b/>
            <w:szCs w:val="20"/>
          </w:rPr>
          <w:t>E</w:t>
        </w:r>
        <w:r w:rsidRPr="00E33342">
          <w:rPr>
            <w:rFonts w:cs="Arial"/>
            <w:b/>
            <w:szCs w:val="20"/>
          </w:rPr>
          <w:t xml:space="preserve">nvironment </w:t>
        </w:r>
        <w:r>
          <w:rPr>
            <w:rFonts w:cs="Arial"/>
            <w:b/>
            <w:szCs w:val="20"/>
          </w:rPr>
          <w:t>R</w:t>
        </w:r>
        <w:r w:rsidRPr="00E33342">
          <w:rPr>
            <w:rFonts w:cs="Arial"/>
            <w:b/>
            <w:szCs w:val="20"/>
          </w:rPr>
          <w:t xml:space="preserve">elevant to the </w:t>
        </w:r>
        <w:r>
          <w:rPr>
            <w:rFonts w:cs="Arial"/>
            <w:b/>
            <w:szCs w:val="20"/>
          </w:rPr>
          <w:t>I</w:t>
        </w:r>
        <w:r w:rsidRPr="00E33342">
          <w:rPr>
            <w:rFonts w:cs="Arial"/>
            <w:b/>
            <w:szCs w:val="20"/>
          </w:rPr>
          <w:t xml:space="preserve">nformation </w:t>
        </w:r>
        <w:proofErr w:type="gramStart"/>
        <w:r>
          <w:rPr>
            <w:rFonts w:cs="Arial"/>
            <w:b/>
            <w:szCs w:val="20"/>
          </w:rPr>
          <w:t>S</w:t>
        </w:r>
        <w:r w:rsidRPr="00E33342">
          <w:rPr>
            <w:rFonts w:cs="Arial"/>
            <w:b/>
            <w:szCs w:val="20"/>
          </w:rPr>
          <w:t>ystem</w:t>
        </w:r>
        <w:proofErr w:type="gramEnd"/>
      </w:ins>
    </w:p>
    <w:p w:rsidR="00B46B57" w:rsidRDefault="003E1141" w:rsidP="00D77FA8">
      <w:pPr>
        <w:ind w:left="547" w:hanging="547"/>
        <w:rPr>
          <w:ins w:id="1178" w:author="Author"/>
          <w:rFonts w:cs="Arial"/>
          <w:szCs w:val="20"/>
        </w:rPr>
      </w:pPr>
      <w:r w:rsidRPr="00961271">
        <w:rPr>
          <w:rFonts w:cs="Arial"/>
          <w:szCs w:val="20"/>
        </w:rPr>
        <w:t>A144.</w:t>
      </w:r>
      <w:r w:rsidRPr="00961271">
        <w:rPr>
          <w:rFonts w:cs="Arial"/>
          <w:szCs w:val="20"/>
        </w:rPr>
        <w:tab/>
        <w:t>The auditor</w:t>
      </w:r>
      <w:ins w:id="1179" w:author="Author">
        <w:r w:rsidR="009515EA">
          <w:rPr>
            <w:rFonts w:cs="Arial"/>
            <w:szCs w:val="20"/>
          </w:rPr>
          <w:t>’s understanding of the information system includes</w:t>
        </w:r>
      </w:ins>
      <w:r w:rsidRPr="00961271">
        <w:rPr>
          <w:rFonts w:cs="Arial"/>
          <w:szCs w:val="20"/>
        </w:rPr>
        <w:t xml:space="preserve"> </w:t>
      </w:r>
      <w:del w:id="1180" w:author="Author">
        <w:r w:rsidRPr="00961271" w:rsidDel="009515EA">
          <w:rPr>
            <w:rFonts w:cs="Arial"/>
            <w:szCs w:val="20"/>
          </w:rPr>
          <w:delText xml:space="preserve">is required to understand </w:delText>
        </w:r>
      </w:del>
      <w:r w:rsidRPr="00961271">
        <w:rPr>
          <w:rFonts w:cs="Arial"/>
          <w:szCs w:val="20"/>
        </w:rPr>
        <w:t xml:space="preserve">the IT environment relevant to the </w:t>
      </w:r>
      <w:ins w:id="1181" w:author="Author">
        <w:r w:rsidR="009515EA">
          <w:rPr>
            <w:rFonts w:cs="Arial"/>
            <w:szCs w:val="20"/>
          </w:rPr>
          <w:t xml:space="preserve">flows of transactions and processing of information in the </w:t>
        </w:r>
      </w:ins>
      <w:r w:rsidRPr="00961271">
        <w:rPr>
          <w:rFonts w:cs="Arial"/>
          <w:szCs w:val="20"/>
        </w:rPr>
        <w:t xml:space="preserve">entity’s information system because the entity’s use of IT applications or other aspects in the IT environment may give rise to risks arising from the use of IT. </w:t>
      </w:r>
      <w:r w:rsidR="00D77FA8">
        <w:rPr>
          <w:rFonts w:cs="Arial"/>
          <w:szCs w:val="20"/>
        </w:rPr>
        <w:t>[</w:t>
      </w:r>
      <w:r w:rsidR="00DD7019">
        <w:rPr>
          <w:rFonts w:cs="Arial"/>
          <w:szCs w:val="20"/>
        </w:rPr>
        <w:t>R</w:t>
      </w:r>
      <w:r w:rsidR="00D77FA8">
        <w:rPr>
          <w:rFonts w:cs="Arial"/>
          <w:szCs w:val="20"/>
        </w:rPr>
        <w:t xml:space="preserve">est of </w:t>
      </w:r>
      <w:r w:rsidR="00DD7019">
        <w:rPr>
          <w:rFonts w:cs="Arial"/>
          <w:szCs w:val="20"/>
        </w:rPr>
        <w:t xml:space="preserve">Para. </w:t>
      </w:r>
      <w:r w:rsidR="00D77FA8">
        <w:rPr>
          <w:rFonts w:cs="Arial"/>
          <w:szCs w:val="20"/>
        </w:rPr>
        <w:t xml:space="preserve">A144 moved down] </w:t>
      </w:r>
    </w:p>
    <w:p w:rsidR="00D77FA8" w:rsidDel="00D77FA8" w:rsidRDefault="00D77FA8" w:rsidP="00E33342">
      <w:pPr>
        <w:ind w:left="547" w:hanging="547"/>
        <w:rPr>
          <w:del w:id="1182" w:author="Author"/>
          <w:rFonts w:cs="Arial"/>
          <w:szCs w:val="20"/>
        </w:rPr>
      </w:pPr>
      <w:bookmarkStart w:id="1183" w:name="_Hlk8129007"/>
      <w:bookmarkEnd w:id="1176"/>
      <w:ins w:id="1184" w:author="Author">
        <w:r>
          <w:rPr>
            <w:rFonts w:cs="Arial"/>
            <w:szCs w:val="20"/>
          </w:rPr>
          <w:t>A144</w:t>
        </w:r>
        <w:r w:rsidR="00DD7019">
          <w:rPr>
            <w:rFonts w:cs="Arial"/>
            <w:szCs w:val="20"/>
          </w:rPr>
          <w:t>a</w:t>
        </w:r>
        <w:r>
          <w:rPr>
            <w:rFonts w:cs="Arial"/>
            <w:szCs w:val="20"/>
          </w:rPr>
          <w:t xml:space="preserve">. The understanding of the entity’s business model and how it integrates </w:t>
        </w:r>
        <w:r w:rsidR="00E33342">
          <w:rPr>
            <w:rFonts w:cs="Arial"/>
            <w:szCs w:val="20"/>
          </w:rPr>
          <w:t xml:space="preserve">the use of </w:t>
        </w:r>
        <w:r>
          <w:rPr>
            <w:rFonts w:cs="Arial"/>
            <w:szCs w:val="20"/>
          </w:rPr>
          <w:t xml:space="preserve">IT may provide useful context to the nature and extent of IT expected in the information system.  </w:t>
        </w:r>
      </w:ins>
      <w:bookmarkEnd w:id="1183"/>
    </w:p>
    <w:p w:rsidR="00443552" w:rsidRDefault="00E33342" w:rsidP="00443552">
      <w:pPr>
        <w:ind w:left="547" w:hanging="547"/>
        <w:rPr>
          <w:ins w:id="1185" w:author="Author"/>
          <w:rFonts w:cs="Arial"/>
          <w:szCs w:val="20"/>
        </w:rPr>
      </w:pPr>
      <w:ins w:id="1186" w:author="Author">
        <w:r>
          <w:rPr>
            <w:rFonts w:cs="Arial"/>
            <w:szCs w:val="20"/>
          </w:rPr>
          <w:t>A144</w:t>
        </w:r>
        <w:r w:rsidR="00DD7019">
          <w:rPr>
            <w:rFonts w:cs="Arial"/>
            <w:szCs w:val="20"/>
          </w:rPr>
          <w:t>b</w:t>
        </w:r>
        <w:r>
          <w:rPr>
            <w:rFonts w:cs="Arial"/>
            <w:szCs w:val="20"/>
          </w:rPr>
          <w:t>. T</w:t>
        </w:r>
        <w:r w:rsidRPr="005546D5">
          <w:rPr>
            <w:rFonts w:cs="Arial"/>
            <w:szCs w:val="20"/>
          </w:rPr>
          <w:t xml:space="preserve">he auditor’s understanding of the IT environment may focus on identifying, and understanding the nature </w:t>
        </w:r>
        <w:r>
          <w:rPr>
            <w:rFonts w:cs="Arial"/>
            <w:szCs w:val="20"/>
          </w:rPr>
          <w:t xml:space="preserve">and number </w:t>
        </w:r>
        <w:r w:rsidRPr="005546D5">
          <w:rPr>
            <w:rFonts w:cs="Arial"/>
            <w:szCs w:val="20"/>
          </w:rPr>
          <w:t xml:space="preserve">of, the specific IT applications and other aspects of the IT environment that are </w:t>
        </w:r>
        <w:r w:rsidR="007A78BB">
          <w:rPr>
            <w:rFonts w:cs="Arial"/>
            <w:szCs w:val="20"/>
          </w:rPr>
          <w:t>relevant to the flows of transactions and processing of information in the information system</w:t>
        </w:r>
        <w:r w:rsidRPr="005546D5">
          <w:rPr>
            <w:rFonts w:cs="Arial"/>
            <w:szCs w:val="20"/>
          </w:rPr>
          <w:t xml:space="preserve">.   </w:t>
        </w:r>
      </w:ins>
      <w:r w:rsidR="007A78BB">
        <w:rPr>
          <w:rFonts w:cs="Arial"/>
          <w:szCs w:val="20"/>
        </w:rPr>
        <w:t>[</w:t>
      </w:r>
      <w:r w:rsidR="00443552" w:rsidRPr="00821A91">
        <w:rPr>
          <w:rFonts w:cs="Arial"/>
          <w:i/>
          <w:szCs w:val="20"/>
          <w:highlight w:val="yellow"/>
        </w:rPr>
        <w:t xml:space="preserve">Moved from and reworded last sentence of para. </w:t>
      </w:r>
      <w:r w:rsidR="007A78BB" w:rsidRPr="00821A91">
        <w:rPr>
          <w:rFonts w:cs="Arial"/>
          <w:i/>
          <w:szCs w:val="20"/>
          <w:highlight w:val="yellow"/>
        </w:rPr>
        <w:t>A147</w:t>
      </w:r>
      <w:r w:rsidR="007A78BB">
        <w:rPr>
          <w:rFonts w:cs="Arial"/>
          <w:szCs w:val="20"/>
        </w:rPr>
        <w:t>]</w:t>
      </w:r>
      <w:r w:rsidR="00443552">
        <w:rPr>
          <w:rFonts w:cs="Arial"/>
          <w:szCs w:val="20"/>
        </w:rPr>
        <w:t xml:space="preserve"> </w:t>
      </w:r>
      <w:ins w:id="1187" w:author="Author">
        <w:r w:rsidR="00443552">
          <w:rPr>
            <w:rFonts w:cs="Arial"/>
            <w:szCs w:val="20"/>
          </w:rPr>
          <w:t>Changes in the flow of transactions or information within the information system may result from program changes to IT applications involved in processing those transactions or information.</w:t>
        </w:r>
      </w:ins>
    </w:p>
    <w:p w:rsidR="0034049E" w:rsidRDefault="003E1141" w:rsidP="00971C2C">
      <w:pPr>
        <w:ind w:left="547" w:hanging="547"/>
        <w:rPr>
          <w:rFonts w:cs="Arial"/>
          <w:szCs w:val="20"/>
        </w:rPr>
      </w:pPr>
      <w:bookmarkStart w:id="1188" w:name="_Hlk8129018"/>
      <w:r w:rsidRPr="00961271">
        <w:rPr>
          <w:rFonts w:cs="Arial"/>
          <w:szCs w:val="20"/>
        </w:rPr>
        <w:t xml:space="preserve">A145. </w:t>
      </w:r>
      <w:r w:rsidR="0034049E">
        <w:rPr>
          <w:rFonts w:cs="Arial"/>
          <w:szCs w:val="20"/>
        </w:rPr>
        <w:t>[</w:t>
      </w:r>
      <w:r w:rsidR="0034049E" w:rsidRPr="00DD7019">
        <w:rPr>
          <w:rFonts w:cs="Arial"/>
          <w:i/>
          <w:szCs w:val="20"/>
          <w:highlight w:val="yellow"/>
        </w:rPr>
        <w:t xml:space="preserve">Moved to </w:t>
      </w:r>
      <w:r w:rsidR="00DD7019" w:rsidRPr="00F457DA">
        <w:rPr>
          <w:rFonts w:cs="Arial"/>
          <w:b/>
          <w:i/>
          <w:szCs w:val="20"/>
          <w:highlight w:val="yellow"/>
        </w:rPr>
        <w:t>A</w:t>
      </w:r>
      <w:r w:rsidR="0034049E" w:rsidRPr="00F457DA">
        <w:rPr>
          <w:rFonts w:cs="Arial"/>
          <w:b/>
          <w:i/>
          <w:szCs w:val="20"/>
          <w:highlight w:val="yellow"/>
        </w:rPr>
        <w:t>ppendix</w:t>
      </w:r>
      <w:r w:rsidR="00F457DA" w:rsidRPr="00F457DA">
        <w:rPr>
          <w:rFonts w:cs="Arial"/>
          <w:b/>
          <w:i/>
          <w:szCs w:val="20"/>
          <w:highlight w:val="yellow"/>
        </w:rPr>
        <w:t xml:space="preserve"> 5</w:t>
      </w:r>
      <w:r w:rsidR="0034049E">
        <w:rPr>
          <w:rFonts w:cs="Arial"/>
          <w:szCs w:val="20"/>
        </w:rPr>
        <w:t xml:space="preserve">] </w:t>
      </w:r>
    </w:p>
    <w:p w:rsidR="00E33342" w:rsidRDefault="003E1141" w:rsidP="00E33342">
      <w:pPr>
        <w:ind w:left="547" w:hanging="547"/>
        <w:rPr>
          <w:ins w:id="1189" w:author="Author"/>
          <w:rFonts w:cs="Arial"/>
          <w:szCs w:val="20"/>
        </w:rPr>
      </w:pPr>
      <w:r w:rsidRPr="00961271">
        <w:rPr>
          <w:rFonts w:cs="Arial"/>
          <w:szCs w:val="20"/>
        </w:rPr>
        <w:t>A146.</w:t>
      </w:r>
      <w:r w:rsidR="00F457DA">
        <w:rPr>
          <w:rFonts w:cs="Arial"/>
          <w:szCs w:val="20"/>
        </w:rPr>
        <w:t xml:space="preserve"> </w:t>
      </w:r>
      <w:r w:rsidRPr="00961271">
        <w:rPr>
          <w:rFonts w:cs="Arial"/>
          <w:szCs w:val="20"/>
        </w:rPr>
        <w:t xml:space="preserve">The auditor may </w:t>
      </w:r>
      <w:del w:id="1190" w:author="Author">
        <w:r w:rsidRPr="00961271" w:rsidDel="00FE6271">
          <w:rPr>
            <w:rFonts w:cs="Arial"/>
            <w:szCs w:val="20"/>
          </w:rPr>
          <w:delText xml:space="preserve">take an approach to obtaining the understanding the IT environment that involves </w:delText>
        </w:r>
      </w:del>
      <w:r w:rsidRPr="00961271">
        <w:rPr>
          <w:rFonts w:cs="Arial"/>
          <w:szCs w:val="20"/>
        </w:rPr>
        <w:t>identify</w:t>
      </w:r>
      <w:del w:id="1191" w:author="Author">
        <w:r w:rsidRPr="00961271" w:rsidDel="00FE6271">
          <w:rPr>
            <w:rFonts w:cs="Arial"/>
            <w:szCs w:val="20"/>
          </w:rPr>
          <w:delText>ing</w:delText>
        </w:r>
      </w:del>
      <w:r w:rsidRPr="00961271">
        <w:rPr>
          <w:rFonts w:cs="Arial"/>
          <w:szCs w:val="20"/>
        </w:rPr>
        <w:t xml:space="preserve"> the IT applications and supporting IT infrastructure concurrently with the auditor’s understanding of how information relating to significant classes of transactions, account balances and disclosures flows </w:t>
      </w:r>
      <w:ins w:id="1192" w:author="Author">
        <w:r w:rsidR="00B46B57">
          <w:rPr>
            <w:rFonts w:cs="Arial"/>
            <w:szCs w:val="20"/>
          </w:rPr>
          <w:t xml:space="preserve">into, </w:t>
        </w:r>
      </w:ins>
      <w:r w:rsidRPr="00961271">
        <w:rPr>
          <w:rFonts w:cs="Arial"/>
          <w:szCs w:val="20"/>
        </w:rPr>
        <w:t xml:space="preserve">through </w:t>
      </w:r>
      <w:ins w:id="1193" w:author="Author">
        <w:r w:rsidR="00B46B57">
          <w:rPr>
            <w:rFonts w:cs="Arial"/>
            <w:szCs w:val="20"/>
          </w:rPr>
          <w:t xml:space="preserve">and out </w:t>
        </w:r>
      </w:ins>
      <w:r w:rsidRPr="00961271">
        <w:rPr>
          <w:rFonts w:cs="Arial"/>
          <w:szCs w:val="20"/>
        </w:rPr>
        <w:t xml:space="preserve">the entity’s information system. </w:t>
      </w:r>
      <w:r w:rsidR="00E33342">
        <w:rPr>
          <w:rFonts w:cs="Arial"/>
          <w:szCs w:val="20"/>
        </w:rPr>
        <w:t xml:space="preserve"> </w:t>
      </w:r>
    </w:p>
    <w:p w:rsidR="008E3561" w:rsidRPr="00443552" w:rsidRDefault="003E1141" w:rsidP="008E3561">
      <w:pPr>
        <w:ind w:left="547" w:hanging="547"/>
        <w:rPr>
          <w:rFonts w:cs="Arial"/>
          <w:szCs w:val="20"/>
        </w:rPr>
      </w:pPr>
      <w:bookmarkStart w:id="1194" w:name="_Hlk8129031"/>
      <w:bookmarkStart w:id="1195" w:name="_Hlk8129091"/>
      <w:bookmarkEnd w:id="1188"/>
      <w:r w:rsidRPr="00961271">
        <w:rPr>
          <w:rFonts w:cs="Arial"/>
          <w:szCs w:val="20"/>
        </w:rPr>
        <w:t>A147.</w:t>
      </w:r>
      <w:bookmarkEnd w:id="1194"/>
      <w:r w:rsidR="008E3561">
        <w:rPr>
          <w:rFonts w:cs="Arial"/>
          <w:szCs w:val="20"/>
        </w:rPr>
        <w:tab/>
      </w:r>
      <w:r w:rsidR="00F457DA">
        <w:rPr>
          <w:rFonts w:cs="Arial"/>
          <w:szCs w:val="20"/>
        </w:rPr>
        <w:t>[</w:t>
      </w:r>
      <w:r w:rsidR="00F457DA" w:rsidRPr="00F457DA">
        <w:rPr>
          <w:rFonts w:cs="Arial"/>
          <w:i/>
          <w:szCs w:val="20"/>
          <w:highlight w:val="yellow"/>
        </w:rPr>
        <w:t xml:space="preserve">Partly moved to </w:t>
      </w:r>
      <w:r w:rsidR="00F457DA" w:rsidRPr="00B84B87">
        <w:rPr>
          <w:rFonts w:cs="Arial"/>
          <w:b/>
          <w:i/>
          <w:szCs w:val="20"/>
          <w:highlight w:val="yellow"/>
        </w:rPr>
        <w:t>Appendix</w:t>
      </w:r>
      <w:r w:rsidR="00F457DA" w:rsidRPr="00F457DA">
        <w:rPr>
          <w:rFonts w:cs="Arial"/>
          <w:i/>
          <w:szCs w:val="20"/>
          <w:highlight w:val="yellow"/>
        </w:rPr>
        <w:t xml:space="preserve"> </w:t>
      </w:r>
      <w:r w:rsidR="00F457DA" w:rsidRPr="00F457DA">
        <w:rPr>
          <w:rFonts w:cs="Arial"/>
          <w:b/>
          <w:i/>
          <w:szCs w:val="20"/>
          <w:highlight w:val="yellow"/>
        </w:rPr>
        <w:t>5</w:t>
      </w:r>
      <w:r w:rsidR="00F457DA">
        <w:rPr>
          <w:rFonts w:cs="Arial"/>
          <w:szCs w:val="20"/>
        </w:rPr>
        <w:t xml:space="preserve">] </w:t>
      </w:r>
      <w:r w:rsidR="008E3561" w:rsidRPr="008E3561">
        <w:rPr>
          <w:rFonts w:cs="Arial"/>
          <w:strike/>
          <w:szCs w:val="20"/>
        </w:rPr>
        <w:t>In obtaining the understanding of the IT environment, the auditor may also obtain a high-level understanding of the IT processes and the personnel involved in maintaining the IT environment (e.g., the number and skill level of the IT support resources that manage security and changes to the environment), which assists the auditor in understanding the complexity of the IT environment.</w:t>
      </w:r>
      <w:r w:rsidR="008E3561" w:rsidRPr="00443552">
        <w:rPr>
          <w:rFonts w:cs="Arial"/>
          <w:szCs w:val="20"/>
        </w:rPr>
        <w:t xml:space="preserve"> </w:t>
      </w:r>
      <w:r w:rsidR="00443552" w:rsidRPr="00443552">
        <w:rPr>
          <w:rFonts w:cs="Arial"/>
          <w:szCs w:val="20"/>
        </w:rPr>
        <w:t>[</w:t>
      </w:r>
      <w:r w:rsidR="00443552" w:rsidRPr="00821A91">
        <w:rPr>
          <w:rFonts w:cs="Arial"/>
          <w:i/>
          <w:szCs w:val="20"/>
          <w:highlight w:val="yellow"/>
        </w:rPr>
        <w:t>Moved to and reworded in A144b</w:t>
      </w:r>
      <w:r w:rsidR="00443552" w:rsidRPr="00443552">
        <w:rPr>
          <w:rFonts w:cs="Arial"/>
          <w:szCs w:val="20"/>
        </w:rPr>
        <w:t xml:space="preserve">] </w:t>
      </w:r>
      <w:del w:id="1196" w:author="Author">
        <w:r w:rsidR="008E3561" w:rsidRPr="00443552" w:rsidDel="00443552">
          <w:rPr>
            <w:rFonts w:cs="Arial"/>
            <w:szCs w:val="20"/>
          </w:rPr>
          <w:delText>This understanding may include identifying significant changes in the IT environment, which may be revealed through significant changes in the flows of transactions or information through the entity’s information system.</w:delText>
        </w:r>
      </w:del>
    </w:p>
    <w:p w:rsidR="0034049E" w:rsidRDefault="003E1141" w:rsidP="00971C2C">
      <w:pPr>
        <w:ind w:left="547" w:hanging="547"/>
        <w:rPr>
          <w:rFonts w:cs="Arial"/>
          <w:szCs w:val="20"/>
        </w:rPr>
      </w:pPr>
      <w:bookmarkStart w:id="1197" w:name="_Hlk8129046"/>
      <w:bookmarkEnd w:id="1195"/>
      <w:r w:rsidRPr="00961271">
        <w:rPr>
          <w:rFonts w:cs="Arial"/>
          <w:szCs w:val="20"/>
        </w:rPr>
        <w:lastRenderedPageBreak/>
        <w:t>A148.</w:t>
      </w:r>
      <w:r w:rsidRPr="00961271">
        <w:rPr>
          <w:rFonts w:cs="Arial"/>
          <w:szCs w:val="20"/>
        </w:rPr>
        <w:tab/>
      </w:r>
      <w:r w:rsidR="00443552">
        <w:rPr>
          <w:rFonts w:cs="Arial"/>
          <w:szCs w:val="20"/>
        </w:rPr>
        <w:t xml:space="preserve">[Deleted] </w:t>
      </w:r>
      <w:del w:id="1198" w:author="Author">
        <w:r w:rsidRPr="00961271" w:rsidDel="00B46B57">
          <w:rPr>
            <w:rFonts w:cs="Arial"/>
            <w:szCs w:val="20"/>
          </w:rPr>
          <w:delText>Obtaining the auditor’s understanding of the IT environment</w:delText>
        </w:r>
        <w:r w:rsidDel="00B46B57">
          <w:rPr>
            <w:rFonts w:cs="Arial"/>
            <w:szCs w:val="20"/>
          </w:rPr>
          <w:delText xml:space="preserve"> in accordance with paragraph 35</w:delText>
        </w:r>
        <w:r w:rsidRPr="00961271" w:rsidDel="00B46B57">
          <w:rPr>
            <w:rFonts w:cs="Arial"/>
            <w:szCs w:val="20"/>
          </w:rPr>
          <w:delText>(d), and the auditor’s identification of IT applications and other aspects of the IT environment relevant to the audit</w:delText>
        </w:r>
        <w:r w:rsidDel="00B46B57">
          <w:rPr>
            <w:rFonts w:cs="Arial"/>
            <w:szCs w:val="20"/>
          </w:rPr>
          <w:delText xml:space="preserve"> in accordance with paragraph 40</w:delText>
        </w:r>
        <w:r w:rsidRPr="00961271" w:rsidDel="00B46B57">
          <w:rPr>
            <w:rFonts w:cs="Arial"/>
            <w:szCs w:val="20"/>
          </w:rPr>
          <w:delText>, may involve an iterative process or may be performed concurrently.</w:delText>
        </w:r>
      </w:del>
      <w:r w:rsidRPr="00961271">
        <w:rPr>
          <w:rFonts w:cs="Arial"/>
          <w:szCs w:val="20"/>
        </w:rPr>
        <w:t xml:space="preserve"> </w:t>
      </w:r>
    </w:p>
    <w:p w:rsidR="0034049E" w:rsidRDefault="0034049E" w:rsidP="0034049E">
      <w:pPr>
        <w:rPr>
          <w:rFonts w:cs="Arial"/>
          <w:szCs w:val="20"/>
          <w:highlight w:val="green"/>
        </w:rPr>
      </w:pPr>
      <w:r>
        <w:rPr>
          <w:rFonts w:cs="Arial"/>
          <w:szCs w:val="20"/>
        </w:rPr>
        <w:tab/>
        <w:t>[</w:t>
      </w:r>
      <w:r w:rsidRPr="00DD7019">
        <w:rPr>
          <w:rFonts w:cs="Arial"/>
          <w:i/>
          <w:szCs w:val="20"/>
          <w:highlight w:val="yellow"/>
        </w:rPr>
        <w:t xml:space="preserve">Remainder of </w:t>
      </w:r>
      <w:r w:rsidR="00DD7019" w:rsidRPr="00DD7019">
        <w:rPr>
          <w:rFonts w:cs="Arial"/>
          <w:i/>
          <w:szCs w:val="20"/>
          <w:highlight w:val="yellow"/>
        </w:rPr>
        <w:t xml:space="preserve">Para. </w:t>
      </w:r>
      <w:r w:rsidRPr="00DD7019">
        <w:rPr>
          <w:rFonts w:cs="Arial"/>
          <w:i/>
          <w:szCs w:val="20"/>
          <w:highlight w:val="yellow"/>
        </w:rPr>
        <w:t xml:space="preserve">A148 moved to </w:t>
      </w:r>
      <w:r w:rsidR="00DD7019" w:rsidRPr="00B84B87">
        <w:rPr>
          <w:rFonts w:cs="Arial"/>
          <w:b/>
          <w:i/>
          <w:szCs w:val="20"/>
          <w:highlight w:val="yellow"/>
        </w:rPr>
        <w:t>A</w:t>
      </w:r>
      <w:r w:rsidRPr="00B84B87">
        <w:rPr>
          <w:rFonts w:cs="Arial"/>
          <w:b/>
          <w:i/>
          <w:szCs w:val="20"/>
          <w:highlight w:val="yellow"/>
        </w:rPr>
        <w:t>ppendix</w:t>
      </w:r>
      <w:r w:rsidR="00B84B87" w:rsidRPr="00B84B87">
        <w:rPr>
          <w:rFonts w:cs="Arial"/>
          <w:b/>
          <w:i/>
          <w:szCs w:val="20"/>
          <w:highlight w:val="yellow"/>
        </w:rPr>
        <w:t xml:space="preserve"> 5</w:t>
      </w:r>
      <w:r>
        <w:rPr>
          <w:rFonts w:cs="Arial"/>
          <w:szCs w:val="20"/>
        </w:rPr>
        <w:t xml:space="preserve">] </w:t>
      </w:r>
    </w:p>
    <w:p w:rsidR="008E3561" w:rsidRPr="008E3561" w:rsidRDefault="008E3561" w:rsidP="008E3561">
      <w:pPr>
        <w:ind w:left="547"/>
        <w:rPr>
          <w:rFonts w:cs="Arial"/>
          <w:strike/>
          <w:szCs w:val="20"/>
        </w:rPr>
      </w:pPr>
      <w:r w:rsidRPr="008E3561">
        <w:rPr>
          <w:rFonts w:cs="Arial"/>
          <w:strike/>
          <w:szCs w:val="20"/>
        </w:rPr>
        <w:t>Matters that may be relevant to the auditor’s understanding of the IT environment, or the determination of the aspects that are relevant to the audit, include matters such as:</w:t>
      </w:r>
    </w:p>
    <w:p w:rsidR="008E3561" w:rsidRPr="008E3561" w:rsidRDefault="008E3561" w:rsidP="007B1D35">
      <w:pPr>
        <w:pStyle w:val="ListParagraph"/>
        <w:numPr>
          <w:ilvl w:val="0"/>
          <w:numId w:val="91"/>
        </w:numPr>
        <w:ind w:left="1094" w:hanging="547"/>
        <w:contextualSpacing w:val="0"/>
        <w:rPr>
          <w:rFonts w:cs="Arial"/>
          <w:strike/>
          <w:kern w:val="20"/>
          <w:szCs w:val="20"/>
        </w:rPr>
      </w:pPr>
      <w:r w:rsidRPr="008E3561">
        <w:rPr>
          <w:rFonts w:cs="Arial"/>
          <w:strike/>
          <w:kern w:val="20"/>
          <w:szCs w:val="20"/>
        </w:rPr>
        <w:t>The extent of automated procedures for processing, and the complexity of those procedures, including, whether there is highly automated, paperless processing.</w:t>
      </w:r>
    </w:p>
    <w:p w:rsidR="008E3561" w:rsidRPr="008E3561" w:rsidRDefault="008E3561" w:rsidP="007B1D35">
      <w:pPr>
        <w:pStyle w:val="ListParagraph"/>
        <w:numPr>
          <w:ilvl w:val="0"/>
          <w:numId w:val="91"/>
        </w:numPr>
        <w:ind w:left="1094" w:hanging="547"/>
        <w:contextualSpacing w:val="0"/>
        <w:rPr>
          <w:rFonts w:cs="Arial"/>
          <w:strike/>
          <w:kern w:val="20"/>
          <w:szCs w:val="20"/>
        </w:rPr>
      </w:pPr>
      <w:r w:rsidRPr="008E3561">
        <w:rPr>
          <w:rFonts w:cs="Arial"/>
          <w:strike/>
          <w:kern w:val="20"/>
          <w:szCs w:val="20"/>
        </w:rPr>
        <w:t>The extent of the entity’s reliance on system-generated reports in the processing of information.</w:t>
      </w:r>
    </w:p>
    <w:p w:rsidR="008E3561" w:rsidRPr="008E3561" w:rsidRDefault="008E3561" w:rsidP="007B1D35">
      <w:pPr>
        <w:pStyle w:val="ListParagraph"/>
        <w:numPr>
          <w:ilvl w:val="0"/>
          <w:numId w:val="91"/>
        </w:numPr>
        <w:ind w:left="1094" w:hanging="547"/>
        <w:contextualSpacing w:val="0"/>
        <w:rPr>
          <w:rFonts w:cs="Arial"/>
          <w:strike/>
          <w:kern w:val="20"/>
          <w:szCs w:val="20"/>
        </w:rPr>
      </w:pPr>
      <w:r w:rsidRPr="008E3561">
        <w:rPr>
          <w:rFonts w:cs="Arial"/>
          <w:strike/>
          <w:kern w:val="20"/>
          <w:szCs w:val="20"/>
        </w:rPr>
        <w:t>How data is input (i.e., manual input, customer or vendor input, or file load).</w:t>
      </w:r>
    </w:p>
    <w:p w:rsidR="008E3561" w:rsidRPr="008E3561" w:rsidRDefault="008E3561" w:rsidP="007B1D35">
      <w:pPr>
        <w:pStyle w:val="ListParagraph"/>
        <w:numPr>
          <w:ilvl w:val="0"/>
          <w:numId w:val="91"/>
        </w:numPr>
        <w:ind w:left="1094" w:hanging="547"/>
        <w:contextualSpacing w:val="0"/>
        <w:rPr>
          <w:rFonts w:cs="Arial"/>
          <w:strike/>
          <w:kern w:val="20"/>
          <w:szCs w:val="20"/>
        </w:rPr>
      </w:pPr>
      <w:r w:rsidRPr="008E3561">
        <w:rPr>
          <w:rFonts w:cs="Arial"/>
          <w:strike/>
          <w:kern w:val="20"/>
          <w:szCs w:val="20"/>
        </w:rPr>
        <w:t>How IT facilitates communication between applications, databases or other aspects of the IT environment, internally and externally, as appropriate, through system interfaces.</w:t>
      </w:r>
    </w:p>
    <w:p w:rsidR="008E3561" w:rsidRPr="008E3561" w:rsidRDefault="008E3561" w:rsidP="007B1D35">
      <w:pPr>
        <w:pStyle w:val="ListParagraph"/>
        <w:numPr>
          <w:ilvl w:val="0"/>
          <w:numId w:val="91"/>
        </w:numPr>
        <w:ind w:left="1094" w:hanging="547"/>
        <w:contextualSpacing w:val="0"/>
        <w:rPr>
          <w:rFonts w:cs="Arial"/>
          <w:strike/>
          <w:kern w:val="20"/>
          <w:szCs w:val="20"/>
        </w:rPr>
      </w:pPr>
      <w:r w:rsidRPr="008E3561">
        <w:rPr>
          <w:rFonts w:cs="Arial"/>
          <w:strike/>
          <w:kern w:val="20"/>
          <w:szCs w:val="20"/>
        </w:rPr>
        <w:t>The volume and complexity of data in digital form being processed by the system, including whether accounting records or other information are stored in digital form.</w:t>
      </w:r>
    </w:p>
    <w:p w:rsidR="008E3561" w:rsidRPr="008E3561" w:rsidRDefault="008E3561" w:rsidP="007B1D35">
      <w:pPr>
        <w:pStyle w:val="ListParagraph"/>
        <w:numPr>
          <w:ilvl w:val="0"/>
          <w:numId w:val="91"/>
        </w:numPr>
        <w:ind w:left="1094" w:hanging="547"/>
        <w:contextualSpacing w:val="0"/>
        <w:rPr>
          <w:rFonts w:cs="Arial"/>
          <w:strike/>
          <w:kern w:val="20"/>
          <w:szCs w:val="20"/>
        </w:rPr>
      </w:pPr>
      <w:r w:rsidRPr="008E3561">
        <w:rPr>
          <w:rFonts w:cs="Arial"/>
          <w:strike/>
          <w:kern w:val="20"/>
          <w:szCs w:val="20"/>
        </w:rPr>
        <w:t>Matters related to the individual aspects of the IT environment, for example:</w:t>
      </w:r>
    </w:p>
    <w:p w:rsidR="008E3561" w:rsidRPr="008E3561" w:rsidRDefault="008E3561" w:rsidP="007B1D35">
      <w:pPr>
        <w:pStyle w:val="ListParagraph"/>
        <w:numPr>
          <w:ilvl w:val="0"/>
          <w:numId w:val="92"/>
        </w:numPr>
        <w:ind w:left="1641" w:hanging="547"/>
        <w:contextualSpacing w:val="0"/>
        <w:rPr>
          <w:rFonts w:cs="Arial"/>
          <w:strike/>
          <w:kern w:val="20"/>
          <w:szCs w:val="20"/>
        </w:rPr>
      </w:pPr>
      <w:r w:rsidRPr="008E3561">
        <w:rPr>
          <w:rFonts w:cs="Arial"/>
          <w:strike/>
          <w:kern w:val="20"/>
          <w:szCs w:val="20"/>
        </w:rPr>
        <w:t xml:space="preserve">The type of application (e.g., a commercial application with little or no customization, or a highly-customized or highly-integrated application that may have been purchased and </w:t>
      </w:r>
      <w:proofErr w:type="gramStart"/>
      <w:r w:rsidRPr="008E3561">
        <w:rPr>
          <w:rFonts w:cs="Arial"/>
          <w:strike/>
          <w:kern w:val="20"/>
          <w:szCs w:val="20"/>
        </w:rPr>
        <w:t>customized, or</w:t>
      </w:r>
      <w:proofErr w:type="gramEnd"/>
      <w:r w:rsidRPr="008E3561">
        <w:rPr>
          <w:rFonts w:cs="Arial"/>
          <w:strike/>
          <w:kern w:val="20"/>
          <w:szCs w:val="20"/>
        </w:rPr>
        <w:t xml:space="preserve"> developed in-house).</w:t>
      </w:r>
    </w:p>
    <w:p w:rsidR="008E3561" w:rsidRPr="008E3561" w:rsidRDefault="008E3561" w:rsidP="007B1D35">
      <w:pPr>
        <w:pStyle w:val="ListParagraph"/>
        <w:numPr>
          <w:ilvl w:val="0"/>
          <w:numId w:val="92"/>
        </w:numPr>
        <w:ind w:left="1641" w:hanging="547"/>
        <w:contextualSpacing w:val="0"/>
        <w:rPr>
          <w:rFonts w:cs="Arial"/>
          <w:strike/>
          <w:kern w:val="20"/>
          <w:szCs w:val="20"/>
        </w:rPr>
      </w:pPr>
      <w:r w:rsidRPr="008E3561">
        <w:rPr>
          <w:rFonts w:cs="Arial"/>
          <w:strike/>
          <w:kern w:val="20"/>
          <w:szCs w:val="20"/>
        </w:rPr>
        <w:t>The complexity of the nature of the IT applications and the underlying IT infrastructure.</w:t>
      </w:r>
    </w:p>
    <w:p w:rsidR="008E3561" w:rsidRPr="008E3561" w:rsidRDefault="008E3561" w:rsidP="007B1D35">
      <w:pPr>
        <w:pStyle w:val="ListParagraph"/>
        <w:numPr>
          <w:ilvl w:val="0"/>
          <w:numId w:val="92"/>
        </w:numPr>
        <w:ind w:left="1641" w:hanging="547"/>
        <w:contextualSpacing w:val="0"/>
        <w:rPr>
          <w:rFonts w:cs="Arial"/>
          <w:strike/>
          <w:kern w:val="20"/>
          <w:szCs w:val="20"/>
        </w:rPr>
      </w:pPr>
      <w:r w:rsidRPr="008E3561">
        <w:rPr>
          <w:rFonts w:cs="Arial"/>
          <w:strike/>
          <w:kern w:val="20"/>
          <w:szCs w:val="20"/>
        </w:rPr>
        <w:t xml:space="preserve">The complexity of the security over the IT environment, including vulnerability of the IT applications, databases, and other aspects of the IT environment to cyber security risks, particularly when there are web-based transactions or transactions involving external interfaces. </w:t>
      </w:r>
    </w:p>
    <w:p w:rsidR="008E3561" w:rsidRPr="008E3561" w:rsidRDefault="008E3561" w:rsidP="007B1D35">
      <w:pPr>
        <w:pStyle w:val="ListParagraph"/>
        <w:numPr>
          <w:ilvl w:val="0"/>
          <w:numId w:val="92"/>
        </w:numPr>
        <w:ind w:left="1641" w:hanging="547"/>
        <w:contextualSpacing w:val="0"/>
        <w:rPr>
          <w:rFonts w:cs="Arial"/>
          <w:strike/>
          <w:kern w:val="20"/>
          <w:szCs w:val="20"/>
        </w:rPr>
      </w:pPr>
      <w:r w:rsidRPr="008E3561">
        <w:rPr>
          <w:rFonts w:cs="Arial"/>
          <w:strike/>
          <w:kern w:val="20"/>
          <w:szCs w:val="20"/>
        </w:rPr>
        <w:t>The extent of change within the IT environment (e.g., new aspects of the IT environment or significant changes in the IT applications or the underlying IT infrastructure)</w:t>
      </w:r>
    </w:p>
    <w:p w:rsidR="008E3561" w:rsidRPr="008E3561" w:rsidRDefault="008E3561" w:rsidP="007B1D35">
      <w:pPr>
        <w:pStyle w:val="ListParagraph"/>
        <w:numPr>
          <w:ilvl w:val="0"/>
          <w:numId w:val="92"/>
        </w:numPr>
        <w:ind w:left="1641" w:hanging="547"/>
        <w:contextualSpacing w:val="0"/>
        <w:rPr>
          <w:rFonts w:cs="Arial"/>
          <w:strike/>
          <w:kern w:val="20"/>
          <w:szCs w:val="20"/>
        </w:rPr>
      </w:pPr>
      <w:r w:rsidRPr="008E3561">
        <w:rPr>
          <w:rFonts w:cs="Arial"/>
          <w:strike/>
          <w:kern w:val="20"/>
          <w:szCs w:val="20"/>
        </w:rPr>
        <w:t xml:space="preserve">Whether there is third-party hosting or outsourcing of IT.  </w:t>
      </w:r>
    </w:p>
    <w:p w:rsidR="008E3561" w:rsidRPr="008E3561" w:rsidRDefault="008E3561" w:rsidP="007B1D35">
      <w:pPr>
        <w:pStyle w:val="ListParagraph"/>
        <w:numPr>
          <w:ilvl w:val="0"/>
          <w:numId w:val="92"/>
        </w:numPr>
        <w:ind w:left="1641" w:hanging="547"/>
        <w:contextualSpacing w:val="0"/>
        <w:rPr>
          <w:rFonts w:cs="Arial"/>
          <w:strike/>
          <w:kern w:val="20"/>
          <w:szCs w:val="20"/>
        </w:rPr>
      </w:pPr>
      <w:r w:rsidRPr="008E3561">
        <w:rPr>
          <w:rFonts w:cs="Arial"/>
          <w:strike/>
          <w:kern w:val="20"/>
          <w:szCs w:val="20"/>
        </w:rPr>
        <w:t>Whether the entity is using emerging technologies that affect its financial reporting.</w:t>
      </w:r>
    </w:p>
    <w:p w:rsidR="008E3561" w:rsidRPr="008E3561" w:rsidRDefault="008E3561" w:rsidP="007B1D35">
      <w:pPr>
        <w:pStyle w:val="ListParagraph"/>
        <w:numPr>
          <w:ilvl w:val="0"/>
          <w:numId w:val="93"/>
        </w:numPr>
        <w:ind w:left="1094" w:hanging="547"/>
        <w:contextualSpacing w:val="0"/>
        <w:rPr>
          <w:rFonts w:cs="Arial"/>
          <w:strike/>
          <w:kern w:val="20"/>
          <w:szCs w:val="20"/>
        </w:rPr>
      </w:pPr>
      <w:r w:rsidRPr="008E3561">
        <w:rPr>
          <w:rFonts w:cs="Arial"/>
          <w:strike/>
          <w:kern w:val="20"/>
          <w:szCs w:val="20"/>
        </w:rPr>
        <w:t>Whether there was a major data conversion during the period and, if so, the nature and significance of the changes made, and how the conversion was undertaken.</w:t>
      </w:r>
    </w:p>
    <w:p w:rsidR="008E3561" w:rsidRPr="008E3561" w:rsidRDefault="008E3561" w:rsidP="007B1D35">
      <w:pPr>
        <w:pStyle w:val="ListParagraph"/>
        <w:numPr>
          <w:ilvl w:val="0"/>
          <w:numId w:val="93"/>
        </w:numPr>
        <w:ind w:left="1094" w:hanging="547"/>
        <w:contextualSpacing w:val="0"/>
        <w:rPr>
          <w:rFonts w:cs="Arial"/>
          <w:strike/>
          <w:kern w:val="20"/>
          <w:szCs w:val="20"/>
        </w:rPr>
      </w:pPr>
      <w:r w:rsidRPr="008E3561">
        <w:rPr>
          <w:rFonts w:cs="Arial"/>
          <w:strike/>
          <w:kern w:val="20"/>
          <w:szCs w:val="20"/>
        </w:rPr>
        <w:t>Whether program changes have been made to the manner in which information is processed, and the extent of such changes during the period</w:t>
      </w:r>
    </w:p>
    <w:p w:rsidR="003E1141" w:rsidRDefault="003E1141" w:rsidP="0034049E">
      <w:pPr>
        <w:ind w:left="547" w:hanging="547"/>
        <w:rPr>
          <w:rFonts w:cs="Arial"/>
          <w:szCs w:val="20"/>
          <w:highlight w:val="green"/>
        </w:rPr>
      </w:pPr>
      <w:r w:rsidRPr="00961271">
        <w:rPr>
          <w:rFonts w:cs="Arial"/>
          <w:szCs w:val="20"/>
        </w:rPr>
        <w:t>A149.</w:t>
      </w:r>
      <w:r w:rsidRPr="00961271">
        <w:rPr>
          <w:rFonts w:cs="Arial"/>
          <w:szCs w:val="20"/>
        </w:rPr>
        <w:tab/>
      </w:r>
      <w:r w:rsidR="0034049E">
        <w:rPr>
          <w:rFonts w:cs="Arial"/>
          <w:szCs w:val="20"/>
        </w:rPr>
        <w:t>[</w:t>
      </w:r>
      <w:r w:rsidR="0034049E" w:rsidRPr="00DD7019">
        <w:rPr>
          <w:rFonts w:cs="Arial"/>
          <w:i/>
          <w:szCs w:val="20"/>
          <w:highlight w:val="yellow"/>
        </w:rPr>
        <w:t xml:space="preserve">Moved to </w:t>
      </w:r>
      <w:r w:rsidR="00DD7019" w:rsidRPr="00443552">
        <w:rPr>
          <w:rFonts w:cs="Arial"/>
          <w:b/>
          <w:i/>
          <w:szCs w:val="20"/>
          <w:highlight w:val="yellow"/>
        </w:rPr>
        <w:t>A</w:t>
      </w:r>
      <w:r w:rsidR="0034049E" w:rsidRPr="00443552">
        <w:rPr>
          <w:rFonts w:cs="Arial"/>
          <w:b/>
          <w:i/>
          <w:szCs w:val="20"/>
          <w:highlight w:val="yellow"/>
        </w:rPr>
        <w:t>ppendix</w:t>
      </w:r>
      <w:r w:rsidR="00443552" w:rsidRPr="00443552">
        <w:rPr>
          <w:rFonts w:cs="Arial"/>
          <w:b/>
          <w:i/>
          <w:szCs w:val="20"/>
          <w:highlight w:val="yellow"/>
        </w:rPr>
        <w:t xml:space="preserve"> 5</w:t>
      </w:r>
      <w:r w:rsidR="0034049E">
        <w:rPr>
          <w:rFonts w:cs="Arial"/>
          <w:szCs w:val="20"/>
        </w:rPr>
        <w:t>]</w:t>
      </w:r>
      <w:r w:rsidR="00DD7019" w:rsidRPr="00DD7019">
        <w:rPr>
          <w:rFonts w:cs="Arial"/>
          <w:szCs w:val="20"/>
          <w:highlight w:val="green"/>
        </w:rPr>
        <w:t xml:space="preserve"> </w:t>
      </w:r>
    </w:p>
    <w:p w:rsidR="008E3561" w:rsidRPr="008E3561" w:rsidRDefault="008E3561" w:rsidP="008E3561">
      <w:pPr>
        <w:ind w:left="547"/>
        <w:rPr>
          <w:rFonts w:cs="Arial"/>
          <w:strike/>
          <w:szCs w:val="20"/>
        </w:rPr>
      </w:pPr>
      <w:r w:rsidRPr="008E3561">
        <w:rPr>
          <w:rFonts w:cs="Arial"/>
          <w:strike/>
          <w:szCs w:val="20"/>
        </w:rPr>
        <w:t xml:space="preserve">Obtaining an understanding of the entity’s IT environment may be more easily accomplished for a smaller and less complex entity that uses commercial software and when the entity does not have access to the source code to make any program changes. Such entities may not have dedicated IT resources but may have a person assigned in an administrator role for the purpose of granting </w:t>
      </w:r>
      <w:r w:rsidRPr="008E3561">
        <w:rPr>
          <w:rFonts w:cs="Arial"/>
          <w:strike/>
          <w:szCs w:val="20"/>
        </w:rPr>
        <w:lastRenderedPageBreak/>
        <w:t>employee access or installing vendor-provided updates to the IT applications. Specific matters that the auditor may consider in understanding the nature of a commercial accounting software package, which may be the single IT application used by a smaller and less complex entity in its information system, may include:</w:t>
      </w:r>
    </w:p>
    <w:p w:rsidR="008E3561" w:rsidRPr="008E3561" w:rsidRDefault="008E3561" w:rsidP="007B1D35">
      <w:pPr>
        <w:pStyle w:val="ListParagraph"/>
        <w:numPr>
          <w:ilvl w:val="0"/>
          <w:numId w:val="94"/>
        </w:numPr>
        <w:ind w:left="1094" w:hanging="547"/>
        <w:contextualSpacing w:val="0"/>
        <w:rPr>
          <w:rFonts w:cs="Arial"/>
          <w:strike/>
          <w:szCs w:val="20"/>
        </w:rPr>
      </w:pPr>
      <w:r w:rsidRPr="008E3561">
        <w:rPr>
          <w:rFonts w:cs="Arial"/>
          <w:strike/>
          <w:szCs w:val="20"/>
        </w:rPr>
        <w:t>The extent to which the software is well established and has a reputation for reliability;</w:t>
      </w:r>
    </w:p>
    <w:p w:rsidR="008E3561" w:rsidRPr="008E3561" w:rsidRDefault="008E3561" w:rsidP="007B1D35">
      <w:pPr>
        <w:pStyle w:val="ListParagraph"/>
        <w:numPr>
          <w:ilvl w:val="0"/>
          <w:numId w:val="94"/>
        </w:numPr>
        <w:ind w:left="1094" w:hanging="547"/>
        <w:contextualSpacing w:val="0"/>
        <w:rPr>
          <w:rFonts w:cs="Arial"/>
          <w:strike/>
          <w:szCs w:val="20"/>
        </w:rPr>
      </w:pPr>
      <w:r w:rsidRPr="008E3561">
        <w:rPr>
          <w:rFonts w:cs="Arial"/>
          <w:strike/>
          <w:szCs w:val="20"/>
        </w:rPr>
        <w:t>The extent to which it is possible for the entity to modify the source code of the software; and</w:t>
      </w:r>
    </w:p>
    <w:p w:rsidR="008E3561" w:rsidRPr="008E3561" w:rsidRDefault="008E3561" w:rsidP="007B1D35">
      <w:pPr>
        <w:pStyle w:val="ListParagraph"/>
        <w:numPr>
          <w:ilvl w:val="0"/>
          <w:numId w:val="94"/>
        </w:numPr>
        <w:ind w:left="1094" w:hanging="547"/>
        <w:contextualSpacing w:val="0"/>
        <w:rPr>
          <w:rFonts w:cs="Arial"/>
          <w:strike/>
          <w:szCs w:val="20"/>
        </w:rPr>
      </w:pPr>
      <w:r w:rsidRPr="008E3561">
        <w:rPr>
          <w:rFonts w:cs="Arial"/>
          <w:strike/>
          <w:szCs w:val="20"/>
        </w:rPr>
        <w:t>The nature and extent of modifications that have been made to the software. Many software packages allow for configuration (e.g., setting or amending reporting parameters). These do not usually involve modifications to source code; however, the auditor may consider the extent to which the entity is able to configure the software when considering the completeness and accuracy of information produced by the software that is used as audit evidence.</w:t>
      </w:r>
    </w:p>
    <w:p w:rsidR="008E3561" w:rsidRPr="00F457DA" w:rsidRDefault="003E1141" w:rsidP="00F457DA">
      <w:pPr>
        <w:spacing w:after="120"/>
        <w:ind w:left="547" w:hanging="547"/>
        <w:rPr>
          <w:rFonts w:cs="Arial"/>
          <w:szCs w:val="20"/>
        </w:rPr>
      </w:pPr>
      <w:r w:rsidRPr="00961271">
        <w:rPr>
          <w:rFonts w:cs="Arial"/>
          <w:szCs w:val="20"/>
        </w:rPr>
        <w:t>A150.</w:t>
      </w:r>
      <w:r w:rsidRPr="00961271">
        <w:rPr>
          <w:rFonts w:cs="Arial"/>
          <w:szCs w:val="20"/>
        </w:rPr>
        <w:tab/>
      </w:r>
      <w:r w:rsidR="0034049E">
        <w:rPr>
          <w:rFonts w:cs="Arial"/>
          <w:szCs w:val="20"/>
        </w:rPr>
        <w:t>[</w:t>
      </w:r>
      <w:r w:rsidR="0034049E" w:rsidRPr="00DD7019">
        <w:rPr>
          <w:rFonts w:cs="Arial"/>
          <w:i/>
          <w:szCs w:val="20"/>
          <w:highlight w:val="yellow"/>
        </w:rPr>
        <w:t xml:space="preserve">Moved to </w:t>
      </w:r>
      <w:r w:rsidR="00DD7019" w:rsidRPr="00F457DA">
        <w:rPr>
          <w:rFonts w:cs="Arial"/>
          <w:b/>
          <w:i/>
          <w:szCs w:val="20"/>
          <w:highlight w:val="yellow"/>
        </w:rPr>
        <w:t>A</w:t>
      </w:r>
      <w:r w:rsidR="0034049E" w:rsidRPr="00F457DA">
        <w:rPr>
          <w:rFonts w:cs="Arial"/>
          <w:b/>
          <w:i/>
          <w:szCs w:val="20"/>
          <w:highlight w:val="yellow"/>
        </w:rPr>
        <w:t>ppendix</w:t>
      </w:r>
      <w:r w:rsidR="00F457DA" w:rsidRPr="00F457DA">
        <w:rPr>
          <w:rFonts w:cs="Arial"/>
          <w:b/>
          <w:i/>
          <w:szCs w:val="20"/>
          <w:highlight w:val="yellow"/>
        </w:rPr>
        <w:t xml:space="preserve"> 5</w:t>
      </w:r>
      <w:r w:rsidR="0034049E">
        <w:rPr>
          <w:rFonts w:cs="Arial"/>
          <w:szCs w:val="20"/>
        </w:rPr>
        <w:t xml:space="preserve">] </w:t>
      </w:r>
      <w:r w:rsidR="008E3561" w:rsidRPr="008E3561">
        <w:rPr>
          <w:rFonts w:cs="Arial"/>
          <w:strike/>
          <w:szCs w:val="20"/>
        </w:rPr>
        <w:t>Complex IT environments may include highly-customized or highly-integrated IT applications and may therefore require more effort to understand. Financial reporting processes or IT applications may be integrated with other IT applications. Such integration may involve IT applications that are used in the entity’s business operations and that provide information to the financial reporting IT applications. In such circumstances, certain IT applications used in the entity’s business operations may be relevant to financial reporting. Complex IT environments also may require dedicated IT departments that have structured IT processes supported by personnel that have software development and IT environment maintenance skills. In other cases, an entity may use third-party service providers to manage certain aspects of, or IT processes within, its IT environment.</w:t>
      </w:r>
    </w:p>
    <w:bookmarkEnd w:id="1197"/>
    <w:p w:rsidR="003E1141" w:rsidRPr="007870D0" w:rsidRDefault="007870D0" w:rsidP="007870D0">
      <w:pPr>
        <w:spacing w:before="240"/>
        <w:rPr>
          <w:rFonts w:cs="Arial"/>
          <w:strike/>
          <w:szCs w:val="20"/>
        </w:rPr>
      </w:pPr>
      <w:r>
        <w:rPr>
          <w:rFonts w:cs="Arial"/>
          <w:szCs w:val="20"/>
        </w:rPr>
        <w:t>[</w:t>
      </w:r>
      <w:r w:rsidRPr="00821A91">
        <w:rPr>
          <w:rFonts w:cs="Arial"/>
          <w:i/>
          <w:szCs w:val="20"/>
          <w:highlight w:val="yellow"/>
        </w:rPr>
        <w:t>Moved to para, A141a</w:t>
      </w:r>
      <w:r>
        <w:rPr>
          <w:rFonts w:cs="Arial"/>
          <w:szCs w:val="20"/>
        </w:rPr>
        <w:t xml:space="preserve">] </w:t>
      </w:r>
      <w:r w:rsidR="003E1141" w:rsidRPr="007870D0">
        <w:rPr>
          <w:rFonts w:cs="Arial"/>
          <w:strike/>
          <w:szCs w:val="20"/>
        </w:rPr>
        <w:t>Evaluating the Design of the Information System Controls Relevant to Financial Reporting (Ref: Para. 36)</w:t>
      </w:r>
    </w:p>
    <w:p w:rsidR="003E1141" w:rsidRPr="007870D0" w:rsidRDefault="003E1141" w:rsidP="00971C2C">
      <w:pPr>
        <w:ind w:left="547" w:hanging="547"/>
        <w:rPr>
          <w:rFonts w:cs="Arial"/>
          <w:strike/>
          <w:szCs w:val="20"/>
          <w:lang w:val="en-GB"/>
        </w:rPr>
      </w:pPr>
      <w:r w:rsidRPr="00961271">
        <w:rPr>
          <w:rFonts w:cs="Arial"/>
          <w:szCs w:val="20"/>
        </w:rPr>
        <w:t>A151.</w:t>
      </w:r>
      <w:r w:rsidRPr="00961271">
        <w:rPr>
          <w:rFonts w:cs="Arial"/>
          <w:szCs w:val="20"/>
        </w:rPr>
        <w:tab/>
      </w:r>
      <w:r w:rsidR="007870D0">
        <w:rPr>
          <w:rFonts w:cs="Arial"/>
          <w:szCs w:val="20"/>
        </w:rPr>
        <w:t>[</w:t>
      </w:r>
      <w:r w:rsidR="007870D0" w:rsidRPr="00821A91">
        <w:rPr>
          <w:rFonts w:cs="Arial"/>
          <w:i/>
          <w:szCs w:val="20"/>
          <w:highlight w:val="yellow"/>
        </w:rPr>
        <w:t>Moved to para. A141a</w:t>
      </w:r>
      <w:r w:rsidR="007870D0">
        <w:rPr>
          <w:rFonts w:cs="Arial"/>
          <w:szCs w:val="20"/>
        </w:rPr>
        <w:t xml:space="preserve">] </w:t>
      </w:r>
      <w:r w:rsidRPr="007870D0">
        <w:rPr>
          <w:rFonts w:cs="Arial"/>
          <w:strike/>
          <w:szCs w:val="20"/>
          <w:lang w:val="en-GB"/>
        </w:rPr>
        <w:t>The information system relevant to financial reporting comprises the entity’s financial reporting processes, and the entity’s personnel, IT and other resources, deployed in applying those processes. The objective of those processes is to capture, store and process data from internal and external sources, and to produce the entity’s accounting records and the information that the entity needs to include in its financial statements. The objective of those processes is also to comply with the requirements and principles in the applicable financial reporting framework, and in other applicable laws or regulations. Paragraphs 10–12 of Appendix 3 sets out further matters for consideration relating to the information system.)</w:t>
      </w:r>
    </w:p>
    <w:p w:rsidR="003E1141" w:rsidRPr="00F457DA" w:rsidRDefault="003E1141" w:rsidP="00971C2C">
      <w:pPr>
        <w:ind w:left="547" w:hanging="547"/>
        <w:rPr>
          <w:rFonts w:cs="Arial"/>
          <w:strike/>
          <w:szCs w:val="20"/>
          <w:lang w:val="en-GB"/>
        </w:rPr>
      </w:pPr>
      <w:r w:rsidRPr="00961271">
        <w:rPr>
          <w:rFonts w:cs="Arial"/>
          <w:szCs w:val="20"/>
          <w:lang w:val="en-GB"/>
        </w:rPr>
        <w:t>A</w:t>
      </w:r>
      <w:proofErr w:type="gramStart"/>
      <w:r w:rsidRPr="00961271">
        <w:rPr>
          <w:rFonts w:cs="Arial"/>
          <w:szCs w:val="20"/>
          <w:lang w:val="en-GB"/>
        </w:rPr>
        <w:t>152.</w:t>
      </w:r>
      <w:r w:rsidR="007870D0">
        <w:rPr>
          <w:rFonts w:cs="Arial"/>
          <w:szCs w:val="20"/>
          <w:lang w:val="en-GB"/>
        </w:rPr>
        <w:t>[</w:t>
      </w:r>
      <w:proofErr w:type="gramEnd"/>
      <w:r w:rsidR="007870D0" w:rsidRPr="00821A91">
        <w:rPr>
          <w:rFonts w:cs="Arial"/>
          <w:i/>
          <w:szCs w:val="20"/>
          <w:highlight w:val="yellow"/>
        </w:rPr>
        <w:t>Moved to para. A141b</w:t>
      </w:r>
      <w:r w:rsidR="007870D0">
        <w:rPr>
          <w:rFonts w:cs="Arial"/>
          <w:szCs w:val="20"/>
          <w:lang w:val="en-GB"/>
        </w:rPr>
        <w:t xml:space="preserve">] </w:t>
      </w:r>
      <w:r w:rsidRPr="00F457DA">
        <w:rPr>
          <w:rFonts w:cs="Arial"/>
          <w:strike/>
          <w:szCs w:val="20"/>
          <w:lang w:val="en-GB"/>
        </w:rPr>
        <w:t>The design of the information system is established in the policies and procedures that define the nature, timing and extent of the entity’s financial reporting processes, and how the entity’s personnel, IT and other resources are deployed in applying them. Such controls are referred to in this ISA as information system controls relevant to financial reporting. Such policies and procedures may be formally documented, for example in a financial reporting manual, or may be less formally established through communication by management.</w:t>
      </w:r>
    </w:p>
    <w:p w:rsidR="003E1141" w:rsidRPr="00F457DA" w:rsidRDefault="003E1141" w:rsidP="001646EC">
      <w:pPr>
        <w:ind w:left="547" w:hanging="547"/>
        <w:rPr>
          <w:rFonts w:cs="Arial"/>
          <w:strike/>
          <w:szCs w:val="20"/>
        </w:rPr>
      </w:pPr>
      <w:r w:rsidRPr="00961271">
        <w:rPr>
          <w:rFonts w:cs="Arial"/>
          <w:szCs w:val="20"/>
        </w:rPr>
        <w:t>A153.</w:t>
      </w:r>
      <w:r w:rsidRPr="00961271">
        <w:rPr>
          <w:rFonts w:cs="Arial"/>
          <w:szCs w:val="20"/>
        </w:rPr>
        <w:tab/>
      </w:r>
      <w:r w:rsidR="00F457DA">
        <w:rPr>
          <w:rFonts w:cs="Arial"/>
          <w:szCs w:val="20"/>
          <w:lang w:val="en-GB"/>
        </w:rPr>
        <w:t>[</w:t>
      </w:r>
      <w:r w:rsidR="00F457DA" w:rsidRPr="00821A91">
        <w:rPr>
          <w:rFonts w:cs="Arial"/>
          <w:i/>
          <w:szCs w:val="20"/>
          <w:highlight w:val="yellow"/>
        </w:rPr>
        <w:t>Moved to para. A141c</w:t>
      </w:r>
      <w:r w:rsidR="00F457DA">
        <w:rPr>
          <w:rFonts w:cs="Arial"/>
          <w:szCs w:val="20"/>
          <w:lang w:val="en-GB"/>
        </w:rPr>
        <w:t xml:space="preserve">] </w:t>
      </w:r>
      <w:r w:rsidRPr="00F457DA">
        <w:rPr>
          <w:rFonts w:cs="Arial"/>
          <w:strike/>
          <w:szCs w:val="20"/>
        </w:rPr>
        <w:t>The auditor’s understanding of the information system may be obtained in various ways. The auditor’s risk assessment procedures to obtain such understanding may include, for example, a combination of:</w:t>
      </w:r>
    </w:p>
    <w:p w:rsidR="003E1141" w:rsidRPr="00F457DA" w:rsidRDefault="003E1141" w:rsidP="007B1D35">
      <w:pPr>
        <w:pStyle w:val="ListParagraph"/>
        <w:numPr>
          <w:ilvl w:val="0"/>
          <w:numId w:val="62"/>
        </w:numPr>
        <w:ind w:left="1094" w:hanging="547"/>
        <w:contextualSpacing w:val="0"/>
        <w:rPr>
          <w:rFonts w:cs="Arial"/>
          <w:strike/>
          <w:kern w:val="20"/>
          <w:szCs w:val="20"/>
        </w:rPr>
      </w:pPr>
      <w:r w:rsidRPr="00F457DA">
        <w:rPr>
          <w:rFonts w:cs="Arial"/>
          <w:strike/>
          <w:kern w:val="20"/>
          <w:szCs w:val="20"/>
        </w:rPr>
        <w:lastRenderedPageBreak/>
        <w:t>Inspection of policy or process manuals or other documentation of the entity’s information system;</w:t>
      </w:r>
    </w:p>
    <w:p w:rsidR="003E1141" w:rsidRPr="00F457DA" w:rsidRDefault="003E1141" w:rsidP="007B1D35">
      <w:pPr>
        <w:pStyle w:val="ListParagraph"/>
        <w:numPr>
          <w:ilvl w:val="0"/>
          <w:numId w:val="62"/>
        </w:numPr>
        <w:ind w:left="1094" w:hanging="547"/>
        <w:contextualSpacing w:val="0"/>
        <w:rPr>
          <w:rFonts w:cs="Arial"/>
          <w:strike/>
          <w:kern w:val="20"/>
          <w:szCs w:val="20"/>
        </w:rPr>
      </w:pPr>
      <w:r w:rsidRPr="00F457DA">
        <w:rPr>
          <w:rFonts w:cs="Arial"/>
          <w:strike/>
          <w:kern w:val="20"/>
          <w:szCs w:val="20"/>
        </w:rPr>
        <w:t>Inquiries of relevant personnel about the procedures used to initiate, record, process and report transactions or about the entity’s financial reporting process; or</w:t>
      </w:r>
    </w:p>
    <w:p w:rsidR="003E1141" w:rsidRPr="00F457DA" w:rsidRDefault="003E1141" w:rsidP="007B1D35">
      <w:pPr>
        <w:pStyle w:val="ListParagraph"/>
        <w:numPr>
          <w:ilvl w:val="0"/>
          <w:numId w:val="62"/>
        </w:numPr>
        <w:ind w:left="1094" w:hanging="547"/>
        <w:contextualSpacing w:val="0"/>
        <w:rPr>
          <w:rFonts w:cs="Arial"/>
          <w:strike/>
          <w:kern w:val="20"/>
          <w:szCs w:val="20"/>
        </w:rPr>
      </w:pPr>
      <w:r w:rsidRPr="00F457DA">
        <w:rPr>
          <w:rFonts w:cs="Arial"/>
          <w:strike/>
          <w:kern w:val="20"/>
          <w:szCs w:val="20"/>
        </w:rPr>
        <w:t>Observation of the performance of the policies or procedures by entity’s personnel.</w:t>
      </w:r>
    </w:p>
    <w:p w:rsidR="003E1141" w:rsidRPr="00F457DA" w:rsidRDefault="003E1141" w:rsidP="007B1D35">
      <w:pPr>
        <w:pStyle w:val="ListParagraph"/>
        <w:numPr>
          <w:ilvl w:val="0"/>
          <w:numId w:val="62"/>
        </w:numPr>
        <w:ind w:left="1094" w:hanging="547"/>
        <w:contextualSpacing w:val="0"/>
        <w:rPr>
          <w:rFonts w:cs="Arial"/>
          <w:strike/>
          <w:kern w:val="20"/>
          <w:szCs w:val="20"/>
        </w:rPr>
      </w:pPr>
      <w:r w:rsidRPr="00F457DA">
        <w:rPr>
          <w:rFonts w:cs="Arial"/>
          <w:strike/>
          <w:kern w:val="20"/>
          <w:szCs w:val="20"/>
        </w:rPr>
        <w:t>Selecting transactions and tracing them through the applicable process in the information system.</w:t>
      </w:r>
    </w:p>
    <w:p w:rsidR="003E1141" w:rsidRPr="00F457DA" w:rsidRDefault="003E1141" w:rsidP="00971C2C">
      <w:pPr>
        <w:ind w:firstLine="547"/>
        <w:rPr>
          <w:rFonts w:cs="Arial"/>
          <w:strike/>
          <w:szCs w:val="20"/>
        </w:rPr>
      </w:pPr>
      <w:r w:rsidRPr="00F457DA">
        <w:rPr>
          <w:rFonts w:cs="Arial"/>
          <w:strike/>
          <w:szCs w:val="20"/>
        </w:rPr>
        <w:t>Inquiry alone, however, is not sufficient for such purposes.</w:t>
      </w:r>
    </w:p>
    <w:p w:rsidR="00DA1D0F" w:rsidRPr="00F457DA" w:rsidRDefault="003E1141" w:rsidP="00F457DA">
      <w:pPr>
        <w:ind w:left="547" w:hanging="547"/>
        <w:jc w:val="left"/>
        <w:rPr>
          <w:rFonts w:cs="Arial"/>
          <w:strike/>
          <w:szCs w:val="20"/>
        </w:rPr>
      </w:pPr>
      <w:r w:rsidRPr="00961271">
        <w:rPr>
          <w:rFonts w:cs="Arial"/>
          <w:szCs w:val="20"/>
        </w:rPr>
        <w:t>A154.</w:t>
      </w:r>
      <w:r w:rsidRPr="00961271">
        <w:rPr>
          <w:rFonts w:cs="Arial"/>
          <w:szCs w:val="20"/>
        </w:rPr>
        <w:tab/>
      </w:r>
      <w:r w:rsidR="00F457DA">
        <w:rPr>
          <w:rFonts w:cs="Arial"/>
          <w:szCs w:val="20"/>
          <w:lang w:val="en-GB"/>
        </w:rPr>
        <w:t>[</w:t>
      </w:r>
      <w:r w:rsidR="00F457DA" w:rsidRPr="00821A91">
        <w:rPr>
          <w:rFonts w:cs="Arial"/>
          <w:i/>
          <w:szCs w:val="20"/>
          <w:highlight w:val="yellow"/>
        </w:rPr>
        <w:t>Moved to para. A141d</w:t>
      </w:r>
      <w:r w:rsidR="00F457DA">
        <w:rPr>
          <w:rFonts w:cs="Arial"/>
          <w:szCs w:val="20"/>
          <w:lang w:val="en-GB"/>
        </w:rPr>
        <w:t xml:space="preserve">] </w:t>
      </w:r>
      <w:r w:rsidRPr="00F457DA">
        <w:rPr>
          <w:rFonts w:cs="Arial"/>
          <w:strike/>
          <w:szCs w:val="20"/>
        </w:rPr>
        <w:t>The audit evidence obtained by these risk assessment procedures is used by the auditor to evaluate the design of the information system controls relevant to the financial reporting and determine whether they have been implemented.</w:t>
      </w:r>
      <w:r w:rsidR="00FE6271" w:rsidRPr="00F457DA">
        <w:rPr>
          <w:rFonts w:cs="Arial"/>
          <w:strike/>
          <w:szCs w:val="20"/>
        </w:rPr>
        <w:t>[Moved to Para. A155b]</w:t>
      </w:r>
      <w:r w:rsidRPr="00F457DA">
        <w:rPr>
          <w:rFonts w:cs="Arial"/>
          <w:strike/>
          <w:szCs w:val="20"/>
          <w:lang w:val="en-GB"/>
        </w:rPr>
        <w:t>In evaluating the design of the entity’s information system controls relevant to financial reporting, the auditor considers whether such controls would meet their financial reporting objectives, if implemented as designed and operating effectively.</w:t>
      </w:r>
    </w:p>
    <w:p w:rsidR="003E1141" w:rsidRPr="00961271" w:rsidRDefault="003E1141" w:rsidP="00971C2C">
      <w:pPr>
        <w:ind w:left="547" w:hanging="547"/>
        <w:rPr>
          <w:rFonts w:cs="Arial"/>
          <w:szCs w:val="20"/>
        </w:rPr>
      </w:pPr>
      <w:r w:rsidRPr="00961271">
        <w:rPr>
          <w:rFonts w:cs="Arial"/>
          <w:szCs w:val="20"/>
        </w:rPr>
        <w:t>A155.</w:t>
      </w:r>
      <w:r w:rsidR="00F457DA" w:rsidRPr="00F457DA">
        <w:rPr>
          <w:rFonts w:cs="Arial"/>
          <w:szCs w:val="20"/>
          <w:lang w:val="en-GB"/>
        </w:rPr>
        <w:t xml:space="preserve"> </w:t>
      </w:r>
      <w:r w:rsidR="00F457DA">
        <w:rPr>
          <w:rFonts w:cs="Arial"/>
          <w:szCs w:val="20"/>
          <w:lang w:val="en-GB"/>
        </w:rPr>
        <w:t>[</w:t>
      </w:r>
      <w:r w:rsidR="00F457DA" w:rsidRPr="00821A91">
        <w:rPr>
          <w:rFonts w:cs="Arial"/>
          <w:i/>
          <w:szCs w:val="20"/>
          <w:highlight w:val="yellow"/>
        </w:rPr>
        <w:t>Moved to para. A141e</w:t>
      </w:r>
      <w:r w:rsidR="00F457DA">
        <w:rPr>
          <w:rFonts w:cs="Arial"/>
          <w:szCs w:val="20"/>
          <w:lang w:val="en-GB"/>
        </w:rPr>
        <w:t>]</w:t>
      </w:r>
      <w:r w:rsidRPr="00961271">
        <w:rPr>
          <w:rFonts w:cs="Arial"/>
          <w:szCs w:val="20"/>
        </w:rPr>
        <w:tab/>
      </w:r>
      <w:r w:rsidRPr="00F457DA">
        <w:rPr>
          <w:rFonts w:cs="Arial"/>
          <w:strike/>
          <w:szCs w:val="20"/>
        </w:rPr>
        <w:t>The auditor may also use automated techniques by obtaining direct access to, or a digital download from, the databases in the entity’s information system that store the accounting records of transactions. By using this information, the auditor may confirm the understanding obtained about how transactions flow through the information system by tracing journal entries, or other digital records related to a particular transaction, or an entire population of transactions, from initiation in the accounting records through to recording in the general ledger. Analysis of complete or large sets of transactions may also result in the identification of variations from the normal, or expected, processing procedures for these transactions, which may result in the identification of additional risks of material misstatement related to non-standard procedures.</w:t>
      </w:r>
      <w:r w:rsidRPr="00961271">
        <w:rPr>
          <w:rFonts w:cs="Arial"/>
          <w:szCs w:val="20"/>
        </w:rPr>
        <w:t xml:space="preserve"> </w:t>
      </w:r>
    </w:p>
    <w:p w:rsidR="0039236B" w:rsidRPr="00961271" w:rsidRDefault="0039236B" w:rsidP="00B668C4">
      <w:pPr>
        <w:keepNext/>
        <w:spacing w:before="240"/>
        <w:rPr>
          <w:ins w:id="1199" w:author="Author"/>
          <w:rFonts w:cs="Arial"/>
          <w:szCs w:val="20"/>
        </w:rPr>
      </w:pPr>
      <w:ins w:id="1200" w:author="Author">
        <w:r w:rsidRPr="00961271">
          <w:rPr>
            <w:rFonts w:cs="Arial"/>
            <w:szCs w:val="20"/>
          </w:rPr>
          <w:t xml:space="preserve">Evaluating </w:t>
        </w:r>
        <w:r>
          <w:rPr>
            <w:rFonts w:cs="Arial"/>
            <w:szCs w:val="20"/>
          </w:rPr>
          <w:t>Whether</w:t>
        </w:r>
        <w:r w:rsidRPr="00961271">
          <w:rPr>
            <w:rFonts w:cs="Arial"/>
            <w:szCs w:val="20"/>
          </w:rPr>
          <w:t xml:space="preserve"> the </w:t>
        </w:r>
        <w:r>
          <w:rPr>
            <w:rFonts w:cs="Arial"/>
            <w:szCs w:val="20"/>
          </w:rPr>
          <w:t xml:space="preserve">Relevant </w:t>
        </w:r>
        <w:r w:rsidR="004A2167">
          <w:rPr>
            <w:rFonts w:cs="Arial"/>
            <w:szCs w:val="20"/>
          </w:rPr>
          <w:t>Aspects</w:t>
        </w:r>
        <w:r>
          <w:rPr>
            <w:rFonts w:cs="Arial"/>
            <w:szCs w:val="20"/>
          </w:rPr>
          <w:t xml:space="preserve"> of the </w:t>
        </w:r>
        <w:r w:rsidRPr="00961271">
          <w:rPr>
            <w:rFonts w:cs="Arial"/>
            <w:szCs w:val="20"/>
          </w:rPr>
          <w:t xml:space="preserve">Information System </w:t>
        </w:r>
        <w:r>
          <w:rPr>
            <w:rFonts w:cs="Arial"/>
            <w:szCs w:val="20"/>
          </w:rPr>
          <w:t xml:space="preserve">Support the Preparation of the Entity’s Financial </w:t>
        </w:r>
        <w:r w:rsidR="004A2167">
          <w:rPr>
            <w:rFonts w:cs="Arial"/>
            <w:szCs w:val="20"/>
          </w:rPr>
          <w:t>Statements</w:t>
        </w:r>
        <w:r w:rsidR="004A2167" w:rsidRPr="00961271">
          <w:rPr>
            <w:rFonts w:cs="Arial"/>
            <w:szCs w:val="20"/>
          </w:rPr>
          <w:t xml:space="preserve"> </w:t>
        </w:r>
      </w:ins>
    </w:p>
    <w:p w:rsidR="0039236B" w:rsidRDefault="0039236B" w:rsidP="0039236B">
      <w:pPr>
        <w:ind w:left="547" w:hanging="547"/>
        <w:rPr>
          <w:ins w:id="1201" w:author="Author"/>
          <w:rFonts w:cs="Arial"/>
          <w:szCs w:val="20"/>
        </w:rPr>
      </w:pPr>
      <w:ins w:id="1202" w:author="Author">
        <w:r>
          <w:rPr>
            <w:rFonts w:cs="Arial"/>
            <w:szCs w:val="20"/>
          </w:rPr>
          <w:t>A15</w:t>
        </w:r>
        <w:r w:rsidR="00FE6271">
          <w:rPr>
            <w:rFonts w:cs="Arial"/>
            <w:szCs w:val="20"/>
          </w:rPr>
          <w:t>5</w:t>
        </w:r>
        <w:r>
          <w:rPr>
            <w:rFonts w:cs="Arial"/>
            <w:szCs w:val="20"/>
          </w:rPr>
          <w:t xml:space="preserve">a. The auditor’s evaluation of whether the relevant aspects of the entity’s information system and communication supports the preparation of the financial statements is undertaken using the </w:t>
        </w:r>
        <w:del w:id="1203" w:author="Author">
          <w:r w:rsidDel="005265B1">
            <w:rPr>
              <w:rFonts w:cs="Arial"/>
              <w:szCs w:val="20"/>
            </w:rPr>
            <w:delText xml:space="preserve">context </w:delText>
          </w:r>
        </w:del>
        <w:r w:rsidR="005265B1">
          <w:rPr>
            <w:rFonts w:cs="Arial"/>
            <w:szCs w:val="20"/>
          </w:rPr>
          <w:t>information from</w:t>
        </w:r>
        <w:del w:id="1204" w:author="Author">
          <w:r w:rsidDel="005265B1">
            <w:rPr>
              <w:rFonts w:cs="Arial"/>
              <w:szCs w:val="20"/>
            </w:rPr>
            <w:delText>of</w:delText>
          </w:r>
        </w:del>
        <w:r>
          <w:rPr>
            <w:rFonts w:cs="Arial"/>
            <w:szCs w:val="20"/>
          </w:rPr>
          <w:t xml:space="preserve"> the understanding of the entity’s information system and communication obtained.</w:t>
        </w:r>
      </w:ins>
    </w:p>
    <w:p w:rsidR="003E1141" w:rsidRPr="00961271" w:rsidRDefault="003E1141" w:rsidP="00971C2C">
      <w:pPr>
        <w:ind w:left="547" w:hanging="547"/>
        <w:rPr>
          <w:rFonts w:cs="Arial"/>
          <w:szCs w:val="20"/>
        </w:rPr>
      </w:pPr>
      <w:r w:rsidRPr="00961271">
        <w:rPr>
          <w:rFonts w:cs="Arial"/>
          <w:szCs w:val="20"/>
        </w:rPr>
        <w:t>A156.</w:t>
      </w:r>
      <w:r w:rsidRPr="00961271">
        <w:rPr>
          <w:rFonts w:cs="Arial"/>
          <w:szCs w:val="20"/>
        </w:rPr>
        <w:tab/>
      </w:r>
      <w:r w:rsidR="00443552">
        <w:rPr>
          <w:rFonts w:cs="Arial"/>
          <w:szCs w:val="20"/>
        </w:rPr>
        <w:t>[</w:t>
      </w:r>
      <w:r w:rsidR="00443552" w:rsidRPr="00425E42">
        <w:rPr>
          <w:rFonts w:cs="Arial"/>
          <w:i/>
          <w:szCs w:val="20"/>
          <w:highlight w:val="yellow"/>
        </w:rPr>
        <w:t>Deleted</w:t>
      </w:r>
      <w:r w:rsidR="00443552">
        <w:rPr>
          <w:rFonts w:cs="Arial"/>
          <w:szCs w:val="20"/>
        </w:rPr>
        <w:t xml:space="preserve">] </w:t>
      </w:r>
      <w:del w:id="1205" w:author="Author">
        <w:r w:rsidRPr="00961271" w:rsidDel="005265B1">
          <w:rPr>
            <w:rFonts w:cs="Arial"/>
            <w:szCs w:val="20"/>
          </w:rPr>
          <w:delText>Regardless of the techniques used to evaluate the design of the information system and determine whether it has been implemented, the auditor’s understanding of the sources of data, and the IT applications involved in processing that data, may also assist the auditor in understanding the IT environment.</w:delText>
        </w:r>
      </w:del>
      <w:r w:rsidRPr="00961271">
        <w:rPr>
          <w:rFonts w:cs="Arial"/>
          <w:szCs w:val="20"/>
        </w:rPr>
        <w:t xml:space="preserve"> </w:t>
      </w:r>
    </w:p>
    <w:p w:rsidR="003E1141" w:rsidRPr="00961271" w:rsidRDefault="003E1141" w:rsidP="00971C2C">
      <w:pPr>
        <w:ind w:left="547" w:hanging="547"/>
        <w:rPr>
          <w:rFonts w:cs="Arial"/>
          <w:szCs w:val="20"/>
        </w:rPr>
      </w:pPr>
      <w:r w:rsidRPr="00961271">
        <w:rPr>
          <w:rFonts w:cs="Arial"/>
          <w:szCs w:val="20"/>
        </w:rPr>
        <w:t>A157.</w:t>
      </w:r>
      <w:r w:rsidRPr="00961271">
        <w:rPr>
          <w:rFonts w:cs="Arial"/>
          <w:szCs w:val="20"/>
        </w:rPr>
        <w:tab/>
      </w:r>
      <w:r w:rsidR="00443552">
        <w:rPr>
          <w:rFonts w:cs="Arial"/>
          <w:szCs w:val="20"/>
        </w:rPr>
        <w:t>[</w:t>
      </w:r>
      <w:r w:rsidR="00443552" w:rsidRPr="00425E42">
        <w:rPr>
          <w:rFonts w:cs="Arial"/>
          <w:i/>
          <w:szCs w:val="20"/>
          <w:highlight w:val="yellow"/>
        </w:rPr>
        <w:t>Deleted</w:t>
      </w:r>
      <w:r w:rsidR="00443552">
        <w:rPr>
          <w:rFonts w:cs="Arial"/>
          <w:szCs w:val="20"/>
        </w:rPr>
        <w:t xml:space="preserve">] </w:t>
      </w:r>
      <w:del w:id="1206" w:author="Author">
        <w:r w:rsidRPr="005265B1" w:rsidDel="005265B1">
          <w:rPr>
            <w:rFonts w:cs="Arial"/>
            <w:szCs w:val="20"/>
            <w:lang w:val="en-GB"/>
          </w:rPr>
          <w:delText xml:space="preserve">The entity also establishes controls that are designed to support the operating effectiveness of the controls within the information system. For purposes of the ISAs, controls over the information system are treated as controls in the control activities component and may be identified as controls relevant to the audit. The objectives of such controls may include, for example, maintaining the integrity or security of the data captured, stored or processed, and of the accounting records and information produced by the information system. </w:delText>
        </w:r>
        <w:r w:rsidRPr="005265B1" w:rsidDel="005265B1">
          <w:rPr>
            <w:rFonts w:cs="Arial"/>
            <w:szCs w:val="20"/>
          </w:rPr>
          <w:delText xml:space="preserve">The auditor is required to evaluate the design of those controls and determine whether they have been implemented, in accordance with paragraph 42. These procedures may be performed together with the procedures performed to evaluate the </w:delText>
        </w:r>
        <w:r w:rsidRPr="005265B1" w:rsidDel="005265B1">
          <w:rPr>
            <w:rFonts w:cs="Arial"/>
            <w:szCs w:val="20"/>
          </w:rPr>
          <w:lastRenderedPageBreak/>
          <w:delText>design of the information system controls relevant to financial reporting.  For example, the auditor may perform a walk-through of a transaction to confirm the flow of transactions relevant to the transaction and at the same time, evaluate the design and implementation of controls relevant to the audit that relate to that class of transactions, such as those related to approvals or reconciliations.</w:delText>
        </w:r>
      </w:del>
    </w:p>
    <w:p w:rsidR="003E1141" w:rsidRPr="007A0D20" w:rsidRDefault="003E1141" w:rsidP="00971C2C">
      <w:pPr>
        <w:keepNext/>
        <w:spacing w:before="240"/>
        <w:rPr>
          <w:rFonts w:cs="Arial"/>
          <w:strike/>
          <w:szCs w:val="20"/>
        </w:rPr>
      </w:pPr>
      <w:r w:rsidRPr="007A0D20">
        <w:rPr>
          <w:rFonts w:cs="Arial"/>
          <w:strike/>
          <w:szCs w:val="20"/>
        </w:rPr>
        <w:t>Communication (Ref: Para. 37)</w:t>
      </w:r>
    </w:p>
    <w:p w:rsidR="005265B1" w:rsidRDefault="003E1141" w:rsidP="00971C2C">
      <w:pPr>
        <w:ind w:left="547" w:hanging="547"/>
        <w:rPr>
          <w:ins w:id="1207" w:author="Author"/>
          <w:rFonts w:cs="Arial"/>
          <w:szCs w:val="20"/>
        </w:rPr>
      </w:pPr>
      <w:r w:rsidRPr="00443552">
        <w:rPr>
          <w:rFonts w:cs="Arial"/>
          <w:szCs w:val="20"/>
        </w:rPr>
        <w:t>A158.</w:t>
      </w:r>
      <w:r w:rsidRPr="00961271">
        <w:rPr>
          <w:rFonts w:cs="Arial"/>
          <w:szCs w:val="20"/>
        </w:rPr>
        <w:tab/>
      </w:r>
      <w:r w:rsidR="005265B1">
        <w:rPr>
          <w:rFonts w:cs="Arial"/>
          <w:szCs w:val="20"/>
        </w:rPr>
        <w:t>[</w:t>
      </w:r>
      <w:r w:rsidR="005265B1" w:rsidRPr="005265B1">
        <w:rPr>
          <w:rFonts w:cs="Arial"/>
          <w:i/>
          <w:szCs w:val="20"/>
          <w:highlight w:val="yellow"/>
        </w:rPr>
        <w:t xml:space="preserve">Moved to </w:t>
      </w:r>
      <w:r w:rsidR="005265B1" w:rsidRPr="00443552">
        <w:rPr>
          <w:rFonts w:cs="Arial"/>
          <w:b/>
          <w:i/>
          <w:szCs w:val="20"/>
          <w:highlight w:val="yellow"/>
        </w:rPr>
        <w:t>Appendix</w:t>
      </w:r>
      <w:r w:rsidR="00DC4F69" w:rsidRPr="00443552">
        <w:rPr>
          <w:rFonts w:cs="Arial"/>
          <w:b/>
          <w:i/>
          <w:szCs w:val="20"/>
          <w:highlight w:val="yellow"/>
        </w:rPr>
        <w:t xml:space="preserve"> 3</w:t>
      </w:r>
      <w:r w:rsidR="005265B1">
        <w:rPr>
          <w:rFonts w:cs="Arial"/>
          <w:szCs w:val="20"/>
        </w:rPr>
        <w:t xml:space="preserve">] </w:t>
      </w:r>
      <w:bookmarkStart w:id="1208" w:name="_Hlk10112379"/>
      <w:r w:rsidRPr="005265B1">
        <w:rPr>
          <w:rFonts w:cs="Arial"/>
          <w:strike/>
          <w:szCs w:val="20"/>
        </w:rPr>
        <w:t>Communication by the entity of the financial reporting roles and responsibilities and of significant matters relating to financial reporting involves providing an understanding of individual roles and responsibilities pertaining to the system of internal control relevant to financial reporting. It may include such matters as the extent to which personnel understand how their activities in the information system relate to the work of others and the means of reporting exceptions to an appropriate higher level within the entity.</w:t>
      </w:r>
      <w:r w:rsidRPr="00961271">
        <w:rPr>
          <w:rFonts w:cs="Arial"/>
          <w:szCs w:val="20"/>
        </w:rPr>
        <w:t xml:space="preserve"> </w:t>
      </w:r>
      <w:bookmarkEnd w:id="1208"/>
    </w:p>
    <w:p w:rsidR="005265B1" w:rsidRDefault="005265B1" w:rsidP="00B84B87">
      <w:pPr>
        <w:keepNext/>
        <w:spacing w:before="240"/>
        <w:ind w:left="547" w:hanging="547"/>
        <w:jc w:val="left"/>
        <w:rPr>
          <w:ins w:id="1209" w:author="Author"/>
          <w:rFonts w:cs="Arial"/>
          <w:szCs w:val="20"/>
        </w:rPr>
      </w:pPr>
      <w:ins w:id="1210" w:author="Author">
        <w:r>
          <w:rPr>
            <w:rFonts w:cs="Arial"/>
            <w:szCs w:val="20"/>
          </w:rPr>
          <w:t>Scalability</w:t>
        </w:r>
      </w:ins>
    </w:p>
    <w:p w:rsidR="003E1141" w:rsidRPr="00961271" w:rsidRDefault="005265B1" w:rsidP="00971C2C">
      <w:pPr>
        <w:ind w:left="547" w:hanging="547"/>
        <w:rPr>
          <w:rFonts w:cs="Arial"/>
          <w:szCs w:val="20"/>
        </w:rPr>
      </w:pPr>
      <w:ins w:id="1211" w:author="Author">
        <w:r>
          <w:rPr>
            <w:rFonts w:cs="Arial"/>
            <w:szCs w:val="20"/>
          </w:rPr>
          <w:t>A158a. In larger, more complex entities information the auditor may consider when understanding the entity’s communication may come from</w:t>
        </w:r>
      </w:ins>
      <w:r w:rsidR="005F4C44">
        <w:rPr>
          <w:rFonts w:cs="Arial"/>
          <w:szCs w:val="20"/>
        </w:rPr>
        <w:t xml:space="preserve"> [</w:t>
      </w:r>
      <w:r w:rsidR="005F4C44" w:rsidRPr="00821A91">
        <w:rPr>
          <w:rFonts w:cs="Arial"/>
          <w:i/>
          <w:szCs w:val="20"/>
          <w:highlight w:val="yellow"/>
        </w:rPr>
        <w:t>Previously part of para. A158</w:t>
      </w:r>
      <w:r w:rsidR="005F4C44">
        <w:rPr>
          <w:rFonts w:cs="Arial"/>
          <w:szCs w:val="20"/>
        </w:rPr>
        <w:t>]</w:t>
      </w:r>
      <w:del w:id="1212" w:author="Author">
        <w:r w:rsidR="003E1141" w:rsidRPr="00961271" w:rsidDel="005265B1">
          <w:rPr>
            <w:rFonts w:cs="Arial"/>
            <w:szCs w:val="20"/>
          </w:rPr>
          <w:delText>Communication may take such forms as</w:delText>
        </w:r>
      </w:del>
      <w:r w:rsidR="003E1141" w:rsidRPr="00961271">
        <w:rPr>
          <w:rFonts w:cs="Arial"/>
          <w:szCs w:val="20"/>
        </w:rPr>
        <w:t xml:space="preserve"> policy manuals and financial reporting manuals,</w:t>
      </w:r>
      <w:del w:id="1213" w:author="Author">
        <w:r w:rsidR="003E1141" w:rsidRPr="00961271" w:rsidDel="005265B1">
          <w:rPr>
            <w:rFonts w:cs="Arial"/>
            <w:szCs w:val="20"/>
          </w:rPr>
          <w:delText xml:space="preserve"> particularly in larger entities</w:delText>
        </w:r>
        <w:r w:rsidR="003E1141" w:rsidRPr="00961271" w:rsidDel="005F4C44">
          <w:rPr>
            <w:rFonts w:cs="Arial"/>
            <w:szCs w:val="20"/>
          </w:rPr>
          <w:delText>.</w:delText>
        </w:r>
      </w:del>
      <w:r w:rsidR="003E1141" w:rsidRPr="00961271">
        <w:rPr>
          <w:rFonts w:cs="Arial"/>
          <w:szCs w:val="20"/>
        </w:rPr>
        <w:t xml:space="preserve"> </w:t>
      </w:r>
    </w:p>
    <w:p w:rsidR="003E1141" w:rsidRDefault="003E1141" w:rsidP="00971C2C">
      <w:pPr>
        <w:ind w:left="547" w:hanging="547"/>
        <w:rPr>
          <w:ins w:id="1214" w:author="Author"/>
          <w:rFonts w:cs="Arial"/>
          <w:szCs w:val="20"/>
        </w:rPr>
      </w:pPr>
      <w:r w:rsidRPr="00961271">
        <w:rPr>
          <w:rFonts w:cs="Arial"/>
          <w:szCs w:val="20"/>
        </w:rPr>
        <w:t>A159.</w:t>
      </w:r>
      <w:r w:rsidRPr="00961271">
        <w:rPr>
          <w:rFonts w:cs="Arial"/>
          <w:szCs w:val="20"/>
        </w:rPr>
        <w:tab/>
      </w:r>
      <w:ins w:id="1215" w:author="Author">
        <w:r w:rsidR="00AD488B">
          <w:rPr>
            <w:rFonts w:cs="Arial"/>
            <w:szCs w:val="20"/>
          </w:rPr>
          <w:t>In less complex entities, c</w:t>
        </w:r>
      </w:ins>
      <w:del w:id="1216" w:author="Author">
        <w:r w:rsidRPr="00961271" w:rsidDel="00AD488B">
          <w:rPr>
            <w:rFonts w:cs="Arial"/>
            <w:szCs w:val="20"/>
          </w:rPr>
          <w:delText>C</w:delText>
        </w:r>
      </w:del>
      <w:r w:rsidRPr="00961271">
        <w:rPr>
          <w:rFonts w:cs="Arial"/>
          <w:szCs w:val="20"/>
        </w:rPr>
        <w:t xml:space="preserve">ommunication may be less structured (e.g., formal manuals may not be used) and </w:t>
      </w:r>
      <w:del w:id="1217" w:author="Author">
        <w:r w:rsidRPr="00961271" w:rsidDel="00AD488B">
          <w:rPr>
            <w:rFonts w:cs="Arial"/>
            <w:szCs w:val="20"/>
          </w:rPr>
          <w:delText xml:space="preserve">easier to achieve in a smaller and less complex entity than in a larger entity </w:delText>
        </w:r>
      </w:del>
      <w:r w:rsidRPr="00961271">
        <w:rPr>
          <w:rFonts w:cs="Arial"/>
          <w:szCs w:val="20"/>
        </w:rPr>
        <w:t xml:space="preserve">due to fewer levels of responsibility and management’s greater visibility and availability. Regardless of the size of the entity, open communication channels help ensure that exceptions are reported and acted on. </w:t>
      </w:r>
    </w:p>
    <w:p w:rsidR="003E1141" w:rsidRPr="00961271" w:rsidRDefault="003E1141" w:rsidP="00971C2C">
      <w:pPr>
        <w:keepNext/>
        <w:spacing w:before="240"/>
        <w:rPr>
          <w:rFonts w:cs="Arial"/>
          <w:szCs w:val="20"/>
        </w:rPr>
      </w:pPr>
      <w:r w:rsidRPr="00961271">
        <w:rPr>
          <w:rFonts w:cs="Arial"/>
          <w:i/>
          <w:szCs w:val="20"/>
        </w:rPr>
        <w:t xml:space="preserve">Control Activities </w:t>
      </w:r>
      <w:r>
        <w:rPr>
          <w:rFonts w:cs="Arial"/>
          <w:szCs w:val="20"/>
        </w:rPr>
        <w:t>(Ref: Para. 3</w:t>
      </w:r>
      <w:ins w:id="1218" w:author="Author">
        <w:r w:rsidR="00B84B87">
          <w:rPr>
            <w:rFonts w:cs="Arial"/>
            <w:szCs w:val="20"/>
          </w:rPr>
          <w:t>9</w:t>
        </w:r>
      </w:ins>
      <w:del w:id="1219" w:author="Author">
        <w:r w:rsidDel="00B84B87">
          <w:rPr>
            <w:rFonts w:cs="Arial"/>
            <w:szCs w:val="20"/>
          </w:rPr>
          <w:delText>8</w:delText>
        </w:r>
      </w:del>
      <w:r w:rsidRPr="00961271">
        <w:rPr>
          <w:rFonts w:cs="Arial"/>
          <w:szCs w:val="20"/>
        </w:rPr>
        <w:t>)</w:t>
      </w:r>
    </w:p>
    <w:p w:rsidR="003E1141" w:rsidRPr="00961271" w:rsidRDefault="003E1141" w:rsidP="00971C2C">
      <w:pPr>
        <w:ind w:left="547" w:hanging="547"/>
        <w:rPr>
          <w:rFonts w:cs="Arial"/>
          <w:szCs w:val="20"/>
        </w:rPr>
      </w:pPr>
      <w:r w:rsidRPr="00961271">
        <w:rPr>
          <w:rFonts w:cs="Arial"/>
          <w:szCs w:val="20"/>
        </w:rPr>
        <w:t>A160.</w:t>
      </w:r>
      <w:r w:rsidRPr="00961271">
        <w:rPr>
          <w:rFonts w:cs="Arial"/>
          <w:szCs w:val="20"/>
        </w:rPr>
        <w:tab/>
      </w:r>
      <w:r w:rsidR="002B7B23">
        <w:rPr>
          <w:rFonts w:cs="Arial"/>
          <w:szCs w:val="20"/>
        </w:rPr>
        <w:t>[</w:t>
      </w:r>
      <w:r w:rsidR="002B7B23" w:rsidRPr="00425E42">
        <w:rPr>
          <w:rFonts w:cs="Arial"/>
          <w:i/>
          <w:szCs w:val="20"/>
          <w:highlight w:val="yellow"/>
        </w:rPr>
        <w:t>Deleted</w:t>
      </w:r>
      <w:r w:rsidR="002B7B23">
        <w:rPr>
          <w:rFonts w:cs="Arial"/>
          <w:szCs w:val="20"/>
        </w:rPr>
        <w:t xml:space="preserve">] </w:t>
      </w:r>
      <w:del w:id="1220" w:author="Author">
        <w:r w:rsidRPr="00961271" w:rsidDel="008C0782">
          <w:rPr>
            <w:rFonts w:cs="Arial"/>
            <w:szCs w:val="20"/>
          </w:rPr>
          <w:delText xml:space="preserve">Controls in the control activities component include those </w:delText>
        </w:r>
      </w:del>
      <w:ins w:id="1221" w:author="Author">
        <w:del w:id="1222" w:author="Author">
          <w:r w:rsidR="00311E0F" w:rsidDel="008C0782">
            <w:rPr>
              <w:rFonts w:cs="Arial"/>
              <w:szCs w:val="20"/>
            </w:rPr>
            <w:delText xml:space="preserve">specified </w:delText>
          </w:r>
        </w:del>
      </w:ins>
      <w:del w:id="1223" w:author="Author">
        <w:r w:rsidRPr="00961271" w:rsidDel="008C0782">
          <w:rPr>
            <w:rFonts w:cs="Arial"/>
            <w:szCs w:val="20"/>
          </w:rPr>
          <w:delText xml:space="preserve">controls over the flows of information within the information system relating to significant classes of transactions, account balances and disclosures and the financial reporting process used to prepare the financial statements. Such controls consist of application controls and general IT controls, both of which could be manual or automated. </w:delText>
        </w:r>
      </w:del>
      <w:r w:rsidR="002B7B23">
        <w:rPr>
          <w:rFonts w:cs="Arial"/>
          <w:szCs w:val="20"/>
        </w:rPr>
        <w:t>[</w:t>
      </w:r>
      <w:r w:rsidR="002B7B23" w:rsidRPr="00821A91">
        <w:rPr>
          <w:rFonts w:cs="Arial"/>
          <w:i/>
          <w:szCs w:val="20"/>
          <w:highlight w:val="yellow"/>
        </w:rPr>
        <w:t>Moved to para. A161b</w:t>
      </w:r>
      <w:r w:rsidR="002B7B23">
        <w:rPr>
          <w:rFonts w:cs="Arial"/>
          <w:szCs w:val="20"/>
        </w:rPr>
        <w:t xml:space="preserve">] </w:t>
      </w:r>
      <w:r w:rsidRPr="002B7B23">
        <w:rPr>
          <w:rFonts w:cs="Arial"/>
          <w:strike/>
          <w:szCs w:val="20"/>
        </w:rPr>
        <w:t xml:space="preserve">Regardless of whether controls are within the IT environment or manual systems, controls may have various objectives and may be applied at various organizational and functional levels. </w:t>
      </w:r>
      <w:r w:rsidRPr="002B7B23" w:rsidDel="00737402">
        <w:rPr>
          <w:rFonts w:cs="Arial"/>
          <w:strike/>
          <w:szCs w:val="20"/>
        </w:rPr>
        <w:t>Examples of controls in the control activities component include authorizations and approvals, reconciliations, verifications (such as edit and validation checks or automated calculations), segregation of duties, and physical or logical controls, including those addressing safeguarding of assets.</w:t>
      </w:r>
      <w:r w:rsidRPr="00961271" w:rsidDel="00737402">
        <w:rPr>
          <w:rFonts w:cs="Arial"/>
          <w:szCs w:val="20"/>
        </w:rPr>
        <w:t xml:space="preserve">  </w:t>
      </w:r>
    </w:p>
    <w:p w:rsidR="00737402" w:rsidRPr="001043DC" w:rsidRDefault="00737402" w:rsidP="00737402">
      <w:pPr>
        <w:spacing w:before="240"/>
        <w:ind w:left="547" w:hanging="547"/>
        <w:jc w:val="left"/>
        <w:rPr>
          <w:ins w:id="1224" w:author="Author"/>
          <w:rFonts w:cs="Arial"/>
          <w:szCs w:val="20"/>
        </w:rPr>
      </w:pPr>
      <w:ins w:id="1225" w:author="Author">
        <w:r w:rsidRPr="001043DC">
          <w:rPr>
            <w:rFonts w:cs="Arial"/>
            <w:szCs w:val="20"/>
          </w:rPr>
          <w:t>Scalability</w:t>
        </w:r>
      </w:ins>
    </w:p>
    <w:p w:rsidR="00737402" w:rsidRDefault="003E1141" w:rsidP="0095738C">
      <w:pPr>
        <w:spacing w:after="120"/>
        <w:ind w:left="547" w:hanging="547"/>
        <w:rPr>
          <w:ins w:id="1226" w:author="Author"/>
          <w:rFonts w:cs="Arial"/>
          <w:szCs w:val="20"/>
        </w:rPr>
      </w:pPr>
      <w:r w:rsidRPr="00961271">
        <w:rPr>
          <w:rFonts w:cs="Arial"/>
          <w:szCs w:val="20"/>
        </w:rPr>
        <w:t>A161</w:t>
      </w:r>
      <w:r w:rsidRPr="0095738C">
        <w:rPr>
          <w:rFonts w:cs="Arial"/>
          <w:szCs w:val="20"/>
        </w:rPr>
        <w:t>.</w:t>
      </w:r>
      <w:r w:rsidRPr="0095738C">
        <w:rPr>
          <w:rFonts w:cs="Arial"/>
          <w:szCs w:val="20"/>
        </w:rPr>
        <w:tab/>
        <w:t xml:space="preserve">Controls in </w:t>
      </w:r>
      <w:ins w:id="1227" w:author="Author">
        <w:r w:rsidR="00737402" w:rsidRPr="0095738C">
          <w:rPr>
            <w:rFonts w:cs="Arial"/>
            <w:szCs w:val="20"/>
          </w:rPr>
          <w:t xml:space="preserve">the control activities component for </w:t>
        </w:r>
      </w:ins>
      <w:del w:id="1228" w:author="Author">
        <w:r w:rsidRPr="0095738C" w:rsidDel="00737402">
          <w:rPr>
            <w:rFonts w:cs="Arial"/>
            <w:szCs w:val="20"/>
          </w:rPr>
          <w:delText xml:space="preserve">smaller and </w:delText>
        </w:r>
      </w:del>
      <w:r w:rsidRPr="0095738C">
        <w:rPr>
          <w:rFonts w:cs="Arial"/>
          <w:szCs w:val="20"/>
        </w:rPr>
        <w:t xml:space="preserve">less complex entities are likely to be similar to those in larger entities, but the formality with which they operate may vary. Further, in </w:t>
      </w:r>
      <w:del w:id="1229" w:author="Author">
        <w:r w:rsidRPr="0095738C" w:rsidDel="00737402">
          <w:rPr>
            <w:rFonts w:cs="Arial"/>
            <w:szCs w:val="20"/>
          </w:rPr>
          <w:delText xml:space="preserve">smaller and </w:delText>
        </w:r>
      </w:del>
      <w:r w:rsidRPr="0095738C">
        <w:rPr>
          <w:rFonts w:cs="Arial"/>
          <w:szCs w:val="20"/>
        </w:rPr>
        <w:t>less complex entities, more controls may be directly applied by management.</w:t>
      </w:r>
      <w:r w:rsidRPr="00961271">
        <w:rPr>
          <w:rFonts w:cs="Arial"/>
          <w:szCs w:val="20"/>
        </w:rPr>
        <w:t xml:space="preserve"> </w:t>
      </w:r>
    </w:p>
    <w:tbl>
      <w:tblPr>
        <w:tblStyle w:val="TableGrid"/>
        <w:tblW w:w="0" w:type="auto"/>
        <w:tblInd w:w="547" w:type="dxa"/>
        <w:tblLook w:val="04A0" w:firstRow="1" w:lastRow="0" w:firstColumn="1" w:lastColumn="0" w:noHBand="0" w:noVBand="1"/>
      </w:tblPr>
      <w:tblGrid>
        <w:gridCol w:w="8793"/>
      </w:tblGrid>
      <w:tr w:rsidR="00737402" w:rsidTr="00737402">
        <w:trPr>
          <w:ins w:id="1230" w:author="Author"/>
        </w:trPr>
        <w:tc>
          <w:tcPr>
            <w:tcW w:w="9340" w:type="dxa"/>
          </w:tcPr>
          <w:p w:rsidR="00737402" w:rsidRDefault="00737402" w:rsidP="00737402">
            <w:pPr>
              <w:ind w:left="547" w:hanging="547"/>
              <w:rPr>
                <w:rFonts w:cs="Arial"/>
                <w:szCs w:val="20"/>
              </w:rPr>
            </w:pPr>
            <w:r>
              <w:rPr>
                <w:rFonts w:cs="Arial"/>
                <w:szCs w:val="20"/>
              </w:rPr>
              <w:t>E</w:t>
            </w:r>
            <w:del w:id="1231" w:author="Author">
              <w:r w:rsidRPr="00961271" w:rsidDel="00737402">
                <w:rPr>
                  <w:rFonts w:cs="Arial"/>
                  <w:szCs w:val="20"/>
                </w:rPr>
                <w:delText>For e</w:delText>
              </w:r>
            </w:del>
            <w:r w:rsidRPr="00961271">
              <w:rPr>
                <w:rFonts w:cs="Arial"/>
                <w:szCs w:val="20"/>
              </w:rPr>
              <w:t>xample</w:t>
            </w:r>
            <w:r>
              <w:rPr>
                <w:rFonts w:cs="Arial"/>
                <w:szCs w:val="20"/>
              </w:rPr>
              <w:t>:</w:t>
            </w:r>
          </w:p>
          <w:p w:rsidR="00737402" w:rsidRDefault="00737402" w:rsidP="00737402">
            <w:pPr>
              <w:rPr>
                <w:ins w:id="1232" w:author="Author"/>
                <w:rFonts w:cs="Arial"/>
                <w:szCs w:val="20"/>
              </w:rPr>
            </w:pPr>
            <w:del w:id="1233" w:author="Author">
              <w:r w:rsidRPr="00961271" w:rsidDel="00737402">
                <w:rPr>
                  <w:rFonts w:cs="Arial"/>
                  <w:szCs w:val="20"/>
                </w:rPr>
                <w:delText>, m</w:delText>
              </w:r>
            </w:del>
            <w:r>
              <w:rPr>
                <w:rFonts w:cs="Arial"/>
                <w:szCs w:val="20"/>
              </w:rPr>
              <w:t>M</w:t>
            </w:r>
            <w:r w:rsidRPr="00961271">
              <w:rPr>
                <w:rFonts w:cs="Arial"/>
                <w:szCs w:val="20"/>
              </w:rPr>
              <w:t>anagement’s sole authority for granting credit to customers and approving significant purchases can provide strong control over important account balances and transactions.</w:t>
            </w:r>
          </w:p>
        </w:tc>
      </w:tr>
    </w:tbl>
    <w:p w:rsidR="002B7B23" w:rsidRDefault="002B7B23" w:rsidP="002B7B23">
      <w:pPr>
        <w:ind w:left="547" w:hanging="547"/>
        <w:rPr>
          <w:rFonts w:cs="Arial"/>
          <w:szCs w:val="20"/>
          <w:u w:val="single"/>
        </w:rPr>
      </w:pPr>
      <w:ins w:id="1234" w:author="Author">
        <w:r>
          <w:rPr>
            <w:rFonts w:cs="Arial"/>
            <w:szCs w:val="20"/>
          </w:rPr>
          <w:lastRenderedPageBreak/>
          <w:t xml:space="preserve">A161a. </w:t>
        </w:r>
      </w:ins>
      <w:r w:rsidRPr="00821A91">
        <w:rPr>
          <w:rFonts w:cs="Arial"/>
          <w:i/>
          <w:szCs w:val="20"/>
        </w:rPr>
        <w:t>[</w:t>
      </w:r>
      <w:r w:rsidRPr="00821A91">
        <w:rPr>
          <w:rFonts w:cs="Arial"/>
          <w:i/>
          <w:szCs w:val="20"/>
          <w:highlight w:val="yellow"/>
        </w:rPr>
        <w:t>Previously para. A164</w:t>
      </w:r>
      <w:r>
        <w:rPr>
          <w:rFonts w:cs="Arial"/>
          <w:szCs w:val="20"/>
        </w:rPr>
        <w:t xml:space="preserve">] </w:t>
      </w:r>
      <w:r w:rsidRPr="002B7B23">
        <w:rPr>
          <w:rFonts w:cs="Arial"/>
          <w:szCs w:val="20"/>
          <w:u w:val="single"/>
        </w:rPr>
        <w:t>It may be less practicable to establish segregation of duties in smaller and less complex entities that have fewer employees. However, in an owner-managed entity, the owner-manager may be able to exercise more effective oversight through direct involvement than in a larger entity, which may compensate for the generally more limited opportunities for segregation of duties. Although, as also explained in ISA 240, domination of management by a single individual can be a potential control deficiency since there is an opportunity for management override of controls.</w:t>
      </w:r>
      <w:r w:rsidRPr="002B7B23">
        <w:rPr>
          <w:rStyle w:val="FootnoteReference"/>
          <w:rFonts w:cs="Arial"/>
          <w:szCs w:val="20"/>
          <w:u w:val="single"/>
        </w:rPr>
        <w:footnoteReference w:id="37"/>
      </w:r>
      <w:r w:rsidRPr="002B7B23">
        <w:rPr>
          <w:rFonts w:cs="Arial"/>
          <w:szCs w:val="20"/>
          <w:u w:val="single"/>
        </w:rPr>
        <w:t xml:space="preserve"> </w:t>
      </w:r>
    </w:p>
    <w:p w:rsidR="00F86D49" w:rsidRPr="002B7B23" w:rsidRDefault="00F86D49" w:rsidP="00F86D49">
      <w:pPr>
        <w:spacing w:before="240"/>
        <w:ind w:left="547" w:hanging="547"/>
        <w:rPr>
          <w:rFonts w:cs="Arial"/>
          <w:szCs w:val="20"/>
          <w:u w:val="single"/>
        </w:rPr>
      </w:pPr>
      <w:ins w:id="1237" w:author="Author">
        <w:r>
          <w:rPr>
            <w:rFonts w:cs="Arial"/>
            <w:szCs w:val="20"/>
            <w:u w:val="single"/>
          </w:rPr>
          <w:t>Types of Controls in Control Activities</w:t>
        </w:r>
      </w:ins>
    </w:p>
    <w:p w:rsidR="002B7B23" w:rsidRPr="002B7B23" w:rsidRDefault="00737402" w:rsidP="002B7B23">
      <w:pPr>
        <w:ind w:left="547" w:hanging="547"/>
        <w:rPr>
          <w:rFonts w:cs="Arial"/>
          <w:szCs w:val="20"/>
          <w:u w:val="single"/>
        </w:rPr>
      </w:pPr>
      <w:ins w:id="1238" w:author="Author">
        <w:r w:rsidRPr="00737402">
          <w:rPr>
            <w:rFonts w:cs="Arial"/>
            <w:szCs w:val="20"/>
          </w:rPr>
          <w:t>A161</w:t>
        </w:r>
        <w:r w:rsidR="002B7B23">
          <w:rPr>
            <w:rFonts w:cs="Arial"/>
            <w:szCs w:val="20"/>
          </w:rPr>
          <w:t>b</w:t>
        </w:r>
        <w:r w:rsidRPr="00737402">
          <w:rPr>
            <w:rFonts w:cs="Arial"/>
            <w:szCs w:val="20"/>
          </w:rPr>
          <w:t xml:space="preserve">. </w:t>
        </w:r>
      </w:ins>
      <w:r w:rsidR="008E3561">
        <w:rPr>
          <w:rFonts w:cs="Arial"/>
          <w:szCs w:val="20"/>
        </w:rPr>
        <w:t>[</w:t>
      </w:r>
      <w:r w:rsidRPr="00821A91">
        <w:rPr>
          <w:rFonts w:cs="Arial"/>
          <w:i/>
          <w:szCs w:val="20"/>
          <w:highlight w:val="yellow"/>
        </w:rPr>
        <w:t xml:space="preserve">Previously part of </w:t>
      </w:r>
      <w:r w:rsidR="008E3561" w:rsidRPr="00821A91">
        <w:rPr>
          <w:rFonts w:cs="Arial"/>
          <w:i/>
          <w:szCs w:val="20"/>
          <w:highlight w:val="yellow"/>
        </w:rPr>
        <w:t>p</w:t>
      </w:r>
      <w:r w:rsidRPr="00821A91">
        <w:rPr>
          <w:rFonts w:cs="Arial"/>
          <w:i/>
          <w:szCs w:val="20"/>
          <w:highlight w:val="yellow"/>
        </w:rPr>
        <w:t>ara. A160</w:t>
      </w:r>
      <w:r w:rsidR="008E3561">
        <w:rPr>
          <w:rFonts w:cs="Arial"/>
          <w:szCs w:val="20"/>
        </w:rPr>
        <w:t>]</w:t>
      </w:r>
      <w:r w:rsidRPr="00737402">
        <w:rPr>
          <w:rFonts w:cs="Arial"/>
          <w:szCs w:val="20"/>
        </w:rPr>
        <w:t xml:space="preserve"> </w:t>
      </w:r>
      <w:r w:rsidR="002B7B23" w:rsidRPr="002B7B23">
        <w:rPr>
          <w:rFonts w:cs="Arial"/>
          <w:szCs w:val="20"/>
          <w:u w:val="single"/>
        </w:rPr>
        <w:t xml:space="preserve">Regardless of whether controls are within the IT environment or manual systems, controls may have various objectives and may be applied at various organizational and functional levels. Examples of controls in the control activities component include authorizations and approvals, reconciliations, verifications (such as edit and validation checks or automated calculations), segregation of duties, and physical or logical controls, including those addressing safeguarding of assets.  </w:t>
      </w:r>
    </w:p>
    <w:p w:rsidR="003E1141" w:rsidRPr="00961271" w:rsidRDefault="003E1141" w:rsidP="00971C2C">
      <w:pPr>
        <w:ind w:left="547" w:hanging="547"/>
        <w:rPr>
          <w:rFonts w:cs="Arial"/>
          <w:szCs w:val="20"/>
        </w:rPr>
      </w:pPr>
      <w:r w:rsidRPr="00737402">
        <w:rPr>
          <w:rFonts w:cs="Arial"/>
          <w:szCs w:val="20"/>
        </w:rPr>
        <w:t>A162.</w:t>
      </w:r>
      <w:r w:rsidRPr="00737402">
        <w:rPr>
          <w:rFonts w:cs="Arial"/>
          <w:szCs w:val="20"/>
        </w:rPr>
        <w:tab/>
      </w:r>
      <w:r w:rsidR="008C0782">
        <w:rPr>
          <w:rFonts w:cs="Arial"/>
          <w:szCs w:val="20"/>
        </w:rPr>
        <w:t>[</w:t>
      </w:r>
      <w:r w:rsidR="00821A91" w:rsidRPr="00821A91">
        <w:rPr>
          <w:rFonts w:cs="Arial"/>
          <w:i/>
          <w:szCs w:val="20"/>
          <w:highlight w:val="yellow"/>
        </w:rPr>
        <w:t>M</w:t>
      </w:r>
      <w:r w:rsidR="008C0782" w:rsidRPr="00821A91">
        <w:rPr>
          <w:rFonts w:cs="Arial"/>
          <w:i/>
          <w:szCs w:val="20"/>
          <w:highlight w:val="yellow"/>
        </w:rPr>
        <w:t>oved to guidance</w:t>
      </w:r>
      <w:r w:rsidR="008C0782">
        <w:rPr>
          <w:rFonts w:cs="Arial"/>
          <w:szCs w:val="20"/>
        </w:rPr>
        <w:t xml:space="preserve">] </w:t>
      </w:r>
      <w:del w:id="1239" w:author="Author">
        <w:r w:rsidRPr="00737402" w:rsidDel="008C0782">
          <w:rPr>
            <w:rFonts w:cs="Arial"/>
            <w:szCs w:val="20"/>
          </w:rPr>
          <w:delText>Some individual controls may consist</w:delText>
        </w:r>
        <w:r w:rsidRPr="00961271" w:rsidDel="008C0782">
          <w:rPr>
            <w:rFonts w:cs="Arial"/>
            <w:szCs w:val="20"/>
          </w:rPr>
          <w:delText xml:space="preserve"> of both automated and manual aspects, such as controls that may use information produced by IT (e.g., an exception report) that is subject to manual procedures (e.g., review and follow-up). For many entities, most controls may be automated controls or involve a combination of automated and manual aspects because of the extent of use of IT applications for financial reporting purposes. In some cases, authorizations, approvals and the preparation of reconciliations may involve the use of technology enabled workflow or use of supporting records in digital form.</w:delText>
        </w:r>
      </w:del>
    </w:p>
    <w:p w:rsidR="003E1141" w:rsidRPr="00961271" w:rsidRDefault="003E1141" w:rsidP="00971C2C">
      <w:pPr>
        <w:ind w:left="547" w:hanging="547"/>
        <w:rPr>
          <w:rFonts w:cs="Arial"/>
          <w:szCs w:val="20"/>
        </w:rPr>
      </w:pPr>
      <w:r w:rsidRPr="00961271">
        <w:rPr>
          <w:rFonts w:cs="Arial"/>
          <w:szCs w:val="20"/>
        </w:rPr>
        <w:t>A163.</w:t>
      </w:r>
      <w:r w:rsidRPr="00961271">
        <w:rPr>
          <w:rFonts w:cs="Arial"/>
          <w:szCs w:val="20"/>
        </w:rPr>
        <w:tab/>
      </w:r>
      <w:r w:rsidR="008C0782">
        <w:rPr>
          <w:rFonts w:cs="Arial"/>
          <w:szCs w:val="20"/>
        </w:rPr>
        <w:t>[</w:t>
      </w:r>
      <w:r w:rsidR="008C0782" w:rsidRPr="00821A91">
        <w:rPr>
          <w:rFonts w:cs="Arial"/>
          <w:i/>
          <w:szCs w:val="20"/>
          <w:highlight w:val="yellow"/>
        </w:rPr>
        <w:t xml:space="preserve">Moved to </w:t>
      </w:r>
      <w:r w:rsidR="008C0782" w:rsidRPr="00821A91">
        <w:rPr>
          <w:rFonts w:cs="Arial"/>
          <w:b/>
          <w:i/>
          <w:szCs w:val="20"/>
          <w:highlight w:val="yellow"/>
        </w:rPr>
        <w:t>Appendix</w:t>
      </w:r>
      <w:r w:rsidR="007A0D20" w:rsidRPr="00821A91">
        <w:rPr>
          <w:rFonts w:cs="Arial"/>
          <w:b/>
          <w:i/>
          <w:szCs w:val="20"/>
          <w:highlight w:val="yellow"/>
        </w:rPr>
        <w:t xml:space="preserve"> 3</w:t>
      </w:r>
      <w:r w:rsidR="008C0782">
        <w:rPr>
          <w:rFonts w:cs="Arial"/>
          <w:szCs w:val="20"/>
        </w:rPr>
        <w:t>]</w:t>
      </w:r>
      <w:bookmarkStart w:id="1240" w:name="_Hlk10112832"/>
      <w:r w:rsidR="007A0D20">
        <w:rPr>
          <w:rFonts w:cs="Arial"/>
          <w:szCs w:val="20"/>
        </w:rPr>
        <w:t xml:space="preserve"> </w:t>
      </w:r>
      <w:r w:rsidRPr="007A0D20">
        <w:rPr>
          <w:rFonts w:cs="Arial"/>
          <w:strike/>
          <w:szCs w:val="20"/>
        </w:rPr>
        <w:t>The greater the extent of automated controls, or controls involving automated aspects, that management uses and relies on in relation to its financial reporting, the more important it may become for the entity to implement general IT controls that address the continued functioning of the automated aspects of application controls.</w:t>
      </w:r>
    </w:p>
    <w:bookmarkEnd w:id="1240"/>
    <w:p w:rsidR="003E1141" w:rsidRPr="002B7B23" w:rsidRDefault="003E1141" w:rsidP="00971C2C">
      <w:pPr>
        <w:ind w:left="547" w:hanging="547"/>
        <w:rPr>
          <w:rFonts w:cs="Arial"/>
          <w:strike/>
          <w:szCs w:val="20"/>
        </w:rPr>
      </w:pPr>
      <w:r w:rsidRPr="00961271">
        <w:rPr>
          <w:rFonts w:cs="Arial"/>
          <w:szCs w:val="20"/>
        </w:rPr>
        <w:t>A164.</w:t>
      </w:r>
      <w:r w:rsidRPr="00961271">
        <w:rPr>
          <w:rFonts w:cs="Arial"/>
          <w:szCs w:val="20"/>
        </w:rPr>
        <w:tab/>
      </w:r>
      <w:r w:rsidR="008E3561">
        <w:rPr>
          <w:rFonts w:cs="Arial"/>
          <w:szCs w:val="20"/>
        </w:rPr>
        <w:t>[</w:t>
      </w:r>
      <w:r w:rsidR="008E3561" w:rsidRPr="00821A91">
        <w:rPr>
          <w:rFonts w:cs="Arial"/>
          <w:i/>
          <w:szCs w:val="20"/>
          <w:highlight w:val="yellow"/>
        </w:rPr>
        <w:t>Moved to para. A161a</w:t>
      </w:r>
      <w:r w:rsidR="008E3561">
        <w:rPr>
          <w:rFonts w:cs="Arial"/>
          <w:szCs w:val="20"/>
        </w:rPr>
        <w:t xml:space="preserve">] </w:t>
      </w:r>
      <w:r w:rsidRPr="002B7B23">
        <w:rPr>
          <w:rFonts w:cs="Arial"/>
          <w:strike/>
          <w:szCs w:val="20"/>
        </w:rPr>
        <w:t>It may be less practicable to establish segregation of duties in smaller and less complex entities that have fewer employees. However, in an owner-managed entity, the owner-manager may be able to exercise more effective oversight through direct involvement than in a larger entity, which may compensate for the generally more limited opportunities for segregation of duties. Although, as also explained in ISA 240, domination of management by a single individual can be a potential control deficiency since there is an opportunity for management override of controls.</w:t>
      </w:r>
      <w:r w:rsidRPr="002B7B23">
        <w:rPr>
          <w:rStyle w:val="FootnoteReference"/>
          <w:rFonts w:cs="Arial"/>
          <w:strike/>
          <w:szCs w:val="20"/>
        </w:rPr>
        <w:footnoteReference w:id="38"/>
      </w:r>
      <w:r w:rsidRPr="002B7B23">
        <w:rPr>
          <w:rFonts w:cs="Arial"/>
          <w:strike/>
          <w:szCs w:val="20"/>
        </w:rPr>
        <w:t xml:space="preserve"> </w:t>
      </w:r>
    </w:p>
    <w:p w:rsidR="003E1141" w:rsidRPr="00961271" w:rsidRDefault="003E1141" w:rsidP="00971C2C">
      <w:pPr>
        <w:ind w:left="547" w:hanging="547"/>
        <w:rPr>
          <w:rFonts w:cs="Arial"/>
          <w:szCs w:val="20"/>
        </w:rPr>
      </w:pPr>
      <w:r w:rsidRPr="00961271">
        <w:rPr>
          <w:rFonts w:cs="Arial"/>
          <w:szCs w:val="20"/>
        </w:rPr>
        <w:t>A165.</w:t>
      </w:r>
      <w:r w:rsidRPr="00961271">
        <w:rPr>
          <w:rFonts w:cs="Arial"/>
          <w:szCs w:val="20"/>
        </w:rPr>
        <w:tab/>
        <w:t xml:space="preserve">Controls in the control activities component may </w:t>
      </w:r>
      <w:ins w:id="1243" w:author="Author">
        <w:r w:rsidR="003B64E0">
          <w:rPr>
            <w:rFonts w:cs="Arial"/>
            <w:szCs w:val="20"/>
          </w:rPr>
          <w:t xml:space="preserve">also </w:t>
        </w:r>
      </w:ins>
      <w:r w:rsidRPr="00961271">
        <w:rPr>
          <w:rFonts w:cs="Arial"/>
          <w:szCs w:val="20"/>
        </w:rPr>
        <w:t>include controls established by management that address risks of material misstatement related to disclosures not being prepared in accordance with the applicable financial reporting framework. Such controls may relate to information included in the financial statements that is obtained from outside of the general and subsidiary ledgers.</w:t>
      </w:r>
    </w:p>
    <w:p w:rsidR="003E1141" w:rsidRPr="00961271" w:rsidRDefault="003E1141" w:rsidP="00971C2C">
      <w:pPr>
        <w:keepNext/>
        <w:spacing w:before="240"/>
        <w:rPr>
          <w:rFonts w:cs="Arial"/>
          <w:bCs/>
          <w:iCs/>
          <w:kern w:val="20"/>
          <w:szCs w:val="20"/>
        </w:rPr>
      </w:pPr>
      <w:del w:id="1244" w:author="Author">
        <w:r w:rsidRPr="00961271" w:rsidDel="003B64E0">
          <w:rPr>
            <w:rFonts w:cs="Arial"/>
            <w:bCs/>
            <w:iCs/>
            <w:kern w:val="20"/>
            <w:szCs w:val="20"/>
          </w:rPr>
          <w:lastRenderedPageBreak/>
          <w:delText>Controls Relevant to the Audit (Ref: Para. 3</w:delText>
        </w:r>
        <w:r w:rsidDel="003B64E0">
          <w:rPr>
            <w:rFonts w:cs="Arial"/>
            <w:bCs/>
            <w:iCs/>
            <w:kern w:val="20"/>
            <w:szCs w:val="20"/>
          </w:rPr>
          <w:delText>9–41</w:delText>
        </w:r>
        <w:r w:rsidRPr="00961271" w:rsidDel="003B64E0">
          <w:rPr>
            <w:rFonts w:cs="Arial"/>
            <w:bCs/>
            <w:iCs/>
            <w:kern w:val="20"/>
            <w:szCs w:val="20"/>
          </w:rPr>
          <w:delText>)</w:delText>
        </w:r>
      </w:del>
    </w:p>
    <w:p w:rsidR="003E1141" w:rsidRPr="00961271" w:rsidRDefault="003E1141" w:rsidP="00971C2C">
      <w:pPr>
        <w:keepNext/>
        <w:ind w:left="547" w:hanging="547"/>
        <w:rPr>
          <w:rFonts w:cs="Arial"/>
          <w:szCs w:val="20"/>
        </w:rPr>
      </w:pPr>
      <w:del w:id="1245" w:author="Author">
        <w:r w:rsidRPr="00961271" w:rsidDel="003B64E0">
          <w:rPr>
            <w:rFonts w:cs="Arial"/>
            <w:szCs w:val="20"/>
          </w:rPr>
          <w:delText>Determining controls rele</w:delText>
        </w:r>
        <w:r w:rsidDel="003B64E0">
          <w:rPr>
            <w:rFonts w:cs="Arial"/>
            <w:szCs w:val="20"/>
          </w:rPr>
          <w:delText>vant to the audit</w:delText>
        </w:r>
      </w:del>
      <w:ins w:id="1246" w:author="Author">
        <w:r w:rsidR="003B64E0">
          <w:rPr>
            <w:rFonts w:cs="Arial"/>
            <w:szCs w:val="20"/>
          </w:rPr>
          <w:t>Identifying controls that address risks of material misstatement at the assertion level</w:t>
        </w:r>
      </w:ins>
      <w:r>
        <w:rPr>
          <w:rFonts w:cs="Arial"/>
          <w:szCs w:val="20"/>
        </w:rPr>
        <w:t xml:space="preserve"> </w:t>
      </w:r>
      <w:del w:id="1247" w:author="Author">
        <w:r w:rsidDel="00B84B87">
          <w:rPr>
            <w:rFonts w:cs="Arial"/>
            <w:szCs w:val="20"/>
          </w:rPr>
          <w:delText>(Ref: Para. 39</w:delText>
        </w:r>
        <w:r w:rsidRPr="00961271" w:rsidDel="00B84B87">
          <w:rPr>
            <w:rFonts w:cs="Arial"/>
            <w:szCs w:val="20"/>
          </w:rPr>
          <w:delText>)</w:delText>
        </w:r>
      </w:del>
    </w:p>
    <w:p w:rsidR="003E1141" w:rsidRDefault="003E1141" w:rsidP="00971C2C">
      <w:pPr>
        <w:keepNext/>
        <w:ind w:left="547" w:hanging="547"/>
        <w:rPr>
          <w:ins w:id="1248" w:author="Author"/>
          <w:rFonts w:cs="Arial"/>
          <w:szCs w:val="20"/>
        </w:rPr>
      </w:pPr>
      <w:r w:rsidRPr="00961271">
        <w:rPr>
          <w:rFonts w:cs="Arial"/>
          <w:szCs w:val="20"/>
        </w:rPr>
        <w:t>A166.</w:t>
      </w:r>
      <w:r w:rsidRPr="00961271">
        <w:rPr>
          <w:rFonts w:cs="Arial"/>
          <w:szCs w:val="20"/>
        </w:rPr>
        <w:tab/>
      </w:r>
      <w:r w:rsidR="00F86D49">
        <w:rPr>
          <w:rFonts w:cs="Arial"/>
          <w:szCs w:val="20"/>
        </w:rPr>
        <w:t>[</w:t>
      </w:r>
      <w:r w:rsidR="00F86D49" w:rsidRPr="00821A91">
        <w:rPr>
          <w:rFonts w:cs="Arial"/>
          <w:i/>
          <w:szCs w:val="20"/>
          <w:highlight w:val="yellow"/>
        </w:rPr>
        <w:t>Deleted</w:t>
      </w:r>
      <w:r w:rsidR="00F86D49">
        <w:rPr>
          <w:rFonts w:cs="Arial"/>
          <w:szCs w:val="20"/>
        </w:rPr>
        <w:t xml:space="preserve">] </w:t>
      </w:r>
      <w:del w:id="1249" w:author="Author">
        <w:r w:rsidRPr="00961271" w:rsidDel="00AD488B">
          <w:rPr>
            <w:rFonts w:cs="Arial"/>
            <w:szCs w:val="20"/>
          </w:rPr>
          <w:delText xml:space="preserve">Controls relevant to the audit are primarily direct controls </w:delText>
        </w:r>
        <w:r w:rsidRPr="00961271" w:rsidDel="00C61367">
          <w:rPr>
            <w:rFonts w:cs="Arial"/>
            <w:szCs w:val="20"/>
          </w:rPr>
          <w:delText>and are primarily controls in the control activities component because such controls typically are controls over the entity’s information system</w:delText>
        </w:r>
      </w:del>
      <w:ins w:id="1250" w:author="Author">
        <w:del w:id="1251" w:author="Author">
          <w:r w:rsidR="003B64E0" w:rsidDel="00AD488B">
            <w:rPr>
              <w:rFonts w:cs="Arial"/>
              <w:szCs w:val="20"/>
            </w:rPr>
            <w:delText>.</w:delText>
          </w:r>
        </w:del>
      </w:ins>
      <w:del w:id="1252" w:author="Author">
        <w:r w:rsidRPr="00961271" w:rsidDel="00AD488B">
          <w:rPr>
            <w:rFonts w:cs="Arial"/>
            <w:szCs w:val="20"/>
          </w:rPr>
          <w:delText xml:space="preserve"> and address risks of </w:delText>
        </w:r>
        <w:r w:rsidRPr="00961271" w:rsidDel="003B64E0">
          <w:rPr>
            <w:rFonts w:cs="Arial"/>
            <w:szCs w:val="20"/>
          </w:rPr>
          <w:delText>material misstatement at the assertion level.</w:delText>
        </w:r>
      </w:del>
      <w:r w:rsidRPr="00961271">
        <w:rPr>
          <w:rFonts w:cs="Arial"/>
          <w:szCs w:val="20"/>
        </w:rPr>
        <w:t xml:space="preserve"> </w:t>
      </w:r>
      <w:r w:rsidR="00AD488B">
        <w:rPr>
          <w:rFonts w:cs="Arial"/>
          <w:szCs w:val="20"/>
        </w:rPr>
        <w:t>[</w:t>
      </w:r>
      <w:r w:rsidR="004C6407" w:rsidRPr="00821A91">
        <w:rPr>
          <w:rFonts w:cs="Arial"/>
          <w:i/>
          <w:szCs w:val="20"/>
          <w:highlight w:val="yellow"/>
        </w:rPr>
        <w:t>S</w:t>
      </w:r>
      <w:r w:rsidR="00AD488B" w:rsidRPr="00821A91">
        <w:rPr>
          <w:rFonts w:cs="Arial"/>
          <w:i/>
          <w:szCs w:val="20"/>
          <w:highlight w:val="yellow"/>
        </w:rPr>
        <w:t>entence moved to</w:t>
      </w:r>
      <w:r w:rsidR="004C6407" w:rsidRPr="00821A91">
        <w:rPr>
          <w:rFonts w:cs="Arial"/>
          <w:i/>
          <w:szCs w:val="20"/>
          <w:highlight w:val="yellow"/>
        </w:rPr>
        <w:t xml:space="preserve"> para.</w:t>
      </w:r>
      <w:r w:rsidR="00AD488B" w:rsidRPr="00821A91">
        <w:rPr>
          <w:rFonts w:cs="Arial"/>
          <w:i/>
          <w:szCs w:val="20"/>
          <w:highlight w:val="yellow"/>
        </w:rPr>
        <w:t xml:space="preserve"> A135c</w:t>
      </w:r>
      <w:r w:rsidR="00AD488B">
        <w:rPr>
          <w:rFonts w:cs="Arial"/>
          <w:szCs w:val="20"/>
        </w:rPr>
        <w:t xml:space="preserve">] </w:t>
      </w:r>
      <w:r w:rsidRPr="00F86D49">
        <w:rPr>
          <w:rFonts w:cs="Arial"/>
          <w:strike/>
          <w:szCs w:val="20"/>
        </w:rPr>
        <w:t xml:space="preserve">However, there may be direct controls that exist in the control environment, the entity’s risk assessment process or the entity’s process to monitor the system of internal control components. </w:t>
      </w:r>
      <w:r w:rsidRPr="00961271">
        <w:rPr>
          <w:rFonts w:cs="Arial"/>
          <w:szCs w:val="20"/>
        </w:rPr>
        <w:t xml:space="preserve">Controls are required to be </w:t>
      </w:r>
      <w:del w:id="1253" w:author="Author">
        <w:r w:rsidRPr="00961271" w:rsidDel="003B64E0">
          <w:rPr>
            <w:rFonts w:cs="Arial"/>
            <w:szCs w:val="20"/>
          </w:rPr>
          <w:delText xml:space="preserve">relevant to the audit </w:delText>
        </w:r>
      </w:del>
      <w:ins w:id="1254" w:author="Author">
        <w:r w:rsidR="003B64E0">
          <w:rPr>
            <w:rFonts w:cs="Arial"/>
            <w:szCs w:val="20"/>
          </w:rPr>
          <w:t xml:space="preserve">identified </w:t>
        </w:r>
      </w:ins>
      <w:r w:rsidRPr="00961271">
        <w:rPr>
          <w:rFonts w:cs="Arial"/>
          <w:szCs w:val="20"/>
        </w:rPr>
        <w:t>when such controls meet one or more of the c</w:t>
      </w:r>
      <w:r>
        <w:rPr>
          <w:rFonts w:cs="Arial"/>
          <w:szCs w:val="20"/>
        </w:rPr>
        <w:t xml:space="preserve">riteria included in </w:t>
      </w:r>
      <w:r w:rsidRPr="00821A91">
        <w:rPr>
          <w:rFonts w:cs="Arial"/>
          <w:szCs w:val="20"/>
        </w:rPr>
        <w:t>paragraph 39. However, when multiple controls each achieve the same objective, it is unnecessary to identify</w:t>
      </w:r>
      <w:r w:rsidR="00EC4664" w:rsidRPr="00821A91">
        <w:rPr>
          <w:rFonts w:cs="Arial"/>
          <w:szCs w:val="20"/>
        </w:rPr>
        <w:t xml:space="preserve"> </w:t>
      </w:r>
      <w:r w:rsidRPr="00821A91">
        <w:rPr>
          <w:rFonts w:cs="Arial"/>
          <w:szCs w:val="20"/>
        </w:rPr>
        <w:t>each of the control</w:t>
      </w:r>
      <w:ins w:id="1255" w:author="Author">
        <w:r w:rsidR="003B64E0" w:rsidRPr="00821A91">
          <w:rPr>
            <w:rFonts w:cs="Arial"/>
            <w:szCs w:val="20"/>
          </w:rPr>
          <w:t>s</w:t>
        </w:r>
      </w:ins>
      <w:r w:rsidRPr="00961271">
        <w:rPr>
          <w:rFonts w:cs="Arial"/>
          <w:szCs w:val="20"/>
        </w:rPr>
        <w:t xml:space="preserve"> related to such objective.</w:t>
      </w:r>
    </w:p>
    <w:p w:rsidR="00900AF4" w:rsidRPr="00961271" w:rsidRDefault="00900AF4" w:rsidP="00971C2C">
      <w:pPr>
        <w:keepNext/>
        <w:ind w:left="547" w:hanging="547"/>
        <w:rPr>
          <w:rFonts w:cs="Arial"/>
          <w:szCs w:val="20"/>
        </w:rPr>
      </w:pPr>
      <w:ins w:id="1256" w:author="Author">
        <w:r>
          <w:rPr>
            <w:rFonts w:cs="Arial"/>
            <w:szCs w:val="20"/>
          </w:rPr>
          <w:t>Scalability</w:t>
        </w:r>
      </w:ins>
    </w:p>
    <w:p w:rsidR="003B64E0" w:rsidRPr="00900AF4" w:rsidRDefault="003E1141" w:rsidP="003B64E0">
      <w:pPr>
        <w:spacing w:after="120"/>
        <w:ind w:left="547" w:hanging="547"/>
        <w:rPr>
          <w:ins w:id="1257" w:author="Author"/>
          <w:rFonts w:cs="Arial"/>
          <w:szCs w:val="20"/>
        </w:rPr>
      </w:pPr>
      <w:r w:rsidRPr="00900AF4">
        <w:rPr>
          <w:rFonts w:cs="Arial"/>
          <w:szCs w:val="20"/>
        </w:rPr>
        <w:t>A167.</w:t>
      </w:r>
      <w:ins w:id="1258" w:author="Author">
        <w:r w:rsidR="003B64E0" w:rsidRPr="00900AF4">
          <w:rPr>
            <w:rFonts w:cs="Arial"/>
            <w:szCs w:val="20"/>
          </w:rPr>
          <w:t xml:space="preserve"> Controls that address risks of material misstatement at the assertion level </w:t>
        </w:r>
        <w:r w:rsidR="00900AF4">
          <w:rPr>
            <w:rFonts w:cs="Arial"/>
            <w:szCs w:val="20"/>
          </w:rPr>
          <w:t>that are expected to be relevant for all audits</w:t>
        </w:r>
      </w:ins>
      <w:r w:rsidR="00DC1A2B">
        <w:rPr>
          <w:rFonts w:cs="Arial"/>
          <w:szCs w:val="20"/>
        </w:rPr>
        <w:t xml:space="preserve"> </w:t>
      </w:r>
      <w:ins w:id="1259" w:author="Author">
        <w:r w:rsidR="00DC1A2B">
          <w:rPr>
            <w:rFonts w:cs="Arial"/>
            <w:szCs w:val="20"/>
          </w:rPr>
          <w:t>are</w:t>
        </w:r>
      </w:ins>
      <w:del w:id="1260" w:author="Author">
        <w:r w:rsidRPr="00900AF4" w:rsidDel="004A2167">
          <w:rPr>
            <w:rFonts w:cs="Arial"/>
            <w:szCs w:val="20"/>
          </w:rPr>
          <w:delText>Controls relevant to the audit are required to includ</w:delText>
        </w:r>
        <w:r w:rsidRPr="00900AF4" w:rsidDel="00900AF4">
          <w:rPr>
            <w:rFonts w:cs="Arial"/>
            <w:szCs w:val="20"/>
          </w:rPr>
          <w:delText>e</w:delText>
        </w:r>
      </w:del>
      <w:r w:rsidRPr="00900AF4">
        <w:rPr>
          <w:rFonts w:cs="Arial"/>
          <w:szCs w:val="20"/>
        </w:rPr>
        <w:t xml:space="preserve"> controls over journal entries because the manner in which an entity incorporates information from transaction processing into the general ledger ordinarily involves the use of journal entries, whether standard or non-standard, or automated or manual. The extent to which other controls are </w:t>
      </w:r>
      <w:del w:id="1261" w:author="Author">
        <w:r w:rsidRPr="00900AF4" w:rsidDel="003B64E0">
          <w:rPr>
            <w:rFonts w:cs="Arial"/>
            <w:szCs w:val="20"/>
          </w:rPr>
          <w:delText xml:space="preserve">relevant to the </w:delText>
        </w:r>
        <w:r w:rsidRPr="00900AF4" w:rsidDel="00900AF4">
          <w:rPr>
            <w:rFonts w:cs="Arial"/>
            <w:szCs w:val="20"/>
          </w:rPr>
          <w:delText>audit</w:delText>
        </w:r>
      </w:del>
      <w:r w:rsidRPr="00900AF4">
        <w:rPr>
          <w:rFonts w:cs="Arial"/>
          <w:szCs w:val="20"/>
        </w:rPr>
        <w:t xml:space="preserve"> may vary based on the nature of the entity and the auditor’s planned approach to further audit procedures.</w:t>
      </w:r>
    </w:p>
    <w:tbl>
      <w:tblPr>
        <w:tblStyle w:val="TableGrid"/>
        <w:tblW w:w="0" w:type="auto"/>
        <w:tblInd w:w="547" w:type="dxa"/>
        <w:tblLook w:val="04A0" w:firstRow="1" w:lastRow="0" w:firstColumn="1" w:lastColumn="0" w:noHBand="0" w:noVBand="1"/>
      </w:tblPr>
      <w:tblGrid>
        <w:gridCol w:w="8793"/>
      </w:tblGrid>
      <w:tr w:rsidR="003B64E0" w:rsidRPr="00900AF4" w:rsidTr="003B64E0">
        <w:trPr>
          <w:ins w:id="1262" w:author="Author"/>
        </w:trPr>
        <w:tc>
          <w:tcPr>
            <w:tcW w:w="9340" w:type="dxa"/>
          </w:tcPr>
          <w:p w:rsidR="00F86D49" w:rsidRDefault="00F86D49" w:rsidP="00F86D49">
            <w:pPr>
              <w:rPr>
                <w:ins w:id="1263" w:author="Author"/>
                <w:rFonts w:cs="Arial"/>
                <w:szCs w:val="20"/>
              </w:rPr>
            </w:pPr>
            <w:del w:id="1264" w:author="Author">
              <w:r w:rsidDel="00F86D49">
                <w:rPr>
                  <w:rFonts w:cs="Arial"/>
                  <w:szCs w:val="20"/>
                </w:rPr>
                <w:delText>For e</w:delText>
              </w:r>
            </w:del>
            <w:ins w:id="1265" w:author="Author">
              <w:r>
                <w:rPr>
                  <w:rFonts w:cs="Arial"/>
                  <w:szCs w:val="20"/>
                </w:rPr>
                <w:t xml:space="preserve">Example: </w:t>
              </w:r>
            </w:ins>
          </w:p>
          <w:p w:rsidR="00F86D49" w:rsidRPr="00900AF4" w:rsidRDefault="00F86D49" w:rsidP="00971C2C">
            <w:pPr>
              <w:rPr>
                <w:ins w:id="1266" w:author="Author"/>
                <w:rFonts w:cs="Arial"/>
                <w:szCs w:val="20"/>
              </w:rPr>
            </w:pPr>
            <w:del w:id="1267" w:author="Author">
              <w:r w:rsidDel="00F86D49">
                <w:rPr>
                  <w:rFonts w:cs="Arial"/>
                  <w:szCs w:val="20"/>
                </w:rPr>
                <w:delText>xample, i</w:delText>
              </w:r>
            </w:del>
            <w:ins w:id="1268" w:author="Author">
              <w:r>
                <w:rPr>
                  <w:rFonts w:cs="Arial"/>
                  <w:szCs w:val="20"/>
                </w:rPr>
                <w:t>I</w:t>
              </w:r>
            </w:ins>
            <w:r>
              <w:rPr>
                <w:rFonts w:cs="Arial"/>
                <w:szCs w:val="20"/>
              </w:rPr>
              <w:t xml:space="preserve">n an audit of a </w:t>
            </w:r>
            <w:del w:id="1269" w:author="Author">
              <w:r w:rsidDel="00F86D49">
                <w:rPr>
                  <w:rFonts w:cs="Arial"/>
                  <w:szCs w:val="20"/>
                </w:rPr>
                <w:delText xml:space="preserve">smaller and </w:delText>
              </w:r>
            </w:del>
            <w:r>
              <w:rPr>
                <w:rFonts w:cs="Arial"/>
                <w:szCs w:val="20"/>
              </w:rPr>
              <w:t xml:space="preserve">less complex entity, the entity’s information system may not be </w:t>
            </w:r>
            <w:proofErr w:type="gramStart"/>
            <w:r>
              <w:rPr>
                <w:rFonts w:cs="Arial"/>
                <w:szCs w:val="20"/>
              </w:rPr>
              <w:t>complex</w:t>
            </w:r>
            <w:proofErr w:type="gramEnd"/>
            <w:r>
              <w:rPr>
                <w:rFonts w:cs="Arial"/>
                <w:szCs w:val="20"/>
              </w:rPr>
              <w:t xml:space="preserve"> and the auditor may not </w:t>
            </w:r>
            <w:del w:id="1270" w:author="Author">
              <w:r w:rsidDel="00550A68">
                <w:rPr>
                  <w:rFonts w:cs="Arial"/>
                  <w:szCs w:val="20"/>
                </w:rPr>
                <w:delText xml:space="preserve">be required to, or </w:delText>
              </w:r>
            </w:del>
            <w:r>
              <w:rPr>
                <w:rFonts w:cs="Arial"/>
                <w:szCs w:val="20"/>
              </w:rPr>
              <w:t>plan to</w:t>
            </w:r>
            <w:del w:id="1271" w:author="Author">
              <w:r w:rsidDel="00550A68">
                <w:rPr>
                  <w:rFonts w:cs="Arial"/>
                  <w:szCs w:val="20"/>
                </w:rPr>
                <w:delText>,</w:delText>
              </w:r>
            </w:del>
            <w:r>
              <w:rPr>
                <w:rFonts w:cs="Arial"/>
                <w:szCs w:val="20"/>
              </w:rPr>
              <w:t xml:space="preserve"> rely on the operating effectiveness of </w:t>
            </w:r>
            <w:del w:id="1272" w:author="Author">
              <w:r w:rsidDel="00550A68">
                <w:rPr>
                  <w:rFonts w:cs="Arial"/>
                  <w:szCs w:val="20"/>
                </w:rPr>
                <w:delText xml:space="preserve">any </w:delText>
              </w:r>
            </w:del>
            <w:r>
              <w:rPr>
                <w:rFonts w:cs="Arial"/>
                <w:szCs w:val="20"/>
              </w:rPr>
              <w:t xml:space="preserve">controls. Further, the auditor may not have identified any significant risks or any other risks of material misstatement for which it is necessary for the auditor to evaluate the design of controls and determine that they have been implemented. In such an audit, the auditor may determine that there are no </w:t>
            </w:r>
            <w:ins w:id="1273" w:author="Author">
              <w:r>
                <w:rPr>
                  <w:rFonts w:cs="Arial"/>
                  <w:szCs w:val="20"/>
                </w:rPr>
                <w:t xml:space="preserve">identified </w:t>
              </w:r>
            </w:ins>
            <w:r>
              <w:rPr>
                <w:rFonts w:cs="Arial"/>
                <w:szCs w:val="20"/>
              </w:rPr>
              <w:t xml:space="preserve">controls </w:t>
            </w:r>
            <w:del w:id="1274" w:author="Author">
              <w:r w:rsidDel="00F86D49">
                <w:rPr>
                  <w:rFonts w:cs="Arial"/>
                  <w:szCs w:val="20"/>
                </w:rPr>
                <w:delText>relevant to the audit</w:delText>
              </w:r>
            </w:del>
            <w:r>
              <w:rPr>
                <w:rFonts w:cs="Arial"/>
                <w:szCs w:val="20"/>
              </w:rPr>
              <w:t xml:space="preserve"> other than the entity’s controls over journal entries. </w:t>
            </w:r>
          </w:p>
        </w:tc>
      </w:tr>
    </w:tbl>
    <w:p w:rsidR="003E1141" w:rsidRPr="00961271" w:rsidDel="00A02C7F" w:rsidRDefault="003E1141" w:rsidP="00971C2C">
      <w:pPr>
        <w:spacing w:before="240"/>
        <w:rPr>
          <w:del w:id="1275" w:author="Author"/>
          <w:rFonts w:cs="Arial"/>
          <w:szCs w:val="20"/>
        </w:rPr>
      </w:pPr>
      <w:del w:id="1276" w:author="Author">
        <w:r w:rsidRPr="00961271" w:rsidDel="00A02C7F">
          <w:rPr>
            <w:rFonts w:cs="Arial"/>
            <w:szCs w:val="20"/>
          </w:rPr>
          <w:delText>Controls that address risks for which substantive procedures alone cannot provide sufficient appropriate audit evidence (Ref: Para.</w:delText>
        </w:r>
        <w:r w:rsidDel="00A02C7F">
          <w:rPr>
            <w:rFonts w:cs="Arial"/>
            <w:szCs w:val="20"/>
          </w:rPr>
          <w:delText xml:space="preserve"> 39</w:delText>
        </w:r>
        <w:r w:rsidRPr="00961271" w:rsidDel="00A02C7F">
          <w:rPr>
            <w:rFonts w:cs="Arial"/>
            <w:szCs w:val="20"/>
          </w:rPr>
          <w:delText>(a))</w:delText>
        </w:r>
      </w:del>
    </w:p>
    <w:p w:rsidR="003E1141" w:rsidRPr="00F86D49" w:rsidRDefault="003E1141" w:rsidP="00971C2C">
      <w:pPr>
        <w:ind w:left="547" w:hanging="547"/>
        <w:rPr>
          <w:rFonts w:cs="Arial"/>
          <w:strike/>
          <w:szCs w:val="20"/>
        </w:rPr>
      </w:pPr>
      <w:r w:rsidRPr="00961271">
        <w:rPr>
          <w:rFonts w:cs="Arial"/>
          <w:szCs w:val="20"/>
        </w:rPr>
        <w:t>A168.</w:t>
      </w:r>
      <w:r w:rsidRPr="00961271">
        <w:rPr>
          <w:rFonts w:cs="Arial"/>
          <w:szCs w:val="20"/>
        </w:rPr>
        <w:tab/>
      </w:r>
      <w:r w:rsidR="004C6407">
        <w:rPr>
          <w:rFonts w:cs="Arial"/>
          <w:szCs w:val="20"/>
        </w:rPr>
        <w:t>[</w:t>
      </w:r>
      <w:r w:rsidR="004C6407" w:rsidRPr="00821A91">
        <w:rPr>
          <w:rFonts w:cs="Arial"/>
          <w:i/>
          <w:szCs w:val="20"/>
          <w:highlight w:val="yellow"/>
        </w:rPr>
        <w:t>Moved to para. A175</w:t>
      </w:r>
      <w:r w:rsidR="00AD0089" w:rsidRPr="00821A91">
        <w:rPr>
          <w:rFonts w:cs="Arial"/>
          <w:i/>
          <w:szCs w:val="20"/>
          <w:highlight w:val="yellow"/>
        </w:rPr>
        <w:t>d</w:t>
      </w:r>
      <w:r w:rsidR="004C6407">
        <w:rPr>
          <w:rFonts w:cs="Arial"/>
          <w:szCs w:val="20"/>
        </w:rPr>
        <w:t xml:space="preserve">] </w:t>
      </w:r>
      <w:r w:rsidRPr="00F86D49">
        <w:rPr>
          <w:rFonts w:cs="Arial"/>
          <w:strike/>
          <w:szCs w:val="20"/>
        </w:rPr>
        <w:t>The auditor determines whether there are any risks of material misstatement at the assertion level for which it is not possible or practicable to obtain sufficient appropriate audit evidence through substantive procedures alone as described in paragraph 51. The auditor is required, in accordance with ISA 330,</w:t>
      </w:r>
      <w:r w:rsidRPr="00F86D49">
        <w:rPr>
          <w:rStyle w:val="FootnoteReference"/>
          <w:rFonts w:eastAsiaTheme="majorEastAsia" w:cs="Arial"/>
          <w:strike/>
          <w:szCs w:val="20"/>
        </w:rPr>
        <w:footnoteReference w:id="39"/>
      </w:r>
      <w:r w:rsidRPr="00F86D49">
        <w:rPr>
          <w:rFonts w:cs="Arial"/>
          <w:strike/>
          <w:szCs w:val="20"/>
        </w:rPr>
        <w:t xml:space="preserve"> to design and perform tests of relevant controls that address such risks of material misstatement when substantive procedures alone cannot provide sufficient appropriate audit evidence at the assertion level. As a result, when such controls exist that address these risks, they are relevant to the audit.</w:t>
      </w:r>
    </w:p>
    <w:p w:rsidR="003E1141" w:rsidRPr="00961271" w:rsidRDefault="003E1141" w:rsidP="00971C2C">
      <w:pPr>
        <w:keepNext/>
        <w:spacing w:before="240"/>
        <w:rPr>
          <w:rFonts w:cs="Arial"/>
          <w:szCs w:val="20"/>
        </w:rPr>
      </w:pPr>
      <w:r w:rsidRPr="00961271">
        <w:rPr>
          <w:rFonts w:cs="Arial"/>
          <w:szCs w:val="20"/>
        </w:rPr>
        <w:t xml:space="preserve">Controls that address </w:t>
      </w:r>
      <w:r>
        <w:rPr>
          <w:rFonts w:cs="Arial"/>
          <w:szCs w:val="20"/>
        </w:rPr>
        <w:t>significant risks (Ref: Para. 39</w:t>
      </w:r>
      <w:r w:rsidRPr="00961271">
        <w:rPr>
          <w:rFonts w:cs="Arial"/>
          <w:szCs w:val="20"/>
        </w:rPr>
        <w:t>(</w:t>
      </w:r>
      <w:ins w:id="1279" w:author="Author">
        <w:r w:rsidR="00AD488B">
          <w:rPr>
            <w:rFonts w:cs="Arial"/>
            <w:szCs w:val="20"/>
          </w:rPr>
          <w:t>a</w:t>
        </w:r>
      </w:ins>
      <w:del w:id="1280" w:author="Author">
        <w:r w:rsidRPr="00961271" w:rsidDel="00AD488B">
          <w:rPr>
            <w:rFonts w:cs="Arial"/>
            <w:szCs w:val="20"/>
          </w:rPr>
          <w:delText>b</w:delText>
        </w:r>
      </w:del>
      <w:r w:rsidRPr="00961271">
        <w:rPr>
          <w:rFonts w:cs="Arial"/>
          <w:szCs w:val="20"/>
        </w:rPr>
        <w:t>))</w:t>
      </w:r>
    </w:p>
    <w:p w:rsidR="003E1141" w:rsidRPr="00961271" w:rsidRDefault="003E1141" w:rsidP="00971C2C">
      <w:pPr>
        <w:ind w:left="547" w:hanging="547"/>
        <w:rPr>
          <w:rFonts w:cs="Arial"/>
          <w:szCs w:val="20"/>
        </w:rPr>
      </w:pPr>
      <w:r w:rsidRPr="00961271">
        <w:rPr>
          <w:rFonts w:cs="Arial"/>
          <w:szCs w:val="20"/>
        </w:rPr>
        <w:t>A169.</w:t>
      </w:r>
      <w:r w:rsidR="00F86D49">
        <w:rPr>
          <w:rFonts w:cs="Arial"/>
          <w:szCs w:val="20"/>
        </w:rPr>
        <w:t>[</w:t>
      </w:r>
      <w:r w:rsidR="00F86D49" w:rsidRPr="00821A91">
        <w:rPr>
          <w:rFonts w:cs="Arial"/>
          <w:i/>
          <w:szCs w:val="20"/>
          <w:highlight w:val="yellow"/>
        </w:rPr>
        <w:t xml:space="preserve">Incorporated and </w:t>
      </w:r>
      <w:proofErr w:type="spellStart"/>
      <w:r w:rsidR="00F86D49" w:rsidRPr="00821A91">
        <w:rPr>
          <w:rFonts w:cs="Arial"/>
          <w:i/>
          <w:szCs w:val="20"/>
          <w:highlight w:val="yellow"/>
        </w:rPr>
        <w:t>reqorded</w:t>
      </w:r>
      <w:proofErr w:type="spellEnd"/>
      <w:r w:rsidR="00F86D49" w:rsidRPr="00821A91">
        <w:rPr>
          <w:rFonts w:cs="Arial"/>
          <w:i/>
          <w:szCs w:val="20"/>
          <w:highlight w:val="yellow"/>
        </w:rPr>
        <w:t xml:space="preserve"> in para. A135e</w:t>
      </w:r>
      <w:r w:rsidR="00F86D49">
        <w:rPr>
          <w:rFonts w:cs="Arial"/>
          <w:szCs w:val="20"/>
        </w:rPr>
        <w:t xml:space="preserve">] </w:t>
      </w:r>
      <w:del w:id="1281" w:author="Author">
        <w:r w:rsidRPr="00961271" w:rsidDel="00F86D49">
          <w:rPr>
            <w:rFonts w:cs="Arial"/>
            <w:szCs w:val="20"/>
          </w:rPr>
          <w:delText>The auditor determines whether any assessed risks of material misstatement at the assertion level are significant risks</w:delText>
        </w:r>
        <w:r w:rsidDel="00F86D49">
          <w:rPr>
            <w:rFonts w:cs="Arial"/>
            <w:szCs w:val="20"/>
          </w:rPr>
          <w:delText xml:space="preserve"> in accordance with paragraph 49</w:delText>
        </w:r>
        <w:r w:rsidRPr="00961271" w:rsidDel="00F86D49">
          <w:rPr>
            <w:rFonts w:cs="Arial"/>
            <w:szCs w:val="20"/>
          </w:rPr>
          <w:delText xml:space="preserve">. </w:delText>
        </w:r>
        <w:r w:rsidRPr="00961271" w:rsidDel="00F86D49">
          <w:rPr>
            <w:rFonts w:cs="Arial"/>
            <w:szCs w:val="20"/>
          </w:rPr>
          <w:lastRenderedPageBreak/>
          <w:delText>Significant risks are those that exist close to the upper end of the spectrum of inherent risk and therefore are those risks of material misstatement that require the most persuasive audit evidence in accordance with ISA 330.</w:delText>
        </w:r>
        <w:r w:rsidRPr="00961271" w:rsidDel="00F86D49">
          <w:rPr>
            <w:rStyle w:val="FootnoteReference"/>
            <w:rFonts w:cs="Arial"/>
            <w:szCs w:val="20"/>
          </w:rPr>
          <w:footnoteReference w:id="40"/>
        </w:r>
        <w:r w:rsidDel="00F86D49">
          <w:rPr>
            <w:rFonts w:cs="Arial"/>
            <w:szCs w:val="20"/>
          </w:rPr>
          <w:delText xml:space="preserve"> Paragraph 39</w:delText>
        </w:r>
        <w:r w:rsidRPr="00961271" w:rsidDel="00F86D49">
          <w:rPr>
            <w:rFonts w:cs="Arial"/>
            <w:szCs w:val="20"/>
          </w:rPr>
          <w:delText xml:space="preserve"> requires that the auditor identify controls that address significant risks to be controls relevant to the audit. The risk assessment procedures performed to understand these controls</w:delText>
        </w:r>
        <w:r w:rsidDel="00F86D49">
          <w:rPr>
            <w:rFonts w:cs="Arial"/>
            <w:szCs w:val="20"/>
          </w:rPr>
          <w:delText xml:space="preserve"> in accordance with paragraph 42</w:delText>
        </w:r>
        <w:r w:rsidRPr="00961271" w:rsidDel="00F86D49">
          <w:rPr>
            <w:rFonts w:cs="Arial"/>
            <w:szCs w:val="20"/>
          </w:rPr>
          <w:delText xml:space="preserve"> contribute to the audit evidence related to the significant risk.</w:delText>
        </w:r>
      </w:del>
      <w:r w:rsidRPr="00961271">
        <w:rPr>
          <w:rFonts w:cs="Arial"/>
          <w:szCs w:val="20"/>
        </w:rPr>
        <w:t xml:space="preserve"> </w:t>
      </w:r>
    </w:p>
    <w:p w:rsidR="003E1141" w:rsidRPr="00961271" w:rsidRDefault="003E1141" w:rsidP="00971C2C">
      <w:pPr>
        <w:ind w:left="547" w:hanging="547"/>
        <w:rPr>
          <w:rFonts w:cs="Arial"/>
          <w:szCs w:val="20"/>
        </w:rPr>
      </w:pPr>
      <w:r w:rsidRPr="00961271">
        <w:rPr>
          <w:rFonts w:cs="Arial"/>
          <w:szCs w:val="20"/>
        </w:rPr>
        <w:t>A170.</w:t>
      </w:r>
      <w:r w:rsidRPr="00961271">
        <w:rPr>
          <w:rFonts w:cs="Arial"/>
          <w:szCs w:val="20"/>
        </w:rPr>
        <w:tab/>
        <w:t>Regardless of whether the auditor intends to test the operating effectiveness of controls that address significant risks, the understanding obtained about management’s approach to addressing those risks may inform the design and performance of substantive procedures responsive to significant risks as required by ISA 330.</w:t>
      </w:r>
      <w:r w:rsidRPr="00961271">
        <w:rPr>
          <w:rStyle w:val="FootnoteReference"/>
          <w:rFonts w:cs="Arial"/>
          <w:szCs w:val="20"/>
        </w:rPr>
        <w:footnoteReference w:id="41"/>
      </w:r>
      <w:r w:rsidRPr="00961271">
        <w:rPr>
          <w:rFonts w:cs="Arial"/>
          <w:szCs w:val="20"/>
        </w:rPr>
        <w:t xml:space="preserve"> Although risks relating to significant non-routine or judgmental matters are often less likely to be subject to routine controls, management may have other responses intended to deal with such risks. Accordingly, the auditor’s understanding of whether the entity has designed and implemented controls for significant risks arising from non-routine or judgmental matters includes whether and how management responds to the risks. Such responses might include:</w:t>
      </w:r>
    </w:p>
    <w:p w:rsidR="003E1141" w:rsidRPr="00961271" w:rsidRDefault="003E1141" w:rsidP="007B1D35">
      <w:pPr>
        <w:pStyle w:val="ListParagraph"/>
        <w:numPr>
          <w:ilvl w:val="0"/>
          <w:numId w:val="63"/>
        </w:numPr>
        <w:ind w:left="1094" w:hanging="547"/>
        <w:contextualSpacing w:val="0"/>
        <w:jc w:val="left"/>
        <w:rPr>
          <w:rFonts w:cs="Arial"/>
          <w:szCs w:val="20"/>
        </w:rPr>
      </w:pPr>
      <w:r w:rsidRPr="00961271">
        <w:rPr>
          <w:rFonts w:cs="Arial"/>
          <w:szCs w:val="20"/>
        </w:rPr>
        <w:t>Controls such as a review of assumptions by senior management or experts.</w:t>
      </w:r>
    </w:p>
    <w:p w:rsidR="003E1141" w:rsidRPr="00961271" w:rsidRDefault="003E1141" w:rsidP="007B1D35">
      <w:pPr>
        <w:pStyle w:val="ListParagraph"/>
        <w:numPr>
          <w:ilvl w:val="0"/>
          <w:numId w:val="63"/>
        </w:numPr>
        <w:ind w:left="1094" w:hanging="547"/>
        <w:contextualSpacing w:val="0"/>
        <w:jc w:val="left"/>
        <w:rPr>
          <w:rFonts w:cs="Arial"/>
          <w:szCs w:val="20"/>
        </w:rPr>
      </w:pPr>
      <w:r w:rsidRPr="00961271">
        <w:rPr>
          <w:rFonts w:cs="Arial"/>
          <w:szCs w:val="20"/>
        </w:rPr>
        <w:t>Documented processes for accounting estimations.</w:t>
      </w:r>
    </w:p>
    <w:p w:rsidR="003E1141" w:rsidRDefault="003E1141" w:rsidP="00425E42">
      <w:pPr>
        <w:pStyle w:val="ListParagraph"/>
        <w:numPr>
          <w:ilvl w:val="0"/>
          <w:numId w:val="63"/>
        </w:numPr>
        <w:spacing w:after="120"/>
        <w:ind w:left="1094" w:hanging="547"/>
        <w:contextualSpacing w:val="0"/>
        <w:jc w:val="left"/>
        <w:rPr>
          <w:ins w:id="1284" w:author="Author"/>
          <w:rFonts w:cs="Arial"/>
          <w:szCs w:val="20"/>
        </w:rPr>
      </w:pPr>
      <w:r w:rsidRPr="00961271">
        <w:rPr>
          <w:rFonts w:cs="Arial"/>
          <w:szCs w:val="20"/>
        </w:rPr>
        <w:t xml:space="preserve">Approval by those charged with governance. </w:t>
      </w:r>
    </w:p>
    <w:tbl>
      <w:tblPr>
        <w:tblStyle w:val="TableGrid"/>
        <w:tblW w:w="0" w:type="auto"/>
        <w:tblInd w:w="547" w:type="dxa"/>
        <w:tblLook w:val="04A0" w:firstRow="1" w:lastRow="0" w:firstColumn="1" w:lastColumn="0" w:noHBand="0" w:noVBand="1"/>
      </w:tblPr>
      <w:tblGrid>
        <w:gridCol w:w="8793"/>
      </w:tblGrid>
      <w:tr w:rsidR="00267DB9" w:rsidTr="00267DB9">
        <w:trPr>
          <w:ins w:id="1285" w:author="Author"/>
        </w:trPr>
        <w:tc>
          <w:tcPr>
            <w:tcW w:w="9340" w:type="dxa"/>
          </w:tcPr>
          <w:p w:rsidR="00267DB9" w:rsidRDefault="00267DB9" w:rsidP="00267DB9">
            <w:pPr>
              <w:jc w:val="left"/>
              <w:rPr>
                <w:ins w:id="1286" w:author="Author"/>
                <w:rFonts w:cs="Arial"/>
                <w:szCs w:val="20"/>
              </w:rPr>
            </w:pPr>
            <w:ins w:id="1287" w:author="Author">
              <w:r>
                <w:rPr>
                  <w:rFonts w:cs="Arial"/>
                  <w:szCs w:val="20"/>
                </w:rPr>
                <w:t>Example</w:t>
              </w:r>
            </w:ins>
          </w:p>
          <w:p w:rsidR="00267DB9" w:rsidRDefault="00267DB9" w:rsidP="00267DB9">
            <w:pPr>
              <w:ind w:left="547" w:hanging="547"/>
              <w:rPr>
                <w:ins w:id="1288" w:author="Author"/>
                <w:rFonts w:cs="Arial"/>
                <w:szCs w:val="20"/>
              </w:rPr>
            </w:pPr>
            <w:del w:id="1289" w:author="Author">
              <w:r w:rsidRPr="00961271" w:rsidDel="00267DB9">
                <w:rPr>
                  <w:rFonts w:cs="Arial"/>
                  <w:szCs w:val="20"/>
                </w:rPr>
                <w:delText>A171.</w:delText>
              </w:r>
              <w:r w:rsidRPr="00961271" w:rsidDel="00267DB9">
                <w:rPr>
                  <w:rFonts w:cs="Arial"/>
                  <w:szCs w:val="20"/>
                </w:rPr>
                <w:tab/>
                <w:delText xml:space="preserve">For example, where </w:delText>
              </w:r>
            </w:del>
            <w:ins w:id="1290" w:author="Author">
              <w:r>
                <w:rPr>
                  <w:rFonts w:cs="Arial"/>
                  <w:szCs w:val="20"/>
                </w:rPr>
                <w:t xml:space="preserve">Where </w:t>
              </w:r>
            </w:ins>
            <w:r w:rsidRPr="00961271">
              <w:rPr>
                <w:rFonts w:cs="Arial"/>
                <w:szCs w:val="20"/>
              </w:rPr>
              <w:t xml:space="preserve">there are one-off events such as the receipt of notice of a significant lawsuit, consideration of the entity’s response may include such matters as whether it has been referred to appropriate experts (such as internal or external legal counsel), whether an assessment has been made of the potential effect, and how it is proposed that the circumstances are to be disclosed in the financial statements. </w:t>
            </w:r>
          </w:p>
        </w:tc>
      </w:tr>
    </w:tbl>
    <w:p w:rsidR="00200279" w:rsidRDefault="00200279" w:rsidP="00971C2C">
      <w:pPr>
        <w:ind w:left="547" w:hanging="547"/>
        <w:rPr>
          <w:rFonts w:cs="Arial"/>
          <w:szCs w:val="20"/>
        </w:rPr>
      </w:pPr>
      <w:r>
        <w:rPr>
          <w:rFonts w:cs="Arial"/>
          <w:szCs w:val="20"/>
        </w:rPr>
        <w:t>A171. [</w:t>
      </w:r>
      <w:r w:rsidRPr="00200279">
        <w:rPr>
          <w:rFonts w:cs="Arial"/>
          <w:i/>
          <w:szCs w:val="20"/>
        </w:rPr>
        <w:t>Moved into box above</w:t>
      </w:r>
      <w:r>
        <w:rPr>
          <w:rFonts w:cs="Arial"/>
          <w:szCs w:val="20"/>
        </w:rPr>
        <w:t>]</w:t>
      </w:r>
    </w:p>
    <w:p w:rsidR="003E1141" w:rsidRPr="00961271" w:rsidRDefault="003E1141" w:rsidP="00971C2C">
      <w:pPr>
        <w:ind w:left="547" w:hanging="547"/>
        <w:rPr>
          <w:rFonts w:cs="Arial"/>
          <w:szCs w:val="20"/>
        </w:rPr>
      </w:pPr>
      <w:r w:rsidRPr="00961271">
        <w:rPr>
          <w:rFonts w:cs="Arial"/>
          <w:szCs w:val="20"/>
        </w:rPr>
        <w:t>A172.</w:t>
      </w:r>
      <w:r w:rsidRPr="00961271">
        <w:rPr>
          <w:rFonts w:cs="Arial"/>
          <w:szCs w:val="20"/>
        </w:rPr>
        <w:tab/>
        <w:t>ISA 240</w:t>
      </w:r>
      <w:r w:rsidRPr="00961271">
        <w:rPr>
          <w:rStyle w:val="FootnoteReference"/>
          <w:rFonts w:cs="Arial"/>
          <w:szCs w:val="20"/>
        </w:rPr>
        <w:footnoteReference w:id="42"/>
      </w:r>
      <w:r w:rsidRPr="00961271">
        <w:rPr>
          <w:rFonts w:cs="Arial"/>
          <w:szCs w:val="20"/>
        </w:rPr>
        <w:t xml:space="preserve"> requires the auditor to identify controls that address risks of material misstatement due to fraud </w:t>
      </w:r>
      <w:del w:id="1291" w:author="Author">
        <w:r w:rsidRPr="00961271" w:rsidDel="00267DB9">
          <w:rPr>
            <w:rFonts w:cs="Arial"/>
            <w:szCs w:val="20"/>
          </w:rPr>
          <w:delText xml:space="preserve">as controls relevant to the audit </w:delText>
        </w:r>
      </w:del>
      <w:r w:rsidRPr="00961271">
        <w:rPr>
          <w:rFonts w:cs="Arial"/>
          <w:szCs w:val="20"/>
        </w:rPr>
        <w:t>and explains that it is important for the auditor to obtain an understanding of the controls that management has designed, implemented and maintained to prevent and detect fraud. In identifying the</w:t>
      </w:r>
      <w:ins w:id="1292" w:author="Author">
        <w:r w:rsidR="00267DB9">
          <w:rPr>
            <w:rFonts w:cs="Arial"/>
            <w:szCs w:val="20"/>
          </w:rPr>
          <w:t>se</w:t>
        </w:r>
      </w:ins>
      <w:r w:rsidRPr="00961271">
        <w:rPr>
          <w:rFonts w:cs="Arial"/>
          <w:szCs w:val="20"/>
        </w:rPr>
        <w:t xml:space="preserve"> controls</w:t>
      </w:r>
      <w:del w:id="1293" w:author="Author">
        <w:r w:rsidRPr="00961271" w:rsidDel="00267DB9">
          <w:rPr>
            <w:rFonts w:cs="Arial"/>
            <w:szCs w:val="20"/>
          </w:rPr>
          <w:delText xml:space="preserve"> relevant to the audit that address the risks of material misstatement due to fraud</w:delText>
        </w:r>
      </w:del>
      <w:r w:rsidRPr="00961271">
        <w:rPr>
          <w:rFonts w:cs="Arial"/>
          <w:szCs w:val="20"/>
        </w:rPr>
        <w:t xml:space="preserve">, the auditor may learn, for example, that management has consciously chosen to accept the risks associated with a lack of segregation of duties. </w:t>
      </w:r>
    </w:p>
    <w:p w:rsidR="003E1141" w:rsidRPr="007D5950" w:rsidRDefault="003E1141" w:rsidP="00971C2C">
      <w:pPr>
        <w:ind w:left="547" w:hanging="547"/>
        <w:rPr>
          <w:rFonts w:cs="Arial"/>
          <w:strike/>
          <w:szCs w:val="20"/>
        </w:rPr>
      </w:pPr>
      <w:r w:rsidRPr="00961271">
        <w:rPr>
          <w:rFonts w:cs="Arial"/>
          <w:szCs w:val="20"/>
        </w:rPr>
        <w:t>A173.</w:t>
      </w:r>
      <w:r w:rsidRPr="00961271">
        <w:rPr>
          <w:rFonts w:cs="Arial"/>
          <w:szCs w:val="20"/>
        </w:rPr>
        <w:tab/>
      </w:r>
      <w:r w:rsidR="007D5950">
        <w:rPr>
          <w:rFonts w:cs="Arial"/>
          <w:szCs w:val="20"/>
        </w:rPr>
        <w:t>[</w:t>
      </w:r>
      <w:r w:rsidR="007D5950" w:rsidRPr="00821A91">
        <w:rPr>
          <w:rFonts w:cs="Arial"/>
          <w:i/>
          <w:szCs w:val="20"/>
          <w:highlight w:val="yellow"/>
        </w:rPr>
        <w:t>Incorporated into</w:t>
      </w:r>
      <w:r w:rsidR="007D5950" w:rsidRPr="00821A91">
        <w:rPr>
          <w:rFonts w:cs="Arial"/>
          <w:szCs w:val="20"/>
          <w:highlight w:val="yellow"/>
        </w:rPr>
        <w:t xml:space="preserve"> </w:t>
      </w:r>
      <w:r w:rsidR="007D5950" w:rsidRPr="00821A91">
        <w:rPr>
          <w:rFonts w:cs="Arial"/>
          <w:i/>
          <w:szCs w:val="20"/>
          <w:highlight w:val="yellow"/>
        </w:rPr>
        <w:t>para. A200c</w:t>
      </w:r>
      <w:r w:rsidR="007D5950">
        <w:rPr>
          <w:rFonts w:cs="Arial"/>
          <w:szCs w:val="20"/>
        </w:rPr>
        <w:t xml:space="preserve">] </w:t>
      </w:r>
      <w:r w:rsidRPr="007D5950">
        <w:rPr>
          <w:rFonts w:cs="Arial"/>
          <w:strike/>
          <w:szCs w:val="20"/>
        </w:rPr>
        <w:t>In some cases, management may not have appropriately responded to significant risks by implementing controls over these significant risks. Failure by management to implement such controls is an indicator of a significant control deficiency.</w:t>
      </w:r>
      <w:r w:rsidRPr="007D5950">
        <w:rPr>
          <w:rStyle w:val="FootnoteReference"/>
          <w:rFonts w:eastAsiaTheme="majorEastAsia" w:cs="Arial"/>
          <w:strike/>
          <w:szCs w:val="20"/>
        </w:rPr>
        <w:footnoteReference w:id="43"/>
      </w:r>
      <w:r w:rsidRPr="007D5950">
        <w:rPr>
          <w:rFonts w:cs="Arial"/>
          <w:strike/>
          <w:szCs w:val="20"/>
        </w:rPr>
        <w:t xml:space="preserve"> </w:t>
      </w:r>
    </w:p>
    <w:p w:rsidR="003E1141" w:rsidRPr="00961271" w:rsidRDefault="003E1141" w:rsidP="002A698E">
      <w:pPr>
        <w:keepNext/>
        <w:spacing w:before="240"/>
        <w:rPr>
          <w:rFonts w:cs="Arial"/>
          <w:szCs w:val="20"/>
        </w:rPr>
      </w:pPr>
      <w:r w:rsidRPr="00961271">
        <w:rPr>
          <w:rFonts w:cs="Arial"/>
          <w:szCs w:val="20"/>
        </w:rPr>
        <w:lastRenderedPageBreak/>
        <w:t>Controls ove</w:t>
      </w:r>
      <w:r>
        <w:rPr>
          <w:rFonts w:cs="Arial"/>
          <w:szCs w:val="20"/>
        </w:rPr>
        <w:t>r journal entries (Ref: Para. 39</w:t>
      </w:r>
      <w:r w:rsidRPr="00961271">
        <w:rPr>
          <w:rFonts w:cs="Arial"/>
          <w:szCs w:val="20"/>
        </w:rPr>
        <w:t>(</w:t>
      </w:r>
      <w:ins w:id="1294" w:author="Author">
        <w:r w:rsidR="00A02C7F">
          <w:rPr>
            <w:rFonts w:cs="Arial"/>
            <w:szCs w:val="20"/>
          </w:rPr>
          <w:t>b</w:t>
        </w:r>
      </w:ins>
      <w:del w:id="1295" w:author="Author">
        <w:r w:rsidRPr="00961271" w:rsidDel="00A02C7F">
          <w:rPr>
            <w:rFonts w:cs="Arial"/>
            <w:szCs w:val="20"/>
          </w:rPr>
          <w:delText>c</w:delText>
        </w:r>
      </w:del>
      <w:r w:rsidRPr="00961271">
        <w:rPr>
          <w:rFonts w:cs="Arial"/>
          <w:szCs w:val="20"/>
        </w:rPr>
        <w:t>))</w:t>
      </w:r>
    </w:p>
    <w:p w:rsidR="003E1141" w:rsidRDefault="003E1141" w:rsidP="00971C2C">
      <w:pPr>
        <w:ind w:left="547" w:hanging="547"/>
        <w:rPr>
          <w:rFonts w:cs="Arial"/>
          <w:szCs w:val="20"/>
        </w:rPr>
      </w:pPr>
      <w:r w:rsidRPr="00961271">
        <w:rPr>
          <w:rFonts w:cs="Arial"/>
          <w:szCs w:val="20"/>
        </w:rPr>
        <w:t>A174.</w:t>
      </w:r>
      <w:r w:rsidRPr="00961271">
        <w:rPr>
          <w:rFonts w:cs="Arial"/>
          <w:szCs w:val="20"/>
        </w:rPr>
        <w:tab/>
      </w:r>
      <w:r w:rsidR="00FB3043">
        <w:rPr>
          <w:rFonts w:cs="Arial"/>
          <w:szCs w:val="20"/>
        </w:rPr>
        <w:t>[</w:t>
      </w:r>
      <w:r w:rsidR="00FB3043" w:rsidRPr="00821A91">
        <w:rPr>
          <w:rFonts w:cs="Arial"/>
          <w:i/>
          <w:szCs w:val="20"/>
          <w:highlight w:val="yellow"/>
        </w:rPr>
        <w:t>Deleted</w:t>
      </w:r>
      <w:r w:rsidR="00FB3043">
        <w:rPr>
          <w:rFonts w:cs="Arial"/>
          <w:szCs w:val="20"/>
        </w:rPr>
        <w:t xml:space="preserve">] </w:t>
      </w:r>
      <w:del w:id="1296" w:author="Author">
        <w:r w:rsidR="00FB3043" w:rsidDel="00FB3043">
          <w:rPr>
            <w:rFonts w:cs="Arial"/>
            <w:szCs w:val="20"/>
          </w:rPr>
          <w:delText xml:space="preserve">An entity’s information system typically includes the use of standard journal entries that are required on a recurring basis to record transactions. </w:delText>
        </w:r>
        <w:r w:rsidRPr="00961271" w:rsidDel="00FB3043">
          <w:rPr>
            <w:rFonts w:cs="Arial"/>
            <w:szCs w:val="20"/>
          </w:rPr>
          <w:delText>Examples might be journal entries to record sales, purchases, and cash disbursements in the general or a subsidiary ledger, or to record accounting estimates that are periodically made by management, such as changes in the accounting estimate of uncollectible accounts receivable.</w:delText>
        </w:r>
      </w:del>
    </w:p>
    <w:p w:rsidR="00FB3043" w:rsidRDefault="003E1141" w:rsidP="00FB3043">
      <w:pPr>
        <w:ind w:left="547" w:hanging="547"/>
        <w:rPr>
          <w:ins w:id="1297" w:author="Author"/>
          <w:rFonts w:cs="Arial"/>
          <w:szCs w:val="20"/>
        </w:rPr>
      </w:pPr>
      <w:r w:rsidRPr="00961271">
        <w:rPr>
          <w:rFonts w:cs="Arial"/>
          <w:szCs w:val="20"/>
        </w:rPr>
        <w:t>A175.</w:t>
      </w:r>
      <w:r w:rsidRPr="00961271">
        <w:rPr>
          <w:rFonts w:cs="Arial"/>
          <w:szCs w:val="20"/>
        </w:rPr>
        <w:tab/>
      </w:r>
      <w:r w:rsidR="00FB3043">
        <w:rPr>
          <w:rFonts w:cs="Arial"/>
          <w:szCs w:val="20"/>
        </w:rPr>
        <w:t>[</w:t>
      </w:r>
      <w:r w:rsidR="00FB3043" w:rsidRPr="00821A91">
        <w:rPr>
          <w:rFonts w:cs="Arial"/>
          <w:i/>
          <w:szCs w:val="20"/>
          <w:highlight w:val="yellow"/>
        </w:rPr>
        <w:t>Deleted</w:t>
      </w:r>
      <w:r w:rsidR="00FB3043">
        <w:rPr>
          <w:rFonts w:cs="Arial"/>
          <w:szCs w:val="20"/>
        </w:rPr>
        <w:t xml:space="preserve">] </w:t>
      </w:r>
      <w:del w:id="1298" w:author="Author">
        <w:r w:rsidR="00FB3043" w:rsidDel="00FB3043">
          <w:rPr>
            <w:rFonts w:cs="Arial"/>
            <w:szCs w:val="20"/>
          </w:rPr>
          <w:delText xml:space="preserve">An entity’s financial reporting process also includes the use of non-standard journal entries to record non-recurring, unusual transactions or adjustments. Examples of such entries include consolidation adjustments, entries for a business combination or disposal, or non-recurring estimates such as the impairment of an asset. </w:delText>
        </w:r>
      </w:del>
    </w:p>
    <w:p w:rsidR="00FB3043" w:rsidRDefault="00FB3043" w:rsidP="00FB3043">
      <w:pPr>
        <w:spacing w:after="120"/>
        <w:ind w:left="547" w:hanging="547"/>
        <w:rPr>
          <w:ins w:id="1299" w:author="Author"/>
          <w:rFonts w:cs="Arial"/>
          <w:szCs w:val="20"/>
        </w:rPr>
      </w:pPr>
      <w:ins w:id="1300" w:author="Author">
        <w:r>
          <w:rPr>
            <w:rFonts w:cs="Arial"/>
            <w:szCs w:val="20"/>
          </w:rPr>
          <w:t xml:space="preserve">A175a. </w:t>
        </w:r>
      </w:ins>
      <w:r>
        <w:rPr>
          <w:rFonts w:cs="Arial"/>
          <w:szCs w:val="20"/>
        </w:rPr>
        <w:t>[</w:t>
      </w:r>
      <w:r w:rsidRPr="00821A91">
        <w:rPr>
          <w:rFonts w:cs="Arial"/>
          <w:i/>
          <w:szCs w:val="20"/>
          <w:highlight w:val="yellow"/>
        </w:rPr>
        <w:t>Remainder of para. A175</w:t>
      </w:r>
      <w:r>
        <w:rPr>
          <w:rFonts w:cs="Arial"/>
          <w:szCs w:val="20"/>
        </w:rPr>
        <w:t>] In manual general ledger systems, non-standard journal entries may be identified through inspection of ledgers, journals, and supporting documentation. When automated procedures are used to maintain the general ledger and prepare financial statements, such entries may exist only in electronic form and may therefore be more easily identified through the use of automated techniques.</w:t>
      </w:r>
    </w:p>
    <w:tbl>
      <w:tblPr>
        <w:tblStyle w:val="TableGrid"/>
        <w:tblW w:w="0" w:type="auto"/>
        <w:tblInd w:w="547" w:type="dxa"/>
        <w:tblLook w:val="04A0" w:firstRow="1" w:lastRow="0" w:firstColumn="1" w:lastColumn="0" w:noHBand="0" w:noVBand="1"/>
      </w:tblPr>
      <w:tblGrid>
        <w:gridCol w:w="8793"/>
      </w:tblGrid>
      <w:tr w:rsidR="00FB3043" w:rsidTr="00FB3043">
        <w:trPr>
          <w:ins w:id="1301" w:author="Author"/>
        </w:trPr>
        <w:tc>
          <w:tcPr>
            <w:tcW w:w="9340" w:type="dxa"/>
          </w:tcPr>
          <w:p w:rsidR="00FB3043" w:rsidRDefault="00FB3043" w:rsidP="00FB3043">
            <w:pPr>
              <w:rPr>
                <w:ins w:id="1302" w:author="Author"/>
                <w:rFonts w:cs="Arial"/>
                <w:szCs w:val="20"/>
              </w:rPr>
            </w:pPr>
            <w:ins w:id="1303" w:author="Author">
              <w:r>
                <w:rPr>
                  <w:rFonts w:cs="Arial"/>
                  <w:szCs w:val="20"/>
                </w:rPr>
                <w:t>Example:</w:t>
              </w:r>
            </w:ins>
          </w:p>
          <w:p w:rsidR="00FB3043" w:rsidRPr="00FB3043" w:rsidRDefault="00FB3043" w:rsidP="00FB3043">
            <w:pPr>
              <w:rPr>
                <w:ins w:id="1304" w:author="Author"/>
              </w:rPr>
            </w:pPr>
            <w:ins w:id="1305" w:author="Author">
              <w:r>
                <w:rPr>
                  <w:rFonts w:cs="Arial"/>
                  <w:szCs w:val="20"/>
                </w:rPr>
                <w:t xml:space="preserve">In the audit of a less complex entity, the auditor may be able to extract a total listing of all journal entries into a simple spreadsheet. It may then be possible for the auditor to sort the journals by applying a variety of filters such as dollar amount, name of the journal preparer or reviewer, entries that gross up the balance sheet and income statement only, or to view the listing by the date the journal entry was posted to the general ledger, to assist the auditor in designing their response to the risks identified relating to journal entries.  </w:t>
              </w:r>
            </w:ins>
          </w:p>
        </w:tc>
      </w:tr>
    </w:tbl>
    <w:p w:rsidR="00FB3043" w:rsidRDefault="00FB3043" w:rsidP="00FB3043">
      <w:pPr>
        <w:ind w:left="547" w:hanging="547"/>
        <w:rPr>
          <w:rFonts w:cs="Arial"/>
          <w:szCs w:val="20"/>
        </w:rPr>
      </w:pPr>
      <w:r>
        <w:rPr>
          <w:rFonts w:cs="Arial"/>
          <w:szCs w:val="20"/>
        </w:rPr>
        <w:t xml:space="preserve"> </w:t>
      </w:r>
      <w:r>
        <w:rPr>
          <w:rFonts w:cs="Arial"/>
          <w:szCs w:val="20"/>
        </w:rPr>
        <w:tab/>
        <w:t>[</w:t>
      </w:r>
      <w:r w:rsidRPr="00821A91">
        <w:rPr>
          <w:rFonts w:cs="Arial"/>
          <w:i/>
          <w:szCs w:val="20"/>
          <w:highlight w:val="yellow"/>
        </w:rPr>
        <w:t>Example in para. A175 reworded in example box above</w:t>
      </w:r>
      <w:r>
        <w:rPr>
          <w:rFonts w:cs="Arial"/>
          <w:szCs w:val="20"/>
        </w:rPr>
        <w:t xml:space="preserve">] </w:t>
      </w:r>
      <w:del w:id="1306" w:author="Author">
        <w:r w:rsidDel="00FB3043">
          <w:rPr>
            <w:rFonts w:cs="Arial"/>
            <w:szCs w:val="20"/>
          </w:rPr>
          <w:delText>For example, applying automated techniques to analyze an entire population of journal entries within a general ledger may assist in understanding the nature and extent of journal entries made, which account balances are subject to standard or non-standard journal entries, and which entity personnel made or authorized the journal entries. These techniques can be accompanied by inquiries of management or inspection of supporting documentation for journal entries to identify the controls the entity has implemented over journal entries.</w:delText>
        </w:r>
      </w:del>
    </w:p>
    <w:p w:rsidR="00A02C7F" w:rsidRDefault="007B25F1" w:rsidP="00A02C7F">
      <w:pPr>
        <w:keepNext/>
        <w:spacing w:before="240"/>
        <w:rPr>
          <w:ins w:id="1307" w:author="Author"/>
          <w:rFonts w:cs="Arial"/>
          <w:szCs w:val="18"/>
        </w:rPr>
      </w:pPr>
      <w:r>
        <w:rPr>
          <w:rFonts w:cs="Arial"/>
          <w:szCs w:val="20"/>
        </w:rPr>
        <w:t>[</w:t>
      </w:r>
      <w:r w:rsidRPr="00AD0089">
        <w:rPr>
          <w:rFonts w:cs="Arial"/>
          <w:i/>
          <w:szCs w:val="20"/>
        </w:rPr>
        <w:t>Previous heading of para. A179</w:t>
      </w:r>
      <w:r>
        <w:rPr>
          <w:rFonts w:cs="Arial"/>
          <w:szCs w:val="20"/>
        </w:rPr>
        <w:t xml:space="preserve">] </w:t>
      </w:r>
      <w:del w:id="1308" w:author="Author">
        <w:r w:rsidR="00A02C7F" w:rsidRPr="00961271" w:rsidDel="00291639">
          <w:rPr>
            <w:rFonts w:cs="Arial"/>
            <w:szCs w:val="20"/>
          </w:rPr>
          <w:delText>Other controls rele</w:delText>
        </w:r>
        <w:r w:rsidR="00A02C7F" w:rsidDel="00291639">
          <w:rPr>
            <w:rFonts w:cs="Arial"/>
            <w:szCs w:val="20"/>
          </w:rPr>
          <w:delText>vant to the audit (Ref: Para. 39</w:delText>
        </w:r>
        <w:r w:rsidR="00A02C7F" w:rsidRPr="00961271" w:rsidDel="00291639">
          <w:rPr>
            <w:rFonts w:cs="Arial"/>
            <w:szCs w:val="20"/>
          </w:rPr>
          <w:delText>(e))</w:delText>
        </w:r>
      </w:del>
      <w:ins w:id="1309" w:author="Author">
        <w:r w:rsidR="00A02C7F">
          <w:rPr>
            <w:rFonts w:cs="Arial"/>
            <w:szCs w:val="20"/>
          </w:rPr>
          <w:t xml:space="preserve"> </w:t>
        </w:r>
        <w:r w:rsidR="00A02C7F" w:rsidRPr="00FE2DB4">
          <w:rPr>
            <w:rFonts w:cs="Arial"/>
            <w:szCs w:val="18"/>
          </w:rPr>
          <w:t xml:space="preserve">Controls that are </w:t>
        </w:r>
        <w:r w:rsidR="00A02C7F">
          <w:rPr>
            <w:rFonts w:cs="Arial"/>
            <w:szCs w:val="18"/>
          </w:rPr>
          <w:t>N</w:t>
        </w:r>
        <w:r w:rsidR="00A02C7F" w:rsidRPr="00FE2DB4">
          <w:rPr>
            <w:rFonts w:cs="Arial"/>
            <w:szCs w:val="18"/>
          </w:rPr>
          <w:t xml:space="preserve">ecessary for the </w:t>
        </w:r>
        <w:r w:rsidR="00A02C7F">
          <w:rPr>
            <w:rFonts w:cs="Arial"/>
            <w:szCs w:val="18"/>
          </w:rPr>
          <w:t>A</w:t>
        </w:r>
        <w:r w:rsidR="00A02C7F" w:rsidRPr="00FE2DB4">
          <w:rPr>
            <w:rFonts w:cs="Arial"/>
            <w:szCs w:val="18"/>
          </w:rPr>
          <w:t xml:space="preserve">uditor to </w:t>
        </w:r>
        <w:r w:rsidR="00A02C7F">
          <w:rPr>
            <w:rFonts w:cs="Arial"/>
            <w:szCs w:val="18"/>
          </w:rPr>
          <w:t>I</w:t>
        </w:r>
        <w:r w:rsidR="00A02C7F" w:rsidRPr="00FE2DB4">
          <w:rPr>
            <w:rFonts w:cs="Arial"/>
            <w:szCs w:val="18"/>
          </w:rPr>
          <w:t xml:space="preserve">dentify </w:t>
        </w:r>
        <w:r w:rsidR="00A02C7F">
          <w:rPr>
            <w:rFonts w:cs="Arial"/>
            <w:szCs w:val="18"/>
          </w:rPr>
          <w:t>Due to Assessments of Related Risks of Material Misstatement (Ref: Para. 39(c))</w:t>
        </w:r>
      </w:ins>
    </w:p>
    <w:p w:rsidR="00AD0089" w:rsidRDefault="00A02C7F" w:rsidP="00AD0089">
      <w:pPr>
        <w:ind w:left="547" w:hanging="547"/>
        <w:rPr>
          <w:rFonts w:cs="Arial"/>
          <w:szCs w:val="20"/>
        </w:rPr>
      </w:pPr>
      <w:ins w:id="1310" w:author="Author">
        <w:r>
          <w:rPr>
            <w:rFonts w:cs="Arial"/>
            <w:szCs w:val="20"/>
          </w:rPr>
          <w:t xml:space="preserve">A175b. </w:t>
        </w:r>
      </w:ins>
      <w:r>
        <w:rPr>
          <w:rFonts w:cs="Arial"/>
          <w:szCs w:val="20"/>
        </w:rPr>
        <w:t xml:space="preserve"> [</w:t>
      </w:r>
      <w:r w:rsidRPr="00821A91">
        <w:rPr>
          <w:rFonts w:cs="Arial"/>
          <w:i/>
          <w:szCs w:val="20"/>
          <w:highlight w:val="yellow"/>
        </w:rPr>
        <w:t xml:space="preserve">Previously </w:t>
      </w:r>
      <w:r w:rsidR="00AD0089" w:rsidRPr="00821A91">
        <w:rPr>
          <w:rFonts w:cs="Arial"/>
          <w:i/>
          <w:szCs w:val="20"/>
          <w:highlight w:val="yellow"/>
        </w:rPr>
        <w:t xml:space="preserve">part of </w:t>
      </w:r>
      <w:r w:rsidR="004C6407" w:rsidRPr="00821A91">
        <w:rPr>
          <w:rFonts w:cs="Arial"/>
          <w:i/>
          <w:szCs w:val="20"/>
          <w:highlight w:val="yellow"/>
        </w:rPr>
        <w:t xml:space="preserve">para. </w:t>
      </w:r>
      <w:r w:rsidRPr="00821A91">
        <w:rPr>
          <w:rFonts w:cs="Arial"/>
          <w:i/>
          <w:szCs w:val="20"/>
          <w:highlight w:val="yellow"/>
        </w:rPr>
        <w:t>A179</w:t>
      </w:r>
      <w:r>
        <w:rPr>
          <w:rFonts w:cs="Arial"/>
          <w:szCs w:val="20"/>
        </w:rPr>
        <w:t>]</w:t>
      </w:r>
      <w:r w:rsidRPr="00961271">
        <w:rPr>
          <w:rFonts w:cs="Arial"/>
          <w:szCs w:val="20"/>
        </w:rPr>
        <w:t>.</w:t>
      </w:r>
      <w:r w:rsidR="007B25F1">
        <w:rPr>
          <w:rFonts w:cs="Arial"/>
          <w:szCs w:val="20"/>
        </w:rPr>
        <w:t xml:space="preserve"> </w:t>
      </w:r>
      <w:r w:rsidRPr="00961271">
        <w:rPr>
          <w:rFonts w:cs="Arial"/>
          <w:szCs w:val="20"/>
        </w:rPr>
        <w:t xml:space="preserve">The extent to which other controls </w:t>
      </w:r>
      <w:ins w:id="1311" w:author="Author">
        <w:r>
          <w:rPr>
            <w:rFonts w:cs="Arial"/>
            <w:szCs w:val="20"/>
          </w:rPr>
          <w:t>that are necessary to be</w:t>
        </w:r>
      </w:ins>
      <w:r w:rsidR="007B25F1">
        <w:rPr>
          <w:rFonts w:cs="Arial"/>
          <w:szCs w:val="20"/>
        </w:rPr>
        <w:t xml:space="preserve"> </w:t>
      </w:r>
      <w:del w:id="1312" w:author="Author">
        <w:r w:rsidRPr="00961271" w:rsidDel="00291639">
          <w:rPr>
            <w:rFonts w:cs="Arial"/>
            <w:szCs w:val="20"/>
          </w:rPr>
          <w:delText>are</w:delText>
        </w:r>
      </w:del>
      <w:r w:rsidRPr="00961271">
        <w:rPr>
          <w:rFonts w:cs="Arial"/>
          <w:szCs w:val="20"/>
        </w:rPr>
        <w:t xml:space="preserve"> identified </w:t>
      </w:r>
      <w:del w:id="1313" w:author="Author">
        <w:r w:rsidRPr="00961271" w:rsidDel="00291639">
          <w:rPr>
            <w:rFonts w:cs="Arial"/>
            <w:szCs w:val="20"/>
          </w:rPr>
          <w:delText xml:space="preserve">as </w:delText>
        </w:r>
      </w:del>
      <w:ins w:id="1314" w:author="Author">
        <w:r w:rsidRPr="00FE2DB4">
          <w:rPr>
            <w:rFonts w:cs="Arial"/>
            <w:szCs w:val="18"/>
          </w:rPr>
          <w:t>to achieve the objectives in paragraph 17(a) and (b) because of where the assessments of the related risks of material misstatement at the assertion level fall on the spectrum of inherent risk</w:t>
        </w:r>
        <w:r>
          <w:rPr>
            <w:rFonts w:cs="Arial"/>
            <w:szCs w:val="18"/>
          </w:rPr>
          <w:t xml:space="preserve"> </w:t>
        </w:r>
      </w:ins>
      <w:del w:id="1315" w:author="Author">
        <w:r w:rsidRPr="00961271" w:rsidDel="00291639">
          <w:rPr>
            <w:rFonts w:cs="Arial"/>
            <w:szCs w:val="20"/>
          </w:rPr>
          <w:delText xml:space="preserve">relevant to the audit </w:delText>
        </w:r>
      </w:del>
      <w:r w:rsidRPr="00961271">
        <w:rPr>
          <w:rFonts w:cs="Arial"/>
          <w:szCs w:val="20"/>
        </w:rPr>
        <w:t xml:space="preserve">is a matter of the auditor’s professional judgment. The auditor’s judgment about whether it is appropriate to </w:t>
      </w:r>
      <w:del w:id="1316" w:author="Author">
        <w:r w:rsidRPr="00961271" w:rsidDel="00D64AC0">
          <w:rPr>
            <w:rFonts w:cs="Arial"/>
            <w:szCs w:val="20"/>
          </w:rPr>
          <w:delText>devote additional attention to evaluating the design of controls and determining whether they have been implemented</w:delText>
        </w:r>
      </w:del>
      <w:ins w:id="1317" w:author="Author">
        <w:r>
          <w:rPr>
            <w:rFonts w:cs="Arial"/>
            <w:szCs w:val="20"/>
          </w:rPr>
          <w:t>identify such controls</w:t>
        </w:r>
      </w:ins>
      <w:r w:rsidRPr="00961271">
        <w:rPr>
          <w:rFonts w:cs="Arial"/>
          <w:szCs w:val="20"/>
        </w:rPr>
        <w:t xml:space="preserve"> in order to provide a basis for the design and performance of further audit procedures is influenced by</w:t>
      </w:r>
      <w:r w:rsidR="00AD0089">
        <w:rPr>
          <w:rFonts w:cs="Arial"/>
          <w:szCs w:val="20"/>
        </w:rPr>
        <w:t xml:space="preserve"> </w:t>
      </w:r>
      <w:ins w:id="1318" w:author="Author">
        <w:r>
          <w:rPr>
            <w:rFonts w:cs="Arial"/>
            <w:szCs w:val="20"/>
          </w:rPr>
          <w:t>w</w:t>
        </w:r>
        <w:r w:rsidRPr="00A02C7F">
          <w:rPr>
            <w:rFonts w:cs="Arial"/>
            <w:szCs w:val="20"/>
          </w:rPr>
          <w:t xml:space="preserve">here on the spectrum of inherent risk the assessed risk falls, in particular for those risks of material misstatement that are </w:t>
        </w:r>
        <w:r w:rsidRPr="00A02C7F">
          <w:rPr>
            <w:rFonts w:cs="Arial"/>
            <w:szCs w:val="20"/>
          </w:rPr>
          <w:lastRenderedPageBreak/>
          <w:t>closer to the upper end of the spectrum of inherent risk but have not been identified as significant risks.</w:t>
        </w:r>
      </w:ins>
      <w:r w:rsidRPr="00A02C7F">
        <w:rPr>
          <w:rFonts w:cs="Arial"/>
          <w:szCs w:val="20"/>
        </w:rPr>
        <w:t xml:space="preserve"> </w:t>
      </w:r>
    </w:p>
    <w:p w:rsidR="00AD0089" w:rsidRDefault="00AD0089" w:rsidP="00AD0089">
      <w:pPr>
        <w:ind w:left="547"/>
        <w:rPr>
          <w:rFonts w:cs="Arial"/>
          <w:szCs w:val="20"/>
        </w:rPr>
      </w:pPr>
      <w:r>
        <w:rPr>
          <w:rFonts w:cs="Arial"/>
          <w:szCs w:val="20"/>
        </w:rPr>
        <w:t>[</w:t>
      </w:r>
      <w:r w:rsidRPr="00821A91">
        <w:rPr>
          <w:rFonts w:cs="Arial"/>
          <w:i/>
          <w:szCs w:val="20"/>
          <w:highlight w:val="yellow"/>
        </w:rPr>
        <w:t>Former bullets of para. A179 – deleted</w:t>
      </w:r>
      <w:r>
        <w:rPr>
          <w:rFonts w:cs="Arial"/>
          <w:szCs w:val="20"/>
        </w:rPr>
        <w:t xml:space="preserve">] </w:t>
      </w:r>
    </w:p>
    <w:p w:rsidR="00AD0089" w:rsidDel="00AD0089" w:rsidRDefault="00AD0089" w:rsidP="007B1D35">
      <w:pPr>
        <w:pStyle w:val="ListParagraph"/>
        <w:numPr>
          <w:ilvl w:val="0"/>
          <w:numId w:val="64"/>
        </w:numPr>
        <w:ind w:left="1094" w:hanging="547"/>
        <w:contextualSpacing w:val="0"/>
        <w:rPr>
          <w:del w:id="1319" w:author="Author"/>
          <w:rFonts w:cs="Arial"/>
          <w:szCs w:val="20"/>
        </w:rPr>
      </w:pPr>
      <w:del w:id="1320" w:author="Author">
        <w:r w:rsidDel="00AD0089">
          <w:rPr>
            <w:rFonts w:cs="Arial"/>
            <w:szCs w:val="20"/>
          </w:rPr>
          <w:delText>The auditor’s knowledge about the presence or absence of controls obtained from the understanding of the components of the system of internal control. For example, when an engagement is new or the entity has made significant changes to its information system, the auditor may determine that more information about the entity’s controls is needed to provide a basis for the design of the auditor’s further audit procedures, including to assist the auditor in deciding whether to test the operating effectiveness of such controls; and</w:delText>
        </w:r>
      </w:del>
    </w:p>
    <w:p w:rsidR="00AD0089" w:rsidDel="00AD0089" w:rsidRDefault="00AD0089" w:rsidP="007B1D35">
      <w:pPr>
        <w:pStyle w:val="ListParagraph"/>
        <w:numPr>
          <w:ilvl w:val="0"/>
          <w:numId w:val="64"/>
        </w:numPr>
        <w:ind w:left="1094" w:hanging="547"/>
        <w:contextualSpacing w:val="0"/>
        <w:rPr>
          <w:del w:id="1321" w:author="Author"/>
          <w:rFonts w:cs="Arial"/>
          <w:szCs w:val="20"/>
        </w:rPr>
      </w:pPr>
      <w:del w:id="1322" w:author="Author">
        <w:r w:rsidDel="00AD0089">
          <w:rPr>
            <w:rFonts w:cs="Arial"/>
            <w:szCs w:val="20"/>
          </w:rPr>
          <w:delText>The identification of risks of material misstatement and the related assessments of inherent risk at the assertion level because ISA 330 requires more persuasive audit evidence the higher the auditor’s assessment of risk.</w:delText>
        </w:r>
        <w:r w:rsidDel="00AD0089">
          <w:rPr>
            <w:rStyle w:val="FootnoteReference"/>
            <w:rFonts w:cs="Arial"/>
            <w:szCs w:val="20"/>
          </w:rPr>
          <w:footnoteReference w:id="44"/>
        </w:r>
        <w:r w:rsidDel="00AD0089">
          <w:rPr>
            <w:rFonts w:cs="Arial"/>
            <w:szCs w:val="20"/>
          </w:rPr>
          <w:delText xml:space="preserve"> For risks that are assessed as higher, but are not significant risks, the auditor may identify controls over those risks to be relevant to the audit. Similar to controls over significant risks, the auditor’s evaluation of the design of these controls and determination of whether they have been implemented contributes to the audit evidence related to the higher risk. This understanding of controls may also assist the auditor in designing further audit procedures responsive to the risk. </w:delText>
        </w:r>
      </w:del>
    </w:p>
    <w:p w:rsidR="00AD0089" w:rsidRPr="00AD0089" w:rsidRDefault="00AD0089" w:rsidP="00AD0089">
      <w:pPr>
        <w:ind w:left="547" w:hanging="547"/>
        <w:rPr>
          <w:ins w:id="1325" w:author="Author"/>
          <w:rFonts w:cs="Arial"/>
          <w:szCs w:val="20"/>
        </w:rPr>
      </w:pPr>
      <w:ins w:id="1326" w:author="Author">
        <w:r w:rsidRPr="00AD0089">
          <w:rPr>
            <w:rFonts w:cs="Arial"/>
            <w:szCs w:val="20"/>
          </w:rPr>
          <w:t>A175c. The higher the risk is assessed on the spectrum of inherent risk, the more persuasive the audit evidence needs to be. As explained in ISA 330,</w:t>
        </w:r>
        <w:r w:rsidRPr="00AD0089">
          <w:rPr>
            <w:rStyle w:val="FootnoteReference"/>
            <w:rFonts w:cs="Arial"/>
            <w:szCs w:val="20"/>
          </w:rPr>
          <w:footnoteReference w:id="45"/>
        </w:r>
        <w:r w:rsidRPr="00AD0089">
          <w:rPr>
            <w:rFonts w:cs="Arial"/>
            <w:szCs w:val="20"/>
          </w:rPr>
          <w:t xml:space="preserve"> obtaining more persuasive evidence may involve obtaining evidence that is more relevant or reliable. The auditor’s understanding of controls contributes to the audit evidence obtained for these risks and this understanding may further assist the auditor in </w:t>
        </w:r>
        <w:proofErr w:type="spellStart"/>
        <w:r w:rsidRPr="00AD0089">
          <w:rPr>
            <w:rFonts w:cs="Arial"/>
            <w:szCs w:val="20"/>
          </w:rPr>
          <w:t>desigining</w:t>
        </w:r>
        <w:proofErr w:type="spellEnd"/>
        <w:r w:rsidRPr="00AD0089">
          <w:rPr>
            <w:rFonts w:cs="Arial"/>
            <w:szCs w:val="20"/>
          </w:rPr>
          <w:t xml:space="preserve"> further audit procedures to obtain more relevant and reliable audit evidence.</w:t>
        </w:r>
      </w:ins>
    </w:p>
    <w:p w:rsidR="003E1141" w:rsidRPr="00961271" w:rsidRDefault="003E1141" w:rsidP="00971C2C">
      <w:pPr>
        <w:keepNext/>
        <w:spacing w:before="240"/>
        <w:rPr>
          <w:rFonts w:cs="Arial"/>
          <w:szCs w:val="20"/>
        </w:rPr>
      </w:pPr>
      <w:r w:rsidRPr="00961271">
        <w:rPr>
          <w:rFonts w:cs="Arial"/>
          <w:szCs w:val="20"/>
        </w:rPr>
        <w:t>Testing of operating effectiv</w:t>
      </w:r>
      <w:r>
        <w:rPr>
          <w:rFonts w:cs="Arial"/>
          <w:szCs w:val="20"/>
        </w:rPr>
        <w:t>eness of controls (Ref: Para. 39</w:t>
      </w:r>
      <w:r w:rsidRPr="00961271">
        <w:rPr>
          <w:rFonts w:cs="Arial"/>
          <w:szCs w:val="20"/>
        </w:rPr>
        <w:t>(d))</w:t>
      </w:r>
    </w:p>
    <w:p w:rsidR="00900AF4" w:rsidRDefault="00900AF4" w:rsidP="00A02C7F">
      <w:pPr>
        <w:ind w:left="547" w:hanging="547"/>
        <w:rPr>
          <w:ins w:id="1329" w:author="Author"/>
          <w:rFonts w:cs="Arial"/>
          <w:szCs w:val="20"/>
        </w:rPr>
      </w:pPr>
      <w:ins w:id="1330" w:author="Author">
        <w:r>
          <w:rPr>
            <w:rFonts w:cs="Arial"/>
            <w:szCs w:val="20"/>
          </w:rPr>
          <w:t>A175</w:t>
        </w:r>
        <w:r w:rsidR="00AD0089">
          <w:rPr>
            <w:rFonts w:cs="Arial"/>
            <w:szCs w:val="20"/>
          </w:rPr>
          <w:t>d</w:t>
        </w:r>
        <w:r>
          <w:rPr>
            <w:rFonts w:cs="Arial"/>
            <w:szCs w:val="20"/>
          </w:rPr>
          <w:t xml:space="preserve">. </w:t>
        </w:r>
      </w:ins>
      <w:r>
        <w:rPr>
          <w:rFonts w:cs="Arial"/>
          <w:szCs w:val="20"/>
        </w:rPr>
        <w:t>[</w:t>
      </w:r>
      <w:r w:rsidR="004C6407" w:rsidRPr="00821A91">
        <w:rPr>
          <w:rFonts w:cs="Arial"/>
          <w:i/>
          <w:szCs w:val="20"/>
          <w:highlight w:val="yellow"/>
        </w:rPr>
        <w:t>P</w:t>
      </w:r>
      <w:r w:rsidRPr="00821A91">
        <w:rPr>
          <w:rFonts w:cs="Arial"/>
          <w:i/>
          <w:szCs w:val="20"/>
          <w:highlight w:val="yellow"/>
        </w:rPr>
        <w:t>revious</w:t>
      </w:r>
      <w:r w:rsidR="004C6407" w:rsidRPr="00821A91">
        <w:rPr>
          <w:rFonts w:cs="Arial"/>
          <w:i/>
          <w:szCs w:val="20"/>
          <w:highlight w:val="yellow"/>
        </w:rPr>
        <w:t>ly para.</w:t>
      </w:r>
      <w:r w:rsidRPr="00821A91">
        <w:rPr>
          <w:rFonts w:cs="Arial"/>
          <w:i/>
          <w:szCs w:val="20"/>
          <w:highlight w:val="yellow"/>
        </w:rPr>
        <w:t xml:space="preserve"> A168</w:t>
      </w:r>
      <w:r>
        <w:rPr>
          <w:rFonts w:cs="Arial"/>
          <w:szCs w:val="20"/>
        </w:rPr>
        <w:t xml:space="preserve">] </w:t>
      </w:r>
      <w:r w:rsidRPr="00961271">
        <w:rPr>
          <w:rFonts w:cs="Arial"/>
          <w:szCs w:val="20"/>
        </w:rPr>
        <w:t>The auditor determines whether there are any risks of material misstatement at the assertion level for which it is not possible or practicable to obtain sufficient appropriate audit evidence through substantive procedures al</w:t>
      </w:r>
      <w:r>
        <w:rPr>
          <w:rFonts w:cs="Arial"/>
          <w:szCs w:val="20"/>
        </w:rPr>
        <w:t>one</w:t>
      </w:r>
      <w:r w:rsidRPr="00961271">
        <w:rPr>
          <w:rFonts w:cs="Arial"/>
          <w:szCs w:val="20"/>
        </w:rPr>
        <w:t>. The auditor is required, in accordance with ISA 330,</w:t>
      </w:r>
      <w:r w:rsidRPr="00961271">
        <w:rPr>
          <w:rStyle w:val="FootnoteReference"/>
          <w:rFonts w:eastAsiaTheme="majorEastAsia" w:cs="Arial"/>
          <w:szCs w:val="20"/>
        </w:rPr>
        <w:footnoteReference w:id="46"/>
      </w:r>
      <w:r w:rsidRPr="00961271">
        <w:rPr>
          <w:rFonts w:cs="Arial"/>
          <w:szCs w:val="20"/>
        </w:rPr>
        <w:t xml:space="preserve"> to design and perform tests of relevant controls that address such risks of material misstatement when substantive procedures alone cannot provide sufficient appropriate audit evidence at the assertion level. As a result, when such controls exist that address these risks, they are </w:t>
      </w:r>
      <w:r>
        <w:rPr>
          <w:rFonts w:cs="Arial"/>
          <w:szCs w:val="20"/>
        </w:rPr>
        <w:t>required to be identified</w:t>
      </w:r>
      <w:ins w:id="1333" w:author="Author">
        <w:r>
          <w:rPr>
            <w:rFonts w:cs="Arial"/>
            <w:szCs w:val="20"/>
          </w:rPr>
          <w:t>.</w:t>
        </w:r>
      </w:ins>
    </w:p>
    <w:p w:rsidR="008A419B" w:rsidRDefault="003E1141" w:rsidP="00AD0089">
      <w:pPr>
        <w:spacing w:after="120"/>
        <w:ind w:left="547" w:hanging="547"/>
        <w:rPr>
          <w:ins w:id="1334" w:author="Author"/>
          <w:rFonts w:cs="Arial"/>
          <w:szCs w:val="20"/>
        </w:rPr>
      </w:pPr>
      <w:r w:rsidRPr="00961271">
        <w:rPr>
          <w:rFonts w:cs="Arial"/>
          <w:szCs w:val="20"/>
        </w:rPr>
        <w:t>A176.</w:t>
      </w:r>
      <w:r w:rsidR="00AD0089" w:rsidRPr="00AD0089">
        <w:rPr>
          <w:rFonts w:cs="Arial"/>
          <w:szCs w:val="20"/>
        </w:rPr>
        <w:t xml:space="preserve"> </w:t>
      </w:r>
      <w:del w:id="1335" w:author="Author">
        <w:r w:rsidR="00AD0089" w:rsidDel="00AD0089">
          <w:rPr>
            <w:rFonts w:cs="Arial"/>
            <w:szCs w:val="20"/>
          </w:rPr>
          <w:delText>When the auditor determines that a risk(s) for which substantive procedures alone cannot provide sufficient appropriate audit evidence exists, the auditor is required to, in accordance with ISA 330,</w:delText>
        </w:r>
        <w:r w:rsidR="00AD0089" w:rsidDel="00AD0089">
          <w:rPr>
            <w:rStyle w:val="FootnoteReference"/>
            <w:rFonts w:eastAsiaTheme="majorEastAsia" w:cs="Arial"/>
            <w:szCs w:val="20"/>
          </w:rPr>
          <w:footnoteReference w:id="47"/>
        </w:r>
        <w:r w:rsidR="00AD0089" w:rsidDel="00AD0089">
          <w:rPr>
            <w:rFonts w:cs="Arial"/>
            <w:szCs w:val="20"/>
          </w:rPr>
          <w:delText xml:space="preserve"> design and perform tests of relevant controls. </w:delText>
        </w:r>
        <w:r w:rsidRPr="00961271" w:rsidDel="00900AF4">
          <w:rPr>
            <w:rFonts w:cs="Arial"/>
            <w:szCs w:val="20"/>
          </w:rPr>
          <w:delText>Further, w</w:delText>
        </w:r>
      </w:del>
      <w:ins w:id="1338" w:author="Author">
        <w:r w:rsidR="00900AF4">
          <w:rPr>
            <w:rFonts w:cs="Arial"/>
            <w:szCs w:val="20"/>
          </w:rPr>
          <w:t>W</w:t>
        </w:r>
      </w:ins>
      <w:r w:rsidRPr="00961271">
        <w:rPr>
          <w:rFonts w:cs="Arial"/>
          <w:szCs w:val="20"/>
        </w:rPr>
        <w:t xml:space="preserve">hen the auditor voluntarily intends to take into account the operating effectiveness of controls in determining the nature, timing and extent of </w:t>
      </w:r>
      <w:r w:rsidRPr="00961271">
        <w:rPr>
          <w:rFonts w:cs="Arial"/>
          <w:szCs w:val="20"/>
        </w:rPr>
        <w:lastRenderedPageBreak/>
        <w:t xml:space="preserve">substantive procedures, such controls are required to be identified </w:t>
      </w:r>
      <w:del w:id="1339" w:author="Author">
        <w:r w:rsidRPr="00961271" w:rsidDel="008A419B">
          <w:rPr>
            <w:rFonts w:cs="Arial"/>
            <w:szCs w:val="20"/>
          </w:rPr>
          <w:delText xml:space="preserve">as relevant to the audit </w:delText>
        </w:r>
      </w:del>
      <w:r w:rsidRPr="00961271">
        <w:rPr>
          <w:rFonts w:cs="Arial"/>
          <w:szCs w:val="20"/>
        </w:rPr>
        <w:t>because ISA 330</w:t>
      </w:r>
      <w:r w:rsidRPr="00961271">
        <w:rPr>
          <w:rStyle w:val="FootnoteReference"/>
          <w:rFonts w:cs="Arial"/>
          <w:szCs w:val="20"/>
        </w:rPr>
        <w:footnoteReference w:id="48"/>
      </w:r>
      <w:r w:rsidRPr="00961271">
        <w:rPr>
          <w:rFonts w:cs="Arial"/>
          <w:szCs w:val="20"/>
        </w:rPr>
        <w:t xml:space="preserve"> requires the auditor to design and perform tests of those controls. </w:t>
      </w:r>
    </w:p>
    <w:tbl>
      <w:tblPr>
        <w:tblStyle w:val="TableGrid"/>
        <w:tblW w:w="0" w:type="auto"/>
        <w:tblInd w:w="547" w:type="dxa"/>
        <w:tblLook w:val="04A0" w:firstRow="1" w:lastRow="0" w:firstColumn="1" w:lastColumn="0" w:noHBand="0" w:noVBand="1"/>
      </w:tblPr>
      <w:tblGrid>
        <w:gridCol w:w="8793"/>
      </w:tblGrid>
      <w:tr w:rsidR="008A419B" w:rsidTr="008A419B">
        <w:trPr>
          <w:ins w:id="1340" w:author="Author"/>
        </w:trPr>
        <w:tc>
          <w:tcPr>
            <w:tcW w:w="9340" w:type="dxa"/>
          </w:tcPr>
          <w:p w:rsidR="008A419B" w:rsidRDefault="008A419B" w:rsidP="008A419B">
            <w:pPr>
              <w:rPr>
                <w:rFonts w:cs="Arial"/>
                <w:szCs w:val="20"/>
              </w:rPr>
            </w:pPr>
            <w:r>
              <w:rPr>
                <w:rFonts w:cs="Arial"/>
                <w:szCs w:val="20"/>
              </w:rPr>
              <w:t>E</w:t>
            </w:r>
            <w:r w:rsidRPr="00961271">
              <w:rPr>
                <w:rFonts w:cs="Arial"/>
                <w:szCs w:val="20"/>
              </w:rPr>
              <w:t>xample</w:t>
            </w:r>
            <w:r>
              <w:rPr>
                <w:rFonts w:cs="Arial"/>
                <w:szCs w:val="20"/>
              </w:rPr>
              <w:t>:</w:t>
            </w:r>
          </w:p>
          <w:p w:rsidR="008A419B" w:rsidRDefault="008A419B" w:rsidP="008A419B">
            <w:pPr>
              <w:rPr>
                <w:ins w:id="1341" w:author="Author"/>
                <w:rFonts w:cs="Arial"/>
                <w:szCs w:val="20"/>
              </w:rPr>
            </w:pPr>
            <w:del w:id="1342" w:author="Author">
              <w:r w:rsidRPr="00961271" w:rsidDel="008A419B">
                <w:rPr>
                  <w:rFonts w:cs="Arial"/>
                  <w:szCs w:val="20"/>
                </w:rPr>
                <w:delText>, t</w:delText>
              </w:r>
            </w:del>
            <w:r>
              <w:rPr>
                <w:rFonts w:cs="Arial"/>
                <w:szCs w:val="20"/>
              </w:rPr>
              <w:t>T</w:t>
            </w:r>
            <w:r w:rsidRPr="00961271">
              <w:rPr>
                <w:rFonts w:cs="Arial"/>
                <w:szCs w:val="20"/>
              </w:rPr>
              <w:t>he auditor may plan to test controls over routine classes of transactions because such testing may be more effective or efficient for large volumes of homogenous transactions.</w:t>
            </w:r>
          </w:p>
        </w:tc>
      </w:tr>
    </w:tbl>
    <w:p w:rsidR="003E1141" w:rsidRPr="00961271" w:rsidDel="00B32D87" w:rsidRDefault="003E1141" w:rsidP="00971C2C">
      <w:pPr>
        <w:ind w:left="547" w:hanging="547"/>
        <w:rPr>
          <w:rFonts w:cs="Arial"/>
          <w:szCs w:val="20"/>
        </w:rPr>
      </w:pPr>
      <w:r w:rsidRPr="00961271">
        <w:rPr>
          <w:rFonts w:cs="Arial"/>
          <w:szCs w:val="20"/>
        </w:rPr>
        <w:t>A177.</w:t>
      </w:r>
      <w:r w:rsidRPr="00961271">
        <w:rPr>
          <w:rFonts w:cs="Arial"/>
          <w:szCs w:val="20"/>
        </w:rPr>
        <w:tab/>
      </w:r>
      <w:r w:rsidR="00AD0089">
        <w:rPr>
          <w:rFonts w:cs="Arial"/>
          <w:szCs w:val="20"/>
        </w:rPr>
        <w:t>[</w:t>
      </w:r>
      <w:r w:rsidR="00AD0089" w:rsidRPr="00821A91">
        <w:rPr>
          <w:rFonts w:cs="Arial"/>
          <w:i/>
          <w:szCs w:val="20"/>
          <w:highlight w:val="yellow"/>
        </w:rPr>
        <w:t>Moved to para A104c</w:t>
      </w:r>
      <w:r w:rsidR="00AD0089">
        <w:rPr>
          <w:rFonts w:cs="Arial"/>
          <w:szCs w:val="20"/>
        </w:rPr>
        <w:t xml:space="preserve">] </w:t>
      </w:r>
      <w:r w:rsidRPr="00961271">
        <w:rPr>
          <w:rFonts w:cs="Arial"/>
          <w:szCs w:val="20"/>
        </w:rPr>
        <w:t xml:space="preserve">The auditor’s intentions to test the operating effectiveness of controls may also be influenced by the identified risks of material misstatement at the financial statement level. </w:t>
      </w:r>
      <w:r w:rsidRPr="00961271" w:rsidDel="00B32D87">
        <w:rPr>
          <w:rFonts w:cs="Arial"/>
          <w:szCs w:val="20"/>
        </w:rPr>
        <w:t>For example, if deficiencies are identified related to the control environment, this may affect the auditor’s overall expectations about the operating effectiveness of direct controls.</w:t>
      </w:r>
    </w:p>
    <w:p w:rsidR="003E1141" w:rsidRPr="00961271" w:rsidRDefault="003E1141" w:rsidP="00971C2C">
      <w:pPr>
        <w:ind w:left="547" w:hanging="547"/>
        <w:rPr>
          <w:rFonts w:cs="Arial"/>
          <w:szCs w:val="20"/>
        </w:rPr>
      </w:pPr>
      <w:r w:rsidRPr="00961271">
        <w:rPr>
          <w:rFonts w:cs="Arial"/>
          <w:szCs w:val="20"/>
        </w:rPr>
        <w:t>A178.</w:t>
      </w:r>
      <w:r w:rsidRPr="00961271">
        <w:rPr>
          <w:rFonts w:cs="Arial"/>
          <w:szCs w:val="20"/>
        </w:rPr>
        <w:tab/>
        <w:t>The auditor may plan to test the operating effectiveness of controls over the completeness and accuracy of information produced by the entity</w:t>
      </w:r>
      <w:ins w:id="1343" w:author="Author">
        <w:r w:rsidR="00900AF4">
          <w:rPr>
            <w:rFonts w:cs="Arial"/>
            <w:szCs w:val="20"/>
          </w:rPr>
          <w:t xml:space="preserve"> (e.g., controls over the preparation of system-generated reports)</w:t>
        </w:r>
      </w:ins>
      <w:r w:rsidRPr="00961271">
        <w:rPr>
          <w:rFonts w:cs="Arial"/>
          <w:szCs w:val="20"/>
        </w:rPr>
        <w:t xml:space="preserve"> when the auditor intends to take into account the operating effectiveness of those controls in designing and performing further audit procedures to determine the reliability of that information for its use as audit evidence. The auditor may also plan to test the operating effectiveness of controls relating to operations and compliance objectives when they relate to data the auditor evaluates or uses in applying audit procedures.</w:t>
      </w:r>
    </w:p>
    <w:p w:rsidR="00AF2D80" w:rsidRDefault="003E1141" w:rsidP="002A698E">
      <w:pPr>
        <w:keepNext/>
        <w:spacing w:before="240"/>
        <w:rPr>
          <w:rFonts w:cs="Arial"/>
          <w:szCs w:val="20"/>
        </w:rPr>
      </w:pPr>
      <w:del w:id="1344" w:author="Author">
        <w:r w:rsidRPr="00961271" w:rsidDel="00900AF4">
          <w:rPr>
            <w:rFonts w:cs="Arial"/>
            <w:szCs w:val="20"/>
          </w:rPr>
          <w:delText>Other controls rele</w:delText>
        </w:r>
        <w:r w:rsidDel="00900AF4">
          <w:rPr>
            <w:rFonts w:cs="Arial"/>
            <w:szCs w:val="20"/>
          </w:rPr>
          <w:delText>vant to the audit (Ref: Para. 39</w:delText>
        </w:r>
        <w:r w:rsidRPr="00961271" w:rsidDel="00900AF4">
          <w:rPr>
            <w:rFonts w:cs="Arial"/>
            <w:szCs w:val="20"/>
          </w:rPr>
          <w:delText>(e))</w:delText>
        </w:r>
      </w:del>
    </w:p>
    <w:p w:rsidR="00AD0089" w:rsidRPr="00AD0089" w:rsidRDefault="003E1141" w:rsidP="00AD0089">
      <w:pPr>
        <w:keepNext/>
        <w:spacing w:before="240"/>
        <w:ind w:left="547" w:hanging="547"/>
        <w:rPr>
          <w:rFonts w:cs="Arial"/>
          <w:strike/>
          <w:szCs w:val="20"/>
        </w:rPr>
      </w:pPr>
      <w:r w:rsidRPr="00961271">
        <w:rPr>
          <w:rFonts w:cs="Arial"/>
          <w:szCs w:val="20"/>
        </w:rPr>
        <w:t>A179.</w:t>
      </w:r>
      <w:r w:rsidRPr="00961271">
        <w:rPr>
          <w:rFonts w:cs="Arial"/>
          <w:szCs w:val="20"/>
        </w:rPr>
        <w:tab/>
      </w:r>
      <w:r w:rsidR="00900AF4">
        <w:rPr>
          <w:rFonts w:cs="Arial"/>
          <w:szCs w:val="20"/>
        </w:rPr>
        <w:t>[</w:t>
      </w:r>
      <w:r w:rsidR="00900AF4" w:rsidRPr="00821A91">
        <w:rPr>
          <w:rFonts w:cs="Arial"/>
          <w:i/>
          <w:szCs w:val="20"/>
          <w:highlight w:val="yellow"/>
        </w:rPr>
        <w:t>Moved to</w:t>
      </w:r>
      <w:r w:rsidR="004C6407" w:rsidRPr="00821A91">
        <w:rPr>
          <w:rFonts w:cs="Arial"/>
          <w:i/>
          <w:szCs w:val="20"/>
          <w:highlight w:val="yellow"/>
        </w:rPr>
        <w:t xml:space="preserve"> </w:t>
      </w:r>
      <w:r w:rsidR="00AD0089" w:rsidRPr="00821A91">
        <w:rPr>
          <w:rFonts w:cs="Arial"/>
          <w:i/>
          <w:szCs w:val="20"/>
          <w:highlight w:val="yellow"/>
        </w:rPr>
        <w:t xml:space="preserve">and reworded in </w:t>
      </w:r>
      <w:r w:rsidR="004C6407" w:rsidRPr="00821A91">
        <w:rPr>
          <w:rFonts w:cs="Arial"/>
          <w:i/>
          <w:szCs w:val="20"/>
          <w:highlight w:val="yellow"/>
        </w:rPr>
        <w:t>para.</w:t>
      </w:r>
      <w:r w:rsidR="00900AF4" w:rsidRPr="00821A91">
        <w:rPr>
          <w:rFonts w:cs="Arial"/>
          <w:i/>
          <w:szCs w:val="20"/>
          <w:highlight w:val="yellow"/>
        </w:rPr>
        <w:t xml:space="preserve"> A175b</w:t>
      </w:r>
      <w:r w:rsidR="00900AF4">
        <w:rPr>
          <w:rFonts w:cs="Arial"/>
          <w:szCs w:val="20"/>
        </w:rPr>
        <w:t>]</w:t>
      </w:r>
      <w:r w:rsidR="00AD0089">
        <w:rPr>
          <w:rFonts w:cs="Arial"/>
          <w:szCs w:val="20"/>
        </w:rPr>
        <w:t xml:space="preserve"> </w:t>
      </w:r>
      <w:r w:rsidR="00AD0089" w:rsidRPr="00AD0089">
        <w:rPr>
          <w:rFonts w:cs="Arial"/>
          <w:strike/>
          <w:szCs w:val="20"/>
        </w:rPr>
        <w:t xml:space="preserve">The extent to which other controls are identified as relevant to the audit is a matter of the auditor’s professional judgment. The auditor’s judgment about whether it is appropriate to devote additional attention to evaluating the design of controls and determining whether they have been implemented in order to provide a basis for the design and performance of further audit procedures is influenced by: </w:t>
      </w:r>
    </w:p>
    <w:p w:rsidR="00AD0089" w:rsidRPr="00AD0089" w:rsidRDefault="00AD0089" w:rsidP="007B1D35">
      <w:pPr>
        <w:pStyle w:val="ListParagraph"/>
        <w:numPr>
          <w:ilvl w:val="0"/>
          <w:numId w:val="64"/>
        </w:numPr>
        <w:ind w:left="1094" w:hanging="547"/>
        <w:contextualSpacing w:val="0"/>
        <w:rPr>
          <w:rFonts w:cs="Arial"/>
          <w:strike/>
          <w:szCs w:val="20"/>
        </w:rPr>
      </w:pPr>
      <w:r w:rsidRPr="00AD0089">
        <w:rPr>
          <w:rFonts w:cs="Arial"/>
          <w:strike/>
          <w:szCs w:val="20"/>
        </w:rPr>
        <w:t xml:space="preserve">The auditor’s knowledge about the presence or absence of controls obtained from the understanding of the components of the system of internal control. For example, when an engagement is </w:t>
      </w:r>
      <w:proofErr w:type="gramStart"/>
      <w:r w:rsidRPr="00AD0089">
        <w:rPr>
          <w:rFonts w:cs="Arial"/>
          <w:strike/>
          <w:szCs w:val="20"/>
        </w:rPr>
        <w:t>new</w:t>
      </w:r>
      <w:proofErr w:type="gramEnd"/>
      <w:r w:rsidRPr="00AD0089">
        <w:rPr>
          <w:rFonts w:cs="Arial"/>
          <w:strike/>
          <w:szCs w:val="20"/>
        </w:rPr>
        <w:t xml:space="preserve"> or the entity has made significant changes to its information system, the auditor may determine that more information about the entity’s controls is needed to provide a basis for the design of the auditor’s further audit procedures, including to assist the auditor in deciding whether to test the operating effectiveness of such controls; and</w:t>
      </w:r>
    </w:p>
    <w:p w:rsidR="00AD0089" w:rsidRPr="00AD0089" w:rsidRDefault="00AD0089" w:rsidP="007B1D35">
      <w:pPr>
        <w:pStyle w:val="ListParagraph"/>
        <w:numPr>
          <w:ilvl w:val="0"/>
          <w:numId w:val="64"/>
        </w:numPr>
        <w:ind w:left="1094" w:hanging="547"/>
        <w:contextualSpacing w:val="0"/>
        <w:rPr>
          <w:rFonts w:cs="Arial"/>
          <w:strike/>
          <w:szCs w:val="20"/>
        </w:rPr>
      </w:pPr>
      <w:r w:rsidRPr="00AD0089">
        <w:rPr>
          <w:rFonts w:cs="Arial"/>
          <w:strike/>
          <w:szCs w:val="20"/>
        </w:rPr>
        <w:t>The identification of risks of material misstatement and the related assessments of inherent risk at the assertion level because ISA 330 requires more persuasive audit evidence the higher the auditor’s assessment of risk.</w:t>
      </w:r>
      <w:r w:rsidRPr="00AD0089">
        <w:rPr>
          <w:rStyle w:val="FootnoteReference"/>
          <w:rFonts w:cs="Arial"/>
          <w:strike/>
          <w:szCs w:val="20"/>
        </w:rPr>
        <w:footnoteReference w:id="49"/>
      </w:r>
      <w:r w:rsidRPr="00AD0089">
        <w:rPr>
          <w:rFonts w:cs="Arial"/>
          <w:strike/>
          <w:szCs w:val="20"/>
        </w:rPr>
        <w:t xml:space="preserve"> For risks that are assessed as higher, but are not significant risks, the auditor may identify controls over those risks to be relevant to the audit. Similar to controls over significant risks, the auditor’s evaluation of the design of these controls and determination of whether they have been implemented contributes to the audit evidence related to the higher risk. This understanding of controls may also assist the auditor in designing further audit procedures responsive to the risk. </w:t>
      </w:r>
    </w:p>
    <w:p w:rsidR="003E1141" w:rsidRDefault="00E33342" w:rsidP="00077098">
      <w:pPr>
        <w:keepNext/>
        <w:spacing w:before="240" w:after="120"/>
        <w:rPr>
          <w:ins w:id="1345" w:author="Author"/>
          <w:rFonts w:cs="Arial"/>
          <w:szCs w:val="20"/>
        </w:rPr>
      </w:pPr>
      <w:ins w:id="1346" w:author="Author">
        <w:r>
          <w:rPr>
            <w:rFonts w:cs="Arial"/>
            <w:szCs w:val="20"/>
          </w:rPr>
          <w:lastRenderedPageBreak/>
          <w:t xml:space="preserve">Identifying </w:t>
        </w:r>
      </w:ins>
      <w:r w:rsidR="003E1141" w:rsidRPr="00961271">
        <w:rPr>
          <w:rFonts w:cs="Arial"/>
          <w:szCs w:val="20"/>
        </w:rPr>
        <w:t xml:space="preserve">IT Applications and Other Aspects of the IT Environment </w:t>
      </w:r>
      <w:del w:id="1347" w:author="Author">
        <w:r w:rsidR="003E1141" w:rsidRPr="00961271" w:rsidDel="00E33342">
          <w:rPr>
            <w:rFonts w:cs="Arial"/>
            <w:szCs w:val="20"/>
          </w:rPr>
          <w:delText>Relevant to the Audit</w:delText>
        </w:r>
      </w:del>
      <w:ins w:id="1348" w:author="Author">
        <w:r>
          <w:rPr>
            <w:rFonts w:cs="Arial"/>
            <w:szCs w:val="20"/>
          </w:rPr>
          <w:t>, Risks Arising from the Entity’s Use of IT and General IT Controls</w:t>
        </w:r>
      </w:ins>
      <w:r w:rsidR="003E1141" w:rsidRPr="00961271">
        <w:rPr>
          <w:rFonts w:cs="Arial"/>
          <w:szCs w:val="20"/>
        </w:rPr>
        <w:t xml:space="preserve"> (Ref: Para </w:t>
      </w:r>
      <w:del w:id="1349" w:author="Author">
        <w:r w:rsidR="003E1141" w:rsidRPr="00961271" w:rsidDel="00E33342">
          <w:rPr>
            <w:rFonts w:cs="Arial"/>
            <w:szCs w:val="20"/>
          </w:rPr>
          <w:delText>3</w:delText>
        </w:r>
        <w:r w:rsidR="003E1141" w:rsidDel="00E33342">
          <w:rPr>
            <w:rFonts w:cs="Arial"/>
            <w:szCs w:val="20"/>
          </w:rPr>
          <w:delText xml:space="preserve">5(d) and </w:delText>
        </w:r>
      </w:del>
      <w:r w:rsidR="003E1141">
        <w:rPr>
          <w:rFonts w:cs="Arial"/>
          <w:szCs w:val="20"/>
        </w:rPr>
        <w:t>40</w:t>
      </w:r>
      <w:r w:rsidR="003E1141" w:rsidRPr="00961271">
        <w:rPr>
          <w:rFonts w:cs="Arial"/>
          <w:szCs w:val="20"/>
        </w:rPr>
        <w:t>)</w:t>
      </w:r>
    </w:p>
    <w:tbl>
      <w:tblPr>
        <w:tblStyle w:val="TableGrid"/>
        <w:tblW w:w="0" w:type="auto"/>
        <w:tblLook w:val="04A0" w:firstRow="1" w:lastRow="0" w:firstColumn="1" w:lastColumn="0" w:noHBand="0" w:noVBand="1"/>
      </w:tblPr>
      <w:tblGrid>
        <w:gridCol w:w="8980"/>
      </w:tblGrid>
      <w:tr w:rsidR="00077098" w:rsidTr="00CD43FB">
        <w:trPr>
          <w:ins w:id="1350" w:author="Author"/>
        </w:trPr>
        <w:tc>
          <w:tcPr>
            <w:tcW w:w="9340" w:type="dxa"/>
          </w:tcPr>
          <w:p w:rsidR="00077098" w:rsidRDefault="00077098" w:rsidP="00077098">
            <w:pPr>
              <w:spacing w:after="120"/>
              <w:rPr>
                <w:ins w:id="1351" w:author="Author"/>
                <w:rFonts w:cs="Arial"/>
                <w:b/>
                <w:szCs w:val="20"/>
              </w:rPr>
            </w:pPr>
            <w:ins w:id="1352" w:author="Author">
              <w:r w:rsidRPr="00077098">
                <w:rPr>
                  <w:rFonts w:cs="Arial"/>
                  <w:b/>
                  <w:szCs w:val="20"/>
                </w:rPr>
                <w:t xml:space="preserve">Appendix </w:t>
              </w:r>
              <w:r w:rsidR="00AF2D80">
                <w:rPr>
                  <w:rFonts w:cs="Arial"/>
                  <w:b/>
                  <w:szCs w:val="20"/>
                </w:rPr>
                <w:t>5</w:t>
              </w:r>
              <w:r w:rsidRPr="001043DC">
                <w:rPr>
                  <w:rFonts w:cs="Arial"/>
                  <w:szCs w:val="20"/>
                </w:rPr>
                <w:t xml:space="preserve"> includes example characteristics of IT applications, and guidance related to those characteristics, that may be relevant in identifying IT applications subject to risks arising from the use of IT.</w:t>
              </w:r>
            </w:ins>
          </w:p>
        </w:tc>
      </w:tr>
    </w:tbl>
    <w:p w:rsidR="00E33342" w:rsidRDefault="00E33342" w:rsidP="0095738C">
      <w:pPr>
        <w:jc w:val="left"/>
        <w:rPr>
          <w:ins w:id="1353" w:author="Author"/>
          <w:rFonts w:cs="Arial"/>
          <w:b/>
          <w:szCs w:val="20"/>
        </w:rPr>
      </w:pPr>
      <w:ins w:id="1354" w:author="Author">
        <w:r w:rsidRPr="00E33342">
          <w:rPr>
            <w:rFonts w:cs="Arial"/>
            <w:b/>
            <w:szCs w:val="20"/>
          </w:rPr>
          <w:t>Why</w:t>
        </w:r>
        <w:r w:rsidR="00AF2D80">
          <w:rPr>
            <w:rFonts w:cs="Arial"/>
            <w:b/>
            <w:szCs w:val="20"/>
          </w:rPr>
          <w:t xml:space="preserve"> t</w:t>
        </w:r>
        <w:r w:rsidRPr="00E33342">
          <w:rPr>
            <w:rFonts w:cs="Arial"/>
            <w:b/>
            <w:szCs w:val="20"/>
          </w:rPr>
          <w:t>he auditor identif</w:t>
        </w:r>
        <w:r w:rsidR="00077098">
          <w:rPr>
            <w:rFonts w:cs="Arial"/>
            <w:b/>
            <w:szCs w:val="20"/>
          </w:rPr>
          <w:t>ies</w:t>
        </w:r>
        <w:r w:rsidRPr="00E33342">
          <w:rPr>
            <w:rFonts w:cs="Arial"/>
            <w:b/>
            <w:szCs w:val="20"/>
          </w:rPr>
          <w:t xml:space="preserve"> risks arising from the use of IT and general IT controls related to identified IT applications and other aspects of the IT environment</w:t>
        </w:r>
      </w:ins>
    </w:p>
    <w:p w:rsidR="00077098" w:rsidRPr="00B150C6" w:rsidRDefault="00077098" w:rsidP="00077098">
      <w:pPr>
        <w:ind w:left="547" w:hanging="547"/>
        <w:rPr>
          <w:ins w:id="1355" w:author="Author"/>
          <w:rFonts w:cs="Arial"/>
          <w:szCs w:val="20"/>
        </w:rPr>
      </w:pPr>
      <w:ins w:id="1356" w:author="Author">
        <w:r>
          <w:rPr>
            <w:rFonts w:cs="Arial"/>
            <w:szCs w:val="20"/>
          </w:rPr>
          <w:t>A179a.</w:t>
        </w:r>
        <w:r w:rsidRPr="00B150C6">
          <w:rPr>
            <w:rFonts w:cs="Arial"/>
            <w:szCs w:val="20"/>
          </w:rPr>
          <w:t xml:space="preserve"> Understanding the risks arising from the use of IT and the general IT controls implemented by the entity to address those risks may affect:</w:t>
        </w:r>
      </w:ins>
    </w:p>
    <w:p w:rsidR="00077098" w:rsidRDefault="00077098" w:rsidP="007B1D35">
      <w:pPr>
        <w:pStyle w:val="ListParagraph"/>
        <w:numPr>
          <w:ilvl w:val="0"/>
          <w:numId w:val="73"/>
        </w:numPr>
        <w:spacing w:after="120"/>
        <w:ind w:left="1094" w:hanging="547"/>
        <w:contextualSpacing w:val="0"/>
        <w:rPr>
          <w:ins w:id="1357" w:author="Author"/>
          <w:rFonts w:cs="Arial"/>
          <w:szCs w:val="20"/>
        </w:rPr>
      </w:pPr>
      <w:ins w:id="1358" w:author="Author">
        <w:r>
          <w:rPr>
            <w:rFonts w:cs="Arial"/>
            <w:szCs w:val="20"/>
          </w:rPr>
          <w:t xml:space="preserve">The auditor’s decision about whether to test the operating </w:t>
        </w:r>
        <w:r w:rsidR="004A2167">
          <w:rPr>
            <w:rFonts w:cs="Arial"/>
            <w:szCs w:val="20"/>
          </w:rPr>
          <w:t>effectiveness</w:t>
        </w:r>
        <w:r>
          <w:rPr>
            <w:rFonts w:cs="Arial"/>
            <w:szCs w:val="20"/>
          </w:rPr>
          <w:t xml:space="preserve"> of controls to address risks of material misstatement at the assertion level;</w:t>
        </w:r>
      </w:ins>
    </w:p>
    <w:tbl>
      <w:tblPr>
        <w:tblStyle w:val="TableGrid"/>
        <w:tblW w:w="0" w:type="auto"/>
        <w:tblInd w:w="1070" w:type="dxa"/>
        <w:tblLook w:val="04A0" w:firstRow="1" w:lastRow="0" w:firstColumn="1" w:lastColumn="0" w:noHBand="0" w:noVBand="1"/>
      </w:tblPr>
      <w:tblGrid>
        <w:gridCol w:w="8270"/>
      </w:tblGrid>
      <w:tr w:rsidR="00077098" w:rsidTr="00CD43FB">
        <w:trPr>
          <w:ins w:id="1359" w:author="Author"/>
        </w:trPr>
        <w:tc>
          <w:tcPr>
            <w:tcW w:w="8270" w:type="dxa"/>
          </w:tcPr>
          <w:p w:rsidR="00077098" w:rsidRDefault="00077098" w:rsidP="00CD43FB">
            <w:pPr>
              <w:rPr>
                <w:ins w:id="1360" w:author="Author"/>
                <w:rFonts w:cs="Arial"/>
                <w:szCs w:val="20"/>
              </w:rPr>
            </w:pPr>
            <w:ins w:id="1361" w:author="Author">
              <w:r>
                <w:rPr>
                  <w:rFonts w:cs="Arial"/>
                  <w:szCs w:val="20"/>
                </w:rPr>
                <w:t>E</w:t>
              </w:r>
              <w:r w:rsidRPr="004A57B4">
                <w:rPr>
                  <w:rFonts w:cs="Arial"/>
                  <w:szCs w:val="20"/>
                </w:rPr>
                <w:t>xample</w:t>
              </w:r>
              <w:r>
                <w:rPr>
                  <w:rFonts w:cs="Arial"/>
                  <w:szCs w:val="20"/>
                </w:rPr>
                <w:t>:</w:t>
              </w:r>
            </w:ins>
          </w:p>
          <w:p w:rsidR="00077098" w:rsidRPr="004A57B4" w:rsidRDefault="00077098" w:rsidP="00CD43FB">
            <w:pPr>
              <w:rPr>
                <w:ins w:id="1362" w:author="Author"/>
                <w:rFonts w:cs="Arial"/>
                <w:szCs w:val="20"/>
              </w:rPr>
            </w:pPr>
            <w:ins w:id="1363" w:author="Author">
              <w:r>
                <w:rPr>
                  <w:rFonts w:cs="Arial"/>
                  <w:szCs w:val="20"/>
                </w:rPr>
                <w:t>W</w:t>
              </w:r>
              <w:r w:rsidRPr="004A57B4">
                <w:rPr>
                  <w:rFonts w:cs="Arial"/>
                  <w:szCs w:val="20"/>
                </w:rPr>
                <w:t>hen general IT controls are not designed effectively or appropriately implemented to address risks arising from the use of IT (e.g., unauthorized program changes or unauthorized access to IT applications), this may affect the auditor’s decision to rely on automated controls within the affected IT applications.</w:t>
              </w:r>
            </w:ins>
          </w:p>
        </w:tc>
      </w:tr>
    </w:tbl>
    <w:p w:rsidR="00077098" w:rsidRDefault="00077098" w:rsidP="007B1D35">
      <w:pPr>
        <w:pStyle w:val="ListParagraph"/>
        <w:numPr>
          <w:ilvl w:val="0"/>
          <w:numId w:val="73"/>
        </w:numPr>
        <w:spacing w:after="120"/>
        <w:ind w:left="1094" w:hanging="547"/>
        <w:contextualSpacing w:val="0"/>
        <w:rPr>
          <w:ins w:id="1364" w:author="Author"/>
          <w:rFonts w:cs="Arial"/>
          <w:szCs w:val="20"/>
        </w:rPr>
      </w:pPr>
      <w:ins w:id="1365" w:author="Author">
        <w:r>
          <w:rPr>
            <w:rFonts w:cs="Arial"/>
            <w:szCs w:val="20"/>
          </w:rPr>
          <w:t>The auditor’s assessment of control risk at the assertion level;</w:t>
        </w:r>
      </w:ins>
    </w:p>
    <w:tbl>
      <w:tblPr>
        <w:tblStyle w:val="TableGrid"/>
        <w:tblW w:w="0" w:type="auto"/>
        <w:tblInd w:w="1070" w:type="dxa"/>
        <w:tblLook w:val="04A0" w:firstRow="1" w:lastRow="0" w:firstColumn="1" w:lastColumn="0" w:noHBand="0" w:noVBand="1"/>
      </w:tblPr>
      <w:tblGrid>
        <w:gridCol w:w="8270"/>
      </w:tblGrid>
      <w:tr w:rsidR="00077098" w:rsidTr="00CD43FB">
        <w:trPr>
          <w:ins w:id="1366" w:author="Author"/>
        </w:trPr>
        <w:tc>
          <w:tcPr>
            <w:tcW w:w="8270" w:type="dxa"/>
          </w:tcPr>
          <w:p w:rsidR="00077098" w:rsidRDefault="00077098" w:rsidP="00CD43FB">
            <w:pPr>
              <w:pStyle w:val="ListParagraph"/>
              <w:spacing w:after="120"/>
              <w:ind w:left="0"/>
              <w:contextualSpacing w:val="0"/>
              <w:rPr>
                <w:ins w:id="1367" w:author="Author"/>
                <w:rFonts w:cs="Arial"/>
                <w:szCs w:val="20"/>
              </w:rPr>
            </w:pPr>
            <w:ins w:id="1368" w:author="Author">
              <w:r>
                <w:rPr>
                  <w:rFonts w:cs="Arial"/>
                  <w:szCs w:val="20"/>
                </w:rPr>
                <w:t>Example:</w:t>
              </w:r>
            </w:ins>
          </w:p>
          <w:p w:rsidR="00077098" w:rsidRDefault="00077098" w:rsidP="00CD43FB">
            <w:pPr>
              <w:pStyle w:val="ListParagraph"/>
              <w:spacing w:after="120"/>
              <w:ind w:left="0"/>
              <w:contextualSpacing w:val="0"/>
              <w:rPr>
                <w:ins w:id="1369" w:author="Author"/>
                <w:rFonts w:cs="Arial"/>
                <w:szCs w:val="20"/>
              </w:rPr>
            </w:pPr>
            <w:ins w:id="1370" w:author="Author">
              <w:r>
                <w:rPr>
                  <w:rFonts w:cs="Arial"/>
                  <w:szCs w:val="20"/>
                </w:rPr>
                <w:t>The ongoing operating effectiveness of an information processing control may depend on certain general IT controls that prevent or detect unauthorized program changes to the IT information processing control (i.e. program change controls over the related IT application).  In such circumstances, the expected operating effectiveness (or lack thereof) of the general IT control may affect the auditor’s assessment of control risk (e.g., control risk may be higher when such general IT controls are expected to be ineffective or if the auditor does not plan to test the general IT controls).</w:t>
              </w:r>
            </w:ins>
          </w:p>
        </w:tc>
      </w:tr>
    </w:tbl>
    <w:p w:rsidR="00077098" w:rsidRDefault="00077098" w:rsidP="007B1D35">
      <w:pPr>
        <w:pStyle w:val="ListParagraph"/>
        <w:numPr>
          <w:ilvl w:val="0"/>
          <w:numId w:val="73"/>
        </w:numPr>
        <w:spacing w:after="120"/>
        <w:ind w:left="1094" w:hanging="547"/>
        <w:contextualSpacing w:val="0"/>
        <w:rPr>
          <w:ins w:id="1371" w:author="Author"/>
          <w:rFonts w:cs="Arial"/>
          <w:szCs w:val="20"/>
        </w:rPr>
      </w:pPr>
      <w:ins w:id="1372" w:author="Author">
        <w:r>
          <w:rPr>
            <w:rFonts w:cs="Arial"/>
            <w:szCs w:val="20"/>
          </w:rPr>
          <w:t>The auditor’s strategy for testing information produced by the entity that is produced by or involves information from the entity’s IT applications;</w:t>
        </w:r>
      </w:ins>
    </w:p>
    <w:tbl>
      <w:tblPr>
        <w:tblStyle w:val="TableGrid"/>
        <w:tblW w:w="0" w:type="auto"/>
        <w:tblInd w:w="1070" w:type="dxa"/>
        <w:tblLook w:val="04A0" w:firstRow="1" w:lastRow="0" w:firstColumn="1" w:lastColumn="0" w:noHBand="0" w:noVBand="1"/>
      </w:tblPr>
      <w:tblGrid>
        <w:gridCol w:w="8270"/>
      </w:tblGrid>
      <w:tr w:rsidR="00077098" w:rsidTr="00CD43FB">
        <w:trPr>
          <w:ins w:id="1373" w:author="Author"/>
        </w:trPr>
        <w:tc>
          <w:tcPr>
            <w:tcW w:w="8270" w:type="dxa"/>
          </w:tcPr>
          <w:p w:rsidR="00077098" w:rsidRDefault="00077098" w:rsidP="00CD43FB">
            <w:pPr>
              <w:rPr>
                <w:ins w:id="1374" w:author="Author"/>
                <w:rFonts w:cs="Arial"/>
                <w:szCs w:val="20"/>
              </w:rPr>
            </w:pPr>
            <w:ins w:id="1375" w:author="Author">
              <w:r>
                <w:rPr>
                  <w:rFonts w:cs="Arial"/>
                  <w:szCs w:val="20"/>
                </w:rPr>
                <w:t>E</w:t>
              </w:r>
              <w:r w:rsidRPr="00257914">
                <w:rPr>
                  <w:rFonts w:cs="Arial"/>
                  <w:szCs w:val="20"/>
                </w:rPr>
                <w:t>xample</w:t>
              </w:r>
              <w:r>
                <w:rPr>
                  <w:rFonts w:cs="Arial"/>
                  <w:szCs w:val="20"/>
                </w:rPr>
                <w:t xml:space="preserve">: </w:t>
              </w:r>
            </w:ins>
          </w:p>
          <w:p w:rsidR="00077098" w:rsidRPr="00257914" w:rsidRDefault="00077098" w:rsidP="00CD43FB">
            <w:pPr>
              <w:rPr>
                <w:ins w:id="1376" w:author="Author"/>
                <w:rFonts w:cs="Arial"/>
                <w:szCs w:val="20"/>
              </w:rPr>
            </w:pPr>
            <w:ins w:id="1377" w:author="Author">
              <w:r>
                <w:rPr>
                  <w:rFonts w:cs="Arial"/>
                  <w:szCs w:val="20"/>
                </w:rPr>
                <w:t>W</w:t>
              </w:r>
              <w:r w:rsidRPr="00257914">
                <w:rPr>
                  <w:rFonts w:cs="Arial"/>
                  <w:szCs w:val="20"/>
                </w:rPr>
                <w:t>hen information produced by the entity to be used as audit evidence is produced by IT applications, the auditor may determine to controls over system-generated reports, including identification and testing of the general IT controls that address risks of inappropriate or unauthorized program changes to the reports.</w:t>
              </w:r>
            </w:ins>
          </w:p>
        </w:tc>
      </w:tr>
    </w:tbl>
    <w:p w:rsidR="00077098" w:rsidRDefault="00077098" w:rsidP="007B1D35">
      <w:pPr>
        <w:pStyle w:val="ListParagraph"/>
        <w:keepNext/>
        <w:numPr>
          <w:ilvl w:val="0"/>
          <w:numId w:val="73"/>
        </w:numPr>
        <w:spacing w:after="120"/>
        <w:ind w:left="1094" w:hanging="547"/>
        <w:contextualSpacing w:val="0"/>
        <w:rPr>
          <w:ins w:id="1378" w:author="Author"/>
          <w:rFonts w:cs="Arial"/>
          <w:szCs w:val="20"/>
        </w:rPr>
      </w:pPr>
      <w:ins w:id="1379" w:author="Author">
        <w:r>
          <w:rPr>
            <w:rFonts w:cs="Arial"/>
            <w:szCs w:val="20"/>
          </w:rPr>
          <w:t xml:space="preserve">The auditor’s assessment of inherent risk at the assertion </w:t>
        </w:r>
        <w:del w:id="1380" w:author="Author">
          <w:r w:rsidDel="004A2167">
            <w:rPr>
              <w:rFonts w:cs="Arial"/>
              <w:szCs w:val="20"/>
            </w:rPr>
            <w:delText>level;or</w:delText>
          </w:r>
        </w:del>
        <w:r w:rsidR="004A2167">
          <w:rPr>
            <w:rFonts w:cs="Arial"/>
            <w:szCs w:val="20"/>
          </w:rPr>
          <w:t>level; or</w:t>
        </w:r>
      </w:ins>
    </w:p>
    <w:tbl>
      <w:tblPr>
        <w:tblStyle w:val="TableGrid"/>
        <w:tblW w:w="0" w:type="auto"/>
        <w:tblInd w:w="1070" w:type="dxa"/>
        <w:tblLook w:val="04A0" w:firstRow="1" w:lastRow="0" w:firstColumn="1" w:lastColumn="0" w:noHBand="0" w:noVBand="1"/>
      </w:tblPr>
      <w:tblGrid>
        <w:gridCol w:w="8270"/>
      </w:tblGrid>
      <w:tr w:rsidR="00077098" w:rsidTr="001646EC">
        <w:trPr>
          <w:cantSplit w:val="0"/>
          <w:ins w:id="1381" w:author="Author"/>
        </w:trPr>
        <w:tc>
          <w:tcPr>
            <w:tcW w:w="8270" w:type="dxa"/>
          </w:tcPr>
          <w:p w:rsidR="00077098" w:rsidRDefault="00077098" w:rsidP="00CD43FB">
            <w:pPr>
              <w:rPr>
                <w:ins w:id="1382" w:author="Author"/>
                <w:rFonts w:cs="Arial"/>
                <w:szCs w:val="20"/>
              </w:rPr>
            </w:pPr>
            <w:ins w:id="1383" w:author="Author">
              <w:r>
                <w:rPr>
                  <w:rFonts w:cs="Arial"/>
                  <w:szCs w:val="20"/>
                </w:rPr>
                <w:t>Ex</w:t>
              </w:r>
              <w:r w:rsidRPr="00257914">
                <w:rPr>
                  <w:rFonts w:cs="Arial"/>
                  <w:szCs w:val="20"/>
                </w:rPr>
                <w:t>ample</w:t>
              </w:r>
              <w:r>
                <w:rPr>
                  <w:rFonts w:cs="Arial"/>
                  <w:szCs w:val="20"/>
                </w:rPr>
                <w:t>:</w:t>
              </w:r>
            </w:ins>
          </w:p>
          <w:p w:rsidR="00077098" w:rsidRPr="00257914" w:rsidRDefault="00077098" w:rsidP="00CD43FB">
            <w:pPr>
              <w:rPr>
                <w:ins w:id="1384" w:author="Author"/>
                <w:rFonts w:cs="Arial"/>
                <w:szCs w:val="20"/>
              </w:rPr>
            </w:pPr>
            <w:ins w:id="1385" w:author="Author">
              <w:r>
                <w:rPr>
                  <w:rFonts w:cs="Arial"/>
                  <w:szCs w:val="20"/>
                </w:rPr>
                <w:t>W</w:t>
              </w:r>
              <w:r w:rsidRPr="00257914">
                <w:rPr>
                  <w:rFonts w:cs="Arial"/>
                  <w:szCs w:val="20"/>
                </w:rPr>
                <w:t xml:space="preserve">hen there are significant or extensive programming changes to an IT application to address new or revised reporting requirements of the applicable financial reporting </w:t>
              </w:r>
              <w:r w:rsidRPr="00257914">
                <w:rPr>
                  <w:rFonts w:cs="Arial"/>
                  <w:szCs w:val="20"/>
                </w:rPr>
                <w:lastRenderedPageBreak/>
                <w:t>framework, this may be an indicator of the complexity of the new requirements and their effect on the entity’s financial statements.  When such extensive programming changes occur, the IT application is also likely to be subject to risks arising from</w:t>
              </w:r>
              <w:r w:rsidR="005A7A41">
                <w:rPr>
                  <w:rFonts w:cs="Arial"/>
                  <w:szCs w:val="20"/>
                </w:rPr>
                <w:t xml:space="preserve"> the use of</w:t>
              </w:r>
              <w:r w:rsidRPr="00257914">
                <w:rPr>
                  <w:rFonts w:cs="Arial"/>
                  <w:szCs w:val="20"/>
                </w:rPr>
                <w:t xml:space="preserve"> IT.</w:t>
              </w:r>
            </w:ins>
          </w:p>
        </w:tc>
      </w:tr>
    </w:tbl>
    <w:p w:rsidR="00077098" w:rsidRDefault="00077098" w:rsidP="007B1D35">
      <w:pPr>
        <w:pStyle w:val="ListParagraph"/>
        <w:keepNext/>
        <w:numPr>
          <w:ilvl w:val="0"/>
          <w:numId w:val="73"/>
        </w:numPr>
        <w:spacing w:after="120"/>
        <w:ind w:left="1094" w:hanging="547"/>
        <w:contextualSpacing w:val="0"/>
        <w:rPr>
          <w:ins w:id="1386" w:author="Author"/>
          <w:rFonts w:cs="Arial"/>
          <w:szCs w:val="20"/>
        </w:rPr>
      </w:pPr>
      <w:ins w:id="1387" w:author="Author">
        <w:r>
          <w:rPr>
            <w:rFonts w:cs="Arial"/>
            <w:szCs w:val="20"/>
          </w:rPr>
          <w:lastRenderedPageBreak/>
          <w:t>The design of further audit procedures.</w:t>
        </w:r>
      </w:ins>
    </w:p>
    <w:tbl>
      <w:tblPr>
        <w:tblStyle w:val="TableGrid"/>
        <w:tblW w:w="0" w:type="auto"/>
        <w:tblInd w:w="1070" w:type="dxa"/>
        <w:tblLook w:val="04A0" w:firstRow="1" w:lastRow="0" w:firstColumn="1" w:lastColumn="0" w:noHBand="0" w:noVBand="1"/>
      </w:tblPr>
      <w:tblGrid>
        <w:gridCol w:w="8270"/>
      </w:tblGrid>
      <w:tr w:rsidR="00077098" w:rsidTr="00CD43FB">
        <w:trPr>
          <w:ins w:id="1388" w:author="Author"/>
        </w:trPr>
        <w:tc>
          <w:tcPr>
            <w:tcW w:w="8270" w:type="dxa"/>
          </w:tcPr>
          <w:p w:rsidR="00077098" w:rsidRDefault="00077098" w:rsidP="00CD43FB">
            <w:pPr>
              <w:spacing w:before="120" w:after="0"/>
              <w:rPr>
                <w:ins w:id="1389" w:author="Author"/>
                <w:rFonts w:cs="Arial"/>
                <w:szCs w:val="20"/>
              </w:rPr>
            </w:pPr>
            <w:ins w:id="1390" w:author="Author">
              <w:r w:rsidRPr="00257914">
                <w:rPr>
                  <w:rFonts w:cs="Arial"/>
                  <w:szCs w:val="20"/>
                </w:rPr>
                <w:t>Example</w:t>
              </w:r>
              <w:r>
                <w:rPr>
                  <w:rFonts w:cs="Arial"/>
                  <w:szCs w:val="20"/>
                </w:rPr>
                <w:t>:</w:t>
              </w:r>
            </w:ins>
          </w:p>
          <w:p w:rsidR="00077098" w:rsidRPr="00257914" w:rsidRDefault="00077098" w:rsidP="00CD43FB">
            <w:pPr>
              <w:spacing w:before="120" w:after="120"/>
              <w:rPr>
                <w:ins w:id="1391" w:author="Author"/>
                <w:rFonts w:cs="Arial"/>
                <w:szCs w:val="20"/>
              </w:rPr>
            </w:pPr>
            <w:ins w:id="1392" w:author="Author">
              <w:r>
                <w:rPr>
                  <w:rFonts w:cs="Arial"/>
                  <w:szCs w:val="20"/>
                </w:rPr>
                <w:t>I</w:t>
              </w:r>
              <w:r w:rsidRPr="00257914">
                <w:rPr>
                  <w:rFonts w:cs="Arial"/>
                  <w:szCs w:val="20"/>
                </w:rPr>
                <w:t xml:space="preserve">nformation processing controls depend on general IT controls, the auditor may determine to test the operating effectiveness of the general IT controls, which will then require the design of tests of control procedures for those general IT controls.  If, in the same circumstances, the auditor determines not to test the operating effectiveness of the general IT controls, or the general IT controls are expected to be ineffective, the related risks arising from the use of IT may need to be addressed through the design of substantive procedures.  </w:t>
              </w:r>
            </w:ins>
          </w:p>
        </w:tc>
      </w:tr>
    </w:tbl>
    <w:p w:rsidR="00AF2D80" w:rsidRDefault="00077098" w:rsidP="00AF2D80">
      <w:pPr>
        <w:keepNext/>
        <w:spacing w:before="240"/>
        <w:rPr>
          <w:rFonts w:cs="Arial"/>
          <w:szCs w:val="20"/>
        </w:rPr>
      </w:pPr>
      <w:ins w:id="1393" w:author="Author">
        <w:r>
          <w:rPr>
            <w:rFonts w:cs="Arial"/>
            <w:szCs w:val="20"/>
          </w:rPr>
          <w:t>Identifying IT applications that are subject to risks arising from the use of IT</w:t>
        </w:r>
      </w:ins>
      <w:r w:rsidR="00AF2D80" w:rsidRPr="00AF2D80">
        <w:rPr>
          <w:rFonts w:cs="Arial"/>
          <w:szCs w:val="20"/>
        </w:rPr>
        <w:t xml:space="preserve"> </w:t>
      </w:r>
      <w:del w:id="1394" w:author="Author">
        <w:r w:rsidR="00AF2D80" w:rsidDel="00AF2D80">
          <w:rPr>
            <w:rFonts w:cs="Arial"/>
            <w:szCs w:val="20"/>
          </w:rPr>
          <w:delText>IT Applications and Other Aspects of the IT Environment Relevant to the Audit (Ref: Para 35(d) and 40)</w:delText>
        </w:r>
      </w:del>
    </w:p>
    <w:p w:rsidR="00077098" w:rsidRDefault="00077098" w:rsidP="00C95647">
      <w:pPr>
        <w:spacing w:after="120"/>
        <w:ind w:left="547" w:hanging="547"/>
        <w:rPr>
          <w:rFonts w:cs="Arial"/>
          <w:szCs w:val="20"/>
        </w:rPr>
      </w:pPr>
      <w:ins w:id="1395" w:author="Author">
        <w:r w:rsidRPr="00961271">
          <w:rPr>
            <w:rFonts w:cs="Arial"/>
            <w:szCs w:val="20"/>
          </w:rPr>
          <w:t>A180.</w:t>
        </w:r>
        <w:r w:rsidRPr="00961271">
          <w:rPr>
            <w:rFonts w:cs="Arial"/>
            <w:szCs w:val="20"/>
          </w:rPr>
          <w:tab/>
          <w:t xml:space="preserve"> </w:t>
        </w:r>
      </w:ins>
      <w:r w:rsidR="00C95647">
        <w:rPr>
          <w:rFonts w:cs="Arial"/>
          <w:szCs w:val="20"/>
        </w:rPr>
        <w:t>[</w:t>
      </w:r>
      <w:r w:rsidR="00C95647" w:rsidRPr="00821A91">
        <w:rPr>
          <w:rFonts w:cs="Arial"/>
          <w:i/>
          <w:szCs w:val="20"/>
          <w:highlight w:val="yellow"/>
        </w:rPr>
        <w:t xml:space="preserve">Deleted – and replaced with </w:t>
      </w:r>
      <w:r w:rsidR="00821A91">
        <w:rPr>
          <w:rFonts w:cs="Arial"/>
          <w:i/>
          <w:szCs w:val="20"/>
          <w:highlight w:val="yellow"/>
        </w:rPr>
        <w:t xml:space="preserve">new </w:t>
      </w:r>
      <w:r w:rsidR="00C95647" w:rsidRPr="00821A91">
        <w:rPr>
          <w:rFonts w:cs="Arial"/>
          <w:i/>
          <w:szCs w:val="20"/>
          <w:highlight w:val="yellow"/>
        </w:rPr>
        <w:t xml:space="preserve">text </w:t>
      </w:r>
      <w:r w:rsidR="00B84B87" w:rsidRPr="00821A91">
        <w:rPr>
          <w:rFonts w:cs="Arial"/>
          <w:i/>
          <w:szCs w:val="20"/>
          <w:highlight w:val="yellow"/>
        </w:rPr>
        <w:t>below (</w:t>
      </w:r>
      <w:r w:rsidR="00C95647" w:rsidRPr="00821A91">
        <w:rPr>
          <w:rFonts w:cs="Arial"/>
          <w:i/>
          <w:szCs w:val="20"/>
          <w:highlight w:val="yellow"/>
        </w:rPr>
        <w:t>up to A180b</w:t>
      </w:r>
      <w:r w:rsidR="00B84B87" w:rsidRPr="00821A91">
        <w:rPr>
          <w:rFonts w:cs="Arial"/>
          <w:i/>
          <w:szCs w:val="20"/>
          <w:highlight w:val="yellow"/>
        </w:rPr>
        <w:t>)</w:t>
      </w:r>
      <w:r w:rsidR="00C95647">
        <w:rPr>
          <w:rFonts w:cs="Arial"/>
          <w:szCs w:val="20"/>
        </w:rPr>
        <w:t xml:space="preserve">] </w:t>
      </w:r>
      <w:del w:id="1396" w:author="Author">
        <w:r w:rsidR="00C95647" w:rsidDel="00C95647">
          <w:rPr>
            <w:rFonts w:cs="Arial"/>
            <w:szCs w:val="20"/>
          </w:rPr>
          <w:delText xml:space="preserve">An entity may be using and relying upon IT to accurately process and maintain the integrity of information in the entity’s information system relevant to financial reporting. In obtaining the understanding of the IT environment in accordance with paragraph 35(d), the auditor may have obtained information about the nature and number of the IT applications and the complexity of the IT processes in the entity’s IT environment. Obtaining a high-level understanding of the extent to which the entity’s IT processes include the implementation of general IT controls may assist the auditor in identifying whether there are IT applications on which management is relying for the purposes of financial reporting and that therefore may be IT applications relevant to the audit. In addition, the auditor is required to take into account the matters included in paragraph 39 because these matters may further assist the auditor in identifying those IT applications for which the entity’s general IT controls may be relevant to the audit. </w:delText>
        </w:r>
      </w:del>
      <w:r w:rsidR="00C95647">
        <w:rPr>
          <w:rFonts w:cs="Arial"/>
          <w:szCs w:val="20"/>
        </w:rPr>
        <w:t xml:space="preserve"> </w:t>
      </w:r>
      <w:ins w:id="1397" w:author="Author">
        <w:r>
          <w:rPr>
            <w:rFonts w:cs="Arial"/>
            <w:szCs w:val="20"/>
          </w:rPr>
          <w:t xml:space="preserve">For the IT applications relevant to the information system, understanding the nature and complexity of the specific IT processes and general IT controls that the entity has in place may assist the auditor in determining which IT applications the entity is relying upon to accurately process and maintain the integrity of information in the entity’s information system.  Such IT applications may be subject to risks arising from the use of IT.  </w:t>
        </w:r>
      </w:ins>
    </w:p>
    <w:p w:rsidR="00077098" w:rsidRPr="002133C7" w:rsidRDefault="00C95647" w:rsidP="002133C7">
      <w:pPr>
        <w:ind w:left="547" w:hanging="547"/>
        <w:rPr>
          <w:ins w:id="1398" w:author="Author"/>
          <w:rFonts w:cs="Arial"/>
          <w:szCs w:val="20"/>
        </w:rPr>
      </w:pPr>
      <w:ins w:id="1399" w:author="Author">
        <w:r>
          <w:rPr>
            <w:rFonts w:cs="Arial"/>
            <w:szCs w:val="20"/>
          </w:rPr>
          <w:t>A18</w:t>
        </w:r>
        <w:r w:rsidR="005A7A41">
          <w:rPr>
            <w:rFonts w:cs="Arial"/>
            <w:szCs w:val="20"/>
          </w:rPr>
          <w:t>0</w:t>
        </w:r>
        <w:r w:rsidR="00077098">
          <w:rPr>
            <w:rFonts w:cs="Arial"/>
            <w:szCs w:val="20"/>
          </w:rPr>
          <w:t>a</w:t>
        </w:r>
        <w:r>
          <w:rPr>
            <w:rFonts w:cs="Arial"/>
            <w:szCs w:val="20"/>
          </w:rPr>
          <w:t>.</w:t>
        </w:r>
        <w:r w:rsidR="00077098">
          <w:rPr>
            <w:rFonts w:cs="Arial"/>
            <w:szCs w:val="20"/>
          </w:rPr>
          <w:t xml:space="preserve"> Identifying the IT applications that are subject to risks arising from the use of IT involves taking into account controls identified by the auditor in accordance with </w:t>
        </w:r>
        <w:r w:rsidR="00077098" w:rsidRPr="00821A91">
          <w:rPr>
            <w:rFonts w:cs="Arial"/>
            <w:szCs w:val="20"/>
          </w:rPr>
          <w:t xml:space="preserve">paragraph </w:t>
        </w:r>
        <w:r w:rsidR="005A7A41" w:rsidRPr="00821A91">
          <w:rPr>
            <w:rFonts w:cs="Arial"/>
            <w:szCs w:val="20"/>
          </w:rPr>
          <w:t>39</w:t>
        </w:r>
        <w:r w:rsidR="00077098" w:rsidRPr="00821A91">
          <w:rPr>
            <w:rFonts w:cs="Arial"/>
            <w:szCs w:val="20"/>
          </w:rPr>
          <w:t xml:space="preserve"> because</w:t>
        </w:r>
        <w:r w:rsidR="00077098">
          <w:rPr>
            <w:rFonts w:cs="Arial"/>
            <w:szCs w:val="20"/>
          </w:rPr>
          <w:t xml:space="preserve"> such controls may involve the use of IT or rely on IT. The auditor may focus on </w:t>
        </w:r>
        <w:r w:rsidR="00077098" w:rsidRPr="00B150C6">
          <w:rPr>
            <w:rFonts w:cs="Arial"/>
            <w:szCs w:val="20"/>
          </w:rPr>
          <w:t xml:space="preserve">whether </w:t>
        </w:r>
        <w:r w:rsidR="00077098">
          <w:rPr>
            <w:rFonts w:cs="Arial"/>
            <w:szCs w:val="20"/>
          </w:rPr>
          <w:t>an IT application</w:t>
        </w:r>
        <w:r w:rsidR="00077098" w:rsidRPr="00B150C6">
          <w:rPr>
            <w:rFonts w:cs="Arial"/>
            <w:szCs w:val="20"/>
          </w:rPr>
          <w:t xml:space="preserve"> include</w:t>
        </w:r>
        <w:r w:rsidR="00077098">
          <w:rPr>
            <w:rFonts w:cs="Arial"/>
            <w:szCs w:val="20"/>
          </w:rPr>
          <w:t>s a</w:t>
        </w:r>
        <w:r w:rsidR="00077098" w:rsidRPr="00B150C6">
          <w:rPr>
            <w:rFonts w:cs="Arial"/>
            <w:szCs w:val="20"/>
          </w:rPr>
          <w:t xml:space="preserve">utomated controls that management is relying on and that the auditor has </w:t>
        </w:r>
        <w:r w:rsidR="00077098">
          <w:rPr>
            <w:rFonts w:cs="Arial"/>
            <w:szCs w:val="20"/>
          </w:rPr>
          <w:t>identified</w:t>
        </w:r>
        <w:r w:rsidR="00077098" w:rsidRPr="00B150C6">
          <w:rPr>
            <w:rFonts w:cs="Arial"/>
            <w:szCs w:val="20"/>
          </w:rPr>
          <w:t xml:space="preserve">, including </w:t>
        </w:r>
        <w:r w:rsidR="00077098">
          <w:rPr>
            <w:rFonts w:cs="Arial"/>
            <w:szCs w:val="20"/>
          </w:rPr>
          <w:t>controls</w:t>
        </w:r>
        <w:r w:rsidR="00077098" w:rsidRPr="00B150C6">
          <w:rPr>
            <w:rFonts w:cs="Arial"/>
            <w:szCs w:val="20"/>
          </w:rPr>
          <w:t xml:space="preserve"> that address risks for which substantive procedures </w:t>
        </w:r>
        <w:r w:rsidR="00077098">
          <w:rPr>
            <w:rFonts w:cs="Arial"/>
            <w:szCs w:val="20"/>
          </w:rPr>
          <w:t xml:space="preserve">alone </w:t>
        </w:r>
        <w:r w:rsidR="00077098" w:rsidRPr="00B150C6">
          <w:rPr>
            <w:rFonts w:cs="Arial"/>
            <w:szCs w:val="20"/>
          </w:rPr>
          <w:t>do not provide sufficient appropriate audit evidence</w:t>
        </w:r>
        <w:r w:rsidR="00077098">
          <w:rPr>
            <w:rFonts w:cs="Arial"/>
            <w:szCs w:val="20"/>
          </w:rPr>
          <w:t xml:space="preserve">. The auditor may also consider how </w:t>
        </w:r>
        <w:r w:rsidR="00077098" w:rsidRPr="00B150C6">
          <w:rPr>
            <w:rFonts w:cs="Arial"/>
            <w:szCs w:val="20"/>
          </w:rPr>
          <w:t xml:space="preserve">information </w:t>
        </w:r>
        <w:r w:rsidR="00077098">
          <w:rPr>
            <w:rFonts w:cs="Arial"/>
            <w:szCs w:val="20"/>
          </w:rPr>
          <w:t xml:space="preserve">is </w:t>
        </w:r>
        <w:r w:rsidR="00077098" w:rsidRPr="00B150C6">
          <w:rPr>
            <w:rFonts w:cs="Arial"/>
            <w:szCs w:val="20"/>
          </w:rPr>
          <w:t xml:space="preserve">stored and processed in the information system </w:t>
        </w:r>
        <w:r w:rsidR="00077098">
          <w:rPr>
            <w:rFonts w:cs="Arial"/>
            <w:szCs w:val="20"/>
          </w:rPr>
          <w:t>relating</w:t>
        </w:r>
        <w:r w:rsidR="00077098" w:rsidRPr="00B150C6">
          <w:rPr>
            <w:rFonts w:cs="Arial"/>
            <w:szCs w:val="20"/>
          </w:rPr>
          <w:t xml:space="preserve"> to significant classes of transactions, account balances or disclosures</w:t>
        </w:r>
        <w:r w:rsidR="00077098">
          <w:rPr>
            <w:rFonts w:cs="Arial"/>
            <w:szCs w:val="20"/>
          </w:rPr>
          <w:t xml:space="preserve"> and whether management is relying on general IT controls to maintain the integrity of that information.  </w:t>
        </w:r>
      </w:ins>
    </w:p>
    <w:p w:rsidR="00077098" w:rsidRDefault="00077098" w:rsidP="00077098">
      <w:pPr>
        <w:ind w:left="547" w:hanging="547"/>
        <w:rPr>
          <w:ins w:id="1400" w:author="Author"/>
          <w:rFonts w:cs="Arial"/>
          <w:szCs w:val="20"/>
        </w:rPr>
      </w:pPr>
      <w:ins w:id="1401" w:author="Author">
        <w:r w:rsidRPr="003C1080">
          <w:rPr>
            <w:rFonts w:cs="Arial"/>
            <w:szCs w:val="20"/>
          </w:rPr>
          <w:t>A18</w:t>
        </w:r>
        <w:r w:rsidR="007D2284">
          <w:rPr>
            <w:rFonts w:cs="Arial"/>
            <w:szCs w:val="20"/>
          </w:rPr>
          <w:t>0</w:t>
        </w:r>
        <w:r>
          <w:rPr>
            <w:rFonts w:cs="Arial"/>
            <w:szCs w:val="20"/>
          </w:rPr>
          <w:t>b</w:t>
        </w:r>
        <w:r w:rsidRPr="00B150C6">
          <w:rPr>
            <w:rFonts w:cs="Arial"/>
            <w:szCs w:val="20"/>
          </w:rPr>
          <w:t>.</w:t>
        </w:r>
        <w:r w:rsidR="00C95647">
          <w:rPr>
            <w:rFonts w:cs="Arial"/>
            <w:szCs w:val="20"/>
          </w:rPr>
          <w:t xml:space="preserve"> </w:t>
        </w:r>
        <w:r w:rsidRPr="00B150C6">
          <w:rPr>
            <w:rFonts w:cs="Arial"/>
            <w:szCs w:val="20"/>
          </w:rPr>
          <w:t xml:space="preserve">The automated controls identified by the auditor may include controls </w:t>
        </w:r>
        <w:r>
          <w:rPr>
            <w:rFonts w:cs="Arial"/>
            <w:szCs w:val="20"/>
          </w:rPr>
          <w:t>related to</w:t>
        </w:r>
        <w:r w:rsidRPr="00B150C6">
          <w:rPr>
            <w:rFonts w:cs="Arial"/>
            <w:szCs w:val="20"/>
          </w:rPr>
          <w:t xml:space="preserve"> system-generated reports, in which case the IT applications that produce those reports may be subject to risk</w:t>
        </w:r>
        <w:r w:rsidRPr="003C1080">
          <w:rPr>
            <w:rFonts w:cs="Arial"/>
            <w:szCs w:val="20"/>
          </w:rPr>
          <w:t xml:space="preserve">s </w:t>
        </w:r>
        <w:r w:rsidRPr="00B150C6">
          <w:rPr>
            <w:rFonts w:cs="Arial"/>
            <w:szCs w:val="20"/>
          </w:rPr>
          <w:t xml:space="preserve">arising </w:t>
        </w:r>
        <w:r w:rsidRPr="00B150C6">
          <w:rPr>
            <w:rFonts w:cs="Arial"/>
            <w:szCs w:val="20"/>
          </w:rPr>
          <w:lastRenderedPageBreak/>
          <w:t xml:space="preserve">from the use of IT.  In other cases, the auditor may not plan to rely on system-generated reports and plan to directly test the inputs and outputs of such reports, in which case the auditor may not identify the related IT applications as being subject to risks arising from IT. </w:t>
        </w:r>
      </w:ins>
    </w:p>
    <w:p w:rsidR="00077098" w:rsidRDefault="00077098" w:rsidP="00077098">
      <w:pPr>
        <w:ind w:left="547" w:hanging="547"/>
        <w:rPr>
          <w:ins w:id="1402" w:author="Author"/>
          <w:rFonts w:cs="Arial"/>
          <w:szCs w:val="20"/>
        </w:rPr>
      </w:pPr>
      <w:ins w:id="1403" w:author="Author">
        <w:r w:rsidRPr="008110A0">
          <w:rPr>
            <w:rFonts w:cs="Arial"/>
            <w:b/>
            <w:szCs w:val="20"/>
          </w:rPr>
          <w:t xml:space="preserve">Scalability </w:t>
        </w:r>
      </w:ins>
    </w:p>
    <w:p w:rsidR="00077098" w:rsidRDefault="00077098" w:rsidP="00077098">
      <w:pPr>
        <w:spacing w:after="120"/>
        <w:ind w:left="547" w:hanging="547"/>
        <w:rPr>
          <w:ins w:id="1404" w:author="Author"/>
          <w:rFonts w:cs="Arial"/>
          <w:szCs w:val="20"/>
        </w:rPr>
      </w:pPr>
      <w:ins w:id="1405" w:author="Author">
        <w:r>
          <w:rPr>
            <w:rFonts w:cs="Arial"/>
            <w:szCs w:val="20"/>
          </w:rPr>
          <w:t>A18</w:t>
        </w:r>
        <w:r w:rsidR="007D2284">
          <w:rPr>
            <w:rFonts w:cs="Arial"/>
            <w:szCs w:val="20"/>
          </w:rPr>
          <w:t>0</w:t>
        </w:r>
        <w:r>
          <w:rPr>
            <w:rFonts w:cs="Arial"/>
            <w:szCs w:val="20"/>
          </w:rPr>
          <w:t xml:space="preserve">c. </w:t>
        </w:r>
      </w:ins>
      <w:r w:rsidR="00C95647">
        <w:rPr>
          <w:rFonts w:cs="Arial"/>
          <w:szCs w:val="20"/>
        </w:rPr>
        <w:t>[</w:t>
      </w:r>
      <w:r w:rsidR="00C95647" w:rsidRPr="00821A91">
        <w:rPr>
          <w:rFonts w:cs="Arial"/>
          <w:i/>
          <w:szCs w:val="20"/>
          <w:highlight w:val="yellow"/>
        </w:rPr>
        <w:t>Based on para. A181</w:t>
      </w:r>
      <w:r w:rsidR="00C95647">
        <w:rPr>
          <w:rFonts w:cs="Arial"/>
          <w:szCs w:val="20"/>
        </w:rPr>
        <w:t xml:space="preserve">] </w:t>
      </w:r>
      <w:ins w:id="1406" w:author="Author">
        <w:r>
          <w:rPr>
            <w:rFonts w:cs="Arial"/>
            <w:szCs w:val="20"/>
          </w:rPr>
          <w:t xml:space="preserve">The extent of the auditor’s understanding of the IT processes, including the extent to which the entity has general IT controls in place, will vary with the nature and the circumstances of the entity and its IT environment, as well as based on the nature and extent of controls identified by the auditor. The number of IT applications that are subject to risks arising from the use of IT also will vary based on these factors.  </w:t>
        </w:r>
      </w:ins>
    </w:p>
    <w:tbl>
      <w:tblPr>
        <w:tblStyle w:val="TableGrid"/>
        <w:tblW w:w="0" w:type="auto"/>
        <w:tblInd w:w="547" w:type="dxa"/>
        <w:tblLook w:val="04A0" w:firstRow="1" w:lastRow="0" w:firstColumn="1" w:lastColumn="0" w:noHBand="0" w:noVBand="1"/>
      </w:tblPr>
      <w:tblGrid>
        <w:gridCol w:w="8793"/>
      </w:tblGrid>
      <w:tr w:rsidR="00077098" w:rsidTr="00CD43FB">
        <w:trPr>
          <w:ins w:id="1407" w:author="Author"/>
        </w:trPr>
        <w:tc>
          <w:tcPr>
            <w:tcW w:w="9340" w:type="dxa"/>
          </w:tcPr>
          <w:p w:rsidR="007D2284" w:rsidRPr="007D2284" w:rsidRDefault="007D2284" w:rsidP="007D2284">
            <w:pPr>
              <w:rPr>
                <w:ins w:id="1408" w:author="Author"/>
                <w:rFonts w:cs="Arial"/>
                <w:color w:val="FF0000"/>
                <w:szCs w:val="20"/>
              </w:rPr>
            </w:pPr>
            <w:ins w:id="1409" w:author="Author">
              <w:r w:rsidRPr="007D2284">
                <w:rPr>
                  <w:rFonts w:cs="Arial"/>
                  <w:color w:val="FF0000"/>
                  <w:szCs w:val="20"/>
                </w:rPr>
                <w:t xml:space="preserve">Example: </w:t>
              </w:r>
            </w:ins>
          </w:p>
          <w:p w:rsidR="007D2284" w:rsidRPr="007D2284" w:rsidRDefault="007D2284" w:rsidP="007B1D35">
            <w:pPr>
              <w:pStyle w:val="ListParagraph"/>
              <w:numPr>
                <w:ilvl w:val="0"/>
                <w:numId w:val="73"/>
              </w:numPr>
              <w:ind w:left="547" w:hanging="547"/>
              <w:contextualSpacing w:val="0"/>
              <w:rPr>
                <w:ins w:id="1410" w:author="Author"/>
                <w:rFonts w:cs="Arial"/>
                <w:color w:val="FF0000"/>
                <w:szCs w:val="20"/>
              </w:rPr>
            </w:pPr>
            <w:ins w:id="1411" w:author="Author">
              <w:r w:rsidRPr="007D2284">
                <w:rPr>
                  <w:rFonts w:cs="Arial"/>
                  <w:color w:val="FF0000"/>
                  <w:szCs w:val="20"/>
                </w:rPr>
                <w:t xml:space="preserve">An entity that uses commercial software and does not have access to the source code to make any program changes is unlikely to have a process for program </w:t>
              </w:r>
              <w:proofErr w:type="gramStart"/>
              <w:r w:rsidRPr="007D2284">
                <w:rPr>
                  <w:rFonts w:cs="Arial"/>
                  <w:color w:val="FF0000"/>
                  <w:szCs w:val="20"/>
                </w:rPr>
                <w:t>changes, but</w:t>
              </w:r>
              <w:proofErr w:type="gramEnd"/>
              <w:r w:rsidRPr="007D2284">
                <w:rPr>
                  <w:rFonts w:cs="Arial"/>
                  <w:color w:val="FF0000"/>
                  <w:szCs w:val="20"/>
                </w:rPr>
                <w:t xml:space="preserve"> may have a process or procedures to configure the software (e.g., the chart of accounts, reporting parameters or thresholds).  In addition, the entity may have a process or procedures to manage access to the application (e.g., a designated individual with administrative access to the commercial software). In such circumstances, the entity is unlikely to have or need general IT controls.</w:t>
              </w:r>
            </w:ins>
          </w:p>
          <w:p w:rsidR="007D2284" w:rsidRPr="007D2284" w:rsidRDefault="007D2284" w:rsidP="007B1D35">
            <w:pPr>
              <w:pStyle w:val="ListParagraph"/>
              <w:numPr>
                <w:ilvl w:val="0"/>
                <w:numId w:val="73"/>
              </w:numPr>
              <w:ind w:left="547" w:hanging="547"/>
              <w:contextualSpacing w:val="0"/>
              <w:rPr>
                <w:ins w:id="1412" w:author="Author"/>
                <w:rFonts w:cs="Arial"/>
                <w:color w:val="FF0000"/>
                <w:szCs w:val="20"/>
              </w:rPr>
            </w:pPr>
            <w:ins w:id="1413" w:author="Author">
              <w:r w:rsidRPr="007D2284">
                <w:rPr>
                  <w:rFonts w:cs="Arial"/>
                  <w:color w:val="FF0000"/>
                  <w:szCs w:val="20"/>
                </w:rPr>
                <w:t>In contrast, a larger entity may rely on IT to a great extent and the IT environment may involve multiple IT applications and the IT processes to manage the IT environment may be complex (e.g., dedicated IT department exists that develops and implements program changes and manages access rights), including that the entity has implemented formalized general IT controls over its IT processes.</w:t>
              </w:r>
            </w:ins>
          </w:p>
          <w:p w:rsidR="00077098" w:rsidRDefault="00077098" w:rsidP="00CD43FB">
            <w:pPr>
              <w:rPr>
                <w:ins w:id="1414" w:author="Author"/>
                <w:rFonts w:cs="Arial"/>
                <w:szCs w:val="20"/>
              </w:rPr>
            </w:pPr>
            <w:ins w:id="1415" w:author="Author">
              <w:r>
                <w:rPr>
                  <w:rFonts w:cs="Arial"/>
                  <w:szCs w:val="20"/>
                </w:rPr>
                <w:t xml:space="preserve">Example: </w:t>
              </w:r>
            </w:ins>
          </w:p>
          <w:p w:rsidR="00077098" w:rsidRDefault="00077098" w:rsidP="007B1D35">
            <w:pPr>
              <w:pStyle w:val="ListParagraph"/>
              <w:numPr>
                <w:ilvl w:val="0"/>
                <w:numId w:val="85"/>
              </w:numPr>
              <w:spacing w:before="120" w:after="120"/>
              <w:ind w:left="547" w:hanging="547"/>
              <w:contextualSpacing w:val="0"/>
              <w:rPr>
                <w:ins w:id="1416" w:author="Author"/>
                <w:rFonts w:cs="Arial"/>
                <w:szCs w:val="20"/>
              </w:rPr>
            </w:pPr>
            <w:ins w:id="1417" w:author="Author">
              <w:r w:rsidRPr="00D73BC1">
                <w:rPr>
                  <w:rFonts w:cs="Arial"/>
                  <w:szCs w:val="20"/>
                </w:rPr>
                <w:t xml:space="preserve">When management is not relying on automated controls or general IT controls to process transactions or maintain the data, and the auditor has not identified any automated controls or other information processing controls (or any that depend on general IT controls), the auditor may plan to directly test any information produced by the entity involving IT and may not identify any IT applications that are subject to risks arising from the use of IT.  </w:t>
              </w:r>
            </w:ins>
          </w:p>
          <w:p w:rsidR="00077098" w:rsidRPr="00D73BC1" w:rsidRDefault="00077098" w:rsidP="007B1D35">
            <w:pPr>
              <w:pStyle w:val="ListParagraph"/>
              <w:numPr>
                <w:ilvl w:val="0"/>
                <w:numId w:val="85"/>
              </w:numPr>
              <w:spacing w:before="120" w:after="120"/>
              <w:ind w:left="547" w:hanging="547"/>
              <w:contextualSpacing w:val="0"/>
              <w:rPr>
                <w:ins w:id="1418" w:author="Author"/>
                <w:rFonts w:cs="Arial"/>
                <w:szCs w:val="20"/>
              </w:rPr>
            </w:pPr>
            <w:ins w:id="1419" w:author="Author">
              <w:r w:rsidRPr="00D73BC1">
                <w:rPr>
                  <w:rFonts w:cs="Arial"/>
                  <w:szCs w:val="20"/>
                </w:rPr>
                <w:t>When management relies on an IT application to process or maintain data and the volume of data is significant, and management relies upon the IT application to perform automated controls that the auditor has also identified, the IT application is likely to be subject to risks arising from the use of IT.</w:t>
              </w:r>
            </w:ins>
          </w:p>
        </w:tc>
      </w:tr>
    </w:tbl>
    <w:p w:rsidR="007D2284" w:rsidRPr="00961271" w:rsidRDefault="00962CFA" w:rsidP="007D2284">
      <w:pPr>
        <w:ind w:left="547" w:hanging="547"/>
        <w:rPr>
          <w:ins w:id="1420" w:author="Author"/>
          <w:rFonts w:cs="Arial"/>
          <w:szCs w:val="20"/>
        </w:rPr>
      </w:pPr>
      <w:ins w:id="1421" w:author="Author">
        <w:r w:rsidRPr="007D2284">
          <w:rPr>
            <w:rFonts w:cs="Arial"/>
            <w:szCs w:val="20"/>
          </w:rPr>
          <w:t>A18</w:t>
        </w:r>
        <w:r w:rsidR="007D2284" w:rsidRPr="007D2284">
          <w:rPr>
            <w:rFonts w:cs="Arial"/>
            <w:szCs w:val="20"/>
          </w:rPr>
          <w:t>0</w:t>
        </w:r>
        <w:r w:rsidR="00077098" w:rsidRPr="007D2284">
          <w:rPr>
            <w:rFonts w:cs="Arial"/>
            <w:szCs w:val="20"/>
          </w:rPr>
          <w:t>d</w:t>
        </w:r>
        <w:r w:rsidRPr="007D2284">
          <w:rPr>
            <w:rFonts w:cs="Arial"/>
            <w:szCs w:val="20"/>
          </w:rPr>
          <w:t xml:space="preserve">. </w:t>
        </w:r>
      </w:ins>
      <w:r w:rsidR="007D2284" w:rsidRPr="007D2284">
        <w:rPr>
          <w:rFonts w:cs="Arial"/>
          <w:szCs w:val="20"/>
        </w:rPr>
        <w:t>[</w:t>
      </w:r>
      <w:r w:rsidR="004C6407" w:rsidRPr="00821A91">
        <w:rPr>
          <w:rFonts w:cs="Arial"/>
          <w:i/>
          <w:szCs w:val="20"/>
          <w:highlight w:val="yellow"/>
        </w:rPr>
        <w:t xml:space="preserve">Incorporates previously para’s </w:t>
      </w:r>
      <w:r w:rsidR="007D2284" w:rsidRPr="00821A91">
        <w:rPr>
          <w:rFonts w:cs="Arial"/>
          <w:i/>
          <w:szCs w:val="20"/>
          <w:highlight w:val="yellow"/>
        </w:rPr>
        <w:t>A182 and A193</w:t>
      </w:r>
      <w:r w:rsidR="007D2284" w:rsidRPr="007D2284">
        <w:rPr>
          <w:rFonts w:cs="Arial"/>
          <w:szCs w:val="20"/>
        </w:rPr>
        <w:t>]</w:t>
      </w:r>
      <w:ins w:id="1422" w:author="Author">
        <w:r w:rsidR="007D2284" w:rsidRPr="007D2284">
          <w:rPr>
            <w:rFonts w:cs="Arial"/>
            <w:szCs w:val="20"/>
          </w:rPr>
          <w:t xml:space="preserve"> When an entity has greater complexity in its IT environment, identifying the IT applications and other aspects of the IT environment, determining the related risks arising from the use of IT, and identifying general IT controls is likely to require the involvement of team members with specialized skills in IT. Such involvement is likely to be essential, and may need to be extensive, for complex IT environments.</w:t>
        </w:r>
      </w:ins>
    </w:p>
    <w:p w:rsidR="007D2284" w:rsidRPr="00821A91" w:rsidRDefault="007D2284" w:rsidP="007D2284">
      <w:pPr>
        <w:ind w:left="547" w:hanging="547"/>
        <w:rPr>
          <w:rFonts w:cs="Arial"/>
          <w:szCs w:val="20"/>
        </w:rPr>
      </w:pPr>
      <w:r w:rsidRPr="00821A91">
        <w:rPr>
          <w:rFonts w:cs="Arial"/>
          <w:szCs w:val="20"/>
        </w:rPr>
        <w:t>A181.</w:t>
      </w:r>
      <w:r w:rsidRPr="00821A91">
        <w:rPr>
          <w:rFonts w:cs="Arial"/>
          <w:szCs w:val="20"/>
        </w:rPr>
        <w:tab/>
        <w:t>[</w:t>
      </w:r>
      <w:r w:rsidRPr="00821A91">
        <w:rPr>
          <w:rFonts w:cs="Arial"/>
          <w:i/>
          <w:szCs w:val="20"/>
          <w:highlight w:val="yellow"/>
        </w:rPr>
        <w:t xml:space="preserve">Moved to and reworded in  </w:t>
      </w:r>
      <w:r w:rsidR="004C6407" w:rsidRPr="00821A91">
        <w:rPr>
          <w:rFonts w:cs="Arial"/>
          <w:i/>
          <w:szCs w:val="20"/>
          <w:highlight w:val="yellow"/>
        </w:rPr>
        <w:t>p</w:t>
      </w:r>
      <w:r w:rsidRPr="00821A91">
        <w:rPr>
          <w:rFonts w:cs="Arial"/>
          <w:i/>
          <w:szCs w:val="20"/>
          <w:highlight w:val="yellow"/>
        </w:rPr>
        <w:t>ara. A180c</w:t>
      </w:r>
      <w:r w:rsidRPr="00821A91">
        <w:rPr>
          <w:rFonts w:cs="Arial"/>
          <w:szCs w:val="20"/>
        </w:rPr>
        <w:t xml:space="preserve">]   </w:t>
      </w:r>
    </w:p>
    <w:p w:rsidR="007D2284" w:rsidRPr="00821A91" w:rsidRDefault="007D2284" w:rsidP="007D2284">
      <w:pPr>
        <w:ind w:left="547" w:hanging="547"/>
        <w:rPr>
          <w:rFonts w:cs="Arial"/>
          <w:szCs w:val="20"/>
        </w:rPr>
      </w:pPr>
      <w:r w:rsidRPr="00821A91">
        <w:rPr>
          <w:rFonts w:cs="Arial"/>
          <w:szCs w:val="20"/>
        </w:rPr>
        <w:t>A182.</w:t>
      </w:r>
      <w:r w:rsidRPr="00821A91">
        <w:rPr>
          <w:rFonts w:cs="Arial"/>
          <w:szCs w:val="20"/>
        </w:rPr>
        <w:tab/>
        <w:t>[</w:t>
      </w:r>
      <w:r w:rsidRPr="00821A91">
        <w:rPr>
          <w:rFonts w:cs="Arial"/>
          <w:i/>
          <w:szCs w:val="20"/>
          <w:highlight w:val="yellow"/>
        </w:rPr>
        <w:t xml:space="preserve">First sentence moved to and reworded in </w:t>
      </w:r>
      <w:r w:rsidR="004C6407" w:rsidRPr="00821A91">
        <w:rPr>
          <w:rFonts w:cs="Arial"/>
          <w:i/>
          <w:szCs w:val="20"/>
          <w:highlight w:val="yellow"/>
        </w:rPr>
        <w:t>p</w:t>
      </w:r>
      <w:r w:rsidRPr="00821A91">
        <w:rPr>
          <w:rFonts w:cs="Arial"/>
          <w:i/>
          <w:szCs w:val="20"/>
          <w:highlight w:val="yellow"/>
        </w:rPr>
        <w:t>ara. A180c</w:t>
      </w:r>
      <w:r w:rsidRPr="00821A91">
        <w:rPr>
          <w:rFonts w:cs="Arial"/>
          <w:szCs w:val="20"/>
        </w:rPr>
        <w:t xml:space="preserve">] </w:t>
      </w:r>
    </w:p>
    <w:p w:rsidR="007D2284" w:rsidRPr="00077098" w:rsidRDefault="007D2284" w:rsidP="007D2284">
      <w:pPr>
        <w:ind w:left="547"/>
        <w:rPr>
          <w:rFonts w:cs="Arial"/>
          <w:szCs w:val="20"/>
        </w:rPr>
      </w:pPr>
      <w:r w:rsidRPr="00821A91">
        <w:rPr>
          <w:rFonts w:cs="Arial"/>
          <w:szCs w:val="20"/>
        </w:rPr>
        <w:t>[</w:t>
      </w:r>
      <w:r w:rsidRPr="00821A91">
        <w:rPr>
          <w:rFonts w:cs="Arial"/>
          <w:i/>
          <w:szCs w:val="20"/>
          <w:highlight w:val="yellow"/>
        </w:rPr>
        <w:t xml:space="preserve">Rest moved to </w:t>
      </w:r>
      <w:r w:rsidR="004C6407" w:rsidRPr="00821A91">
        <w:rPr>
          <w:rFonts w:cs="Arial"/>
          <w:i/>
          <w:szCs w:val="20"/>
          <w:highlight w:val="yellow"/>
        </w:rPr>
        <w:t>p</w:t>
      </w:r>
      <w:r w:rsidRPr="00821A91">
        <w:rPr>
          <w:rFonts w:cs="Arial"/>
          <w:i/>
          <w:szCs w:val="20"/>
          <w:highlight w:val="yellow"/>
        </w:rPr>
        <w:t>ara A180d</w:t>
      </w:r>
      <w:r w:rsidRPr="00821A91">
        <w:rPr>
          <w:rFonts w:cs="Arial"/>
          <w:szCs w:val="20"/>
        </w:rPr>
        <w:t>]</w:t>
      </w:r>
    </w:p>
    <w:p w:rsidR="003E1141" w:rsidRDefault="003E1141" w:rsidP="006A5E0A">
      <w:pPr>
        <w:ind w:left="547" w:hanging="547"/>
        <w:rPr>
          <w:rFonts w:cs="Arial"/>
          <w:szCs w:val="20"/>
        </w:rPr>
      </w:pPr>
      <w:r w:rsidRPr="00961271">
        <w:rPr>
          <w:rFonts w:cs="Arial"/>
          <w:szCs w:val="20"/>
        </w:rPr>
        <w:lastRenderedPageBreak/>
        <w:t>A183.</w:t>
      </w:r>
      <w:r w:rsidRPr="00961271">
        <w:rPr>
          <w:rFonts w:cs="Arial"/>
          <w:szCs w:val="20"/>
        </w:rPr>
        <w:tab/>
      </w:r>
      <w:r w:rsidR="006A5E0A">
        <w:rPr>
          <w:rFonts w:cs="Arial"/>
          <w:szCs w:val="20"/>
        </w:rPr>
        <w:t>[</w:t>
      </w:r>
      <w:r w:rsidR="006A5E0A" w:rsidRPr="005265B1">
        <w:rPr>
          <w:rFonts w:cs="Arial"/>
          <w:i/>
          <w:szCs w:val="20"/>
          <w:highlight w:val="yellow"/>
        </w:rPr>
        <w:t xml:space="preserve">Moved to </w:t>
      </w:r>
      <w:r w:rsidR="005265B1" w:rsidRPr="00C95647">
        <w:rPr>
          <w:rFonts w:cs="Arial"/>
          <w:b/>
          <w:i/>
          <w:szCs w:val="20"/>
          <w:highlight w:val="yellow"/>
        </w:rPr>
        <w:t>A</w:t>
      </w:r>
      <w:r w:rsidR="006A5E0A" w:rsidRPr="00C95647">
        <w:rPr>
          <w:rFonts w:cs="Arial"/>
          <w:b/>
          <w:i/>
          <w:szCs w:val="20"/>
          <w:highlight w:val="yellow"/>
        </w:rPr>
        <w:t>ppendix</w:t>
      </w:r>
      <w:r w:rsidR="00C95647" w:rsidRPr="00C95647">
        <w:rPr>
          <w:rFonts w:cs="Arial"/>
          <w:b/>
          <w:i/>
          <w:szCs w:val="20"/>
          <w:highlight w:val="yellow"/>
        </w:rPr>
        <w:t xml:space="preserve"> 5</w:t>
      </w:r>
      <w:r w:rsidR="006A5E0A">
        <w:rPr>
          <w:rFonts w:cs="Arial"/>
          <w:szCs w:val="20"/>
        </w:rPr>
        <w:t xml:space="preserve">] </w:t>
      </w:r>
    </w:p>
    <w:p w:rsidR="004C6407" w:rsidRPr="004C6407" w:rsidRDefault="004C6407" w:rsidP="006A5E0A">
      <w:pPr>
        <w:ind w:left="547" w:hanging="547"/>
        <w:rPr>
          <w:rFonts w:cs="Arial"/>
          <w:strike/>
          <w:szCs w:val="20"/>
        </w:rPr>
      </w:pPr>
      <w:r>
        <w:rPr>
          <w:rFonts w:cs="Arial"/>
          <w:szCs w:val="20"/>
        </w:rPr>
        <w:tab/>
      </w:r>
      <w:r w:rsidRPr="004C6407">
        <w:rPr>
          <w:rFonts w:cs="Arial"/>
          <w:strike/>
          <w:szCs w:val="20"/>
        </w:rPr>
        <w:t>Automated controls that may be determined to be relevant to the audit in accordance with paragraph 40 may include, for example, automated calculations or input, processing and output controls, such as a three-way match of a purchase order, shipping document, and vendor invoice. System-generated reports that the auditor may intend to use as audit evidence may include, for example, a trade receivable aging report or an inventory valuation report.</w:t>
      </w:r>
    </w:p>
    <w:p w:rsidR="003E1141" w:rsidRDefault="003E1141" w:rsidP="00C95647">
      <w:pPr>
        <w:keepNext/>
        <w:ind w:left="547" w:hanging="547"/>
        <w:rPr>
          <w:rFonts w:cs="Arial"/>
          <w:szCs w:val="20"/>
        </w:rPr>
      </w:pPr>
      <w:r w:rsidRPr="00961271">
        <w:rPr>
          <w:rFonts w:cs="Arial"/>
          <w:szCs w:val="20"/>
        </w:rPr>
        <w:t>A184.</w:t>
      </w:r>
      <w:r w:rsidRPr="00961271">
        <w:rPr>
          <w:rFonts w:cs="Arial"/>
          <w:szCs w:val="20"/>
        </w:rPr>
        <w:tab/>
      </w:r>
      <w:r w:rsidR="006A5E0A">
        <w:rPr>
          <w:rFonts w:cs="Arial"/>
          <w:szCs w:val="20"/>
        </w:rPr>
        <w:t>[</w:t>
      </w:r>
      <w:r w:rsidR="006A5E0A" w:rsidRPr="005265B1">
        <w:rPr>
          <w:rFonts w:cs="Arial"/>
          <w:i/>
          <w:szCs w:val="20"/>
          <w:highlight w:val="yellow"/>
        </w:rPr>
        <w:t xml:space="preserve">Moved to </w:t>
      </w:r>
      <w:r w:rsidR="005265B1" w:rsidRPr="00C95647">
        <w:rPr>
          <w:rFonts w:cs="Arial"/>
          <w:b/>
          <w:i/>
          <w:szCs w:val="20"/>
          <w:highlight w:val="yellow"/>
        </w:rPr>
        <w:t>A</w:t>
      </w:r>
      <w:r w:rsidR="006A5E0A" w:rsidRPr="00C95647">
        <w:rPr>
          <w:rFonts w:cs="Arial"/>
          <w:b/>
          <w:i/>
          <w:szCs w:val="20"/>
          <w:highlight w:val="yellow"/>
        </w:rPr>
        <w:t>ppendix</w:t>
      </w:r>
      <w:r w:rsidR="00C95647" w:rsidRPr="00C95647">
        <w:rPr>
          <w:rFonts w:cs="Arial"/>
          <w:b/>
          <w:i/>
          <w:szCs w:val="20"/>
          <w:highlight w:val="yellow"/>
        </w:rPr>
        <w:t xml:space="preserve"> 5</w:t>
      </w:r>
      <w:r w:rsidR="006A5E0A">
        <w:rPr>
          <w:rFonts w:cs="Arial"/>
          <w:szCs w:val="20"/>
        </w:rPr>
        <w:t xml:space="preserve">] </w:t>
      </w:r>
      <w:r w:rsidRPr="00961271">
        <w:rPr>
          <w:rFonts w:cs="Arial"/>
          <w:szCs w:val="20"/>
        </w:rPr>
        <w:t xml:space="preserve"> </w:t>
      </w:r>
    </w:p>
    <w:p w:rsidR="005B0507" w:rsidRPr="005B0507" w:rsidRDefault="005B0507" w:rsidP="005B0507">
      <w:pPr>
        <w:ind w:left="547" w:hanging="547"/>
        <w:rPr>
          <w:rFonts w:cs="Arial"/>
          <w:strike/>
          <w:szCs w:val="20"/>
        </w:rPr>
      </w:pPr>
      <w:r>
        <w:rPr>
          <w:rFonts w:cs="Arial"/>
          <w:szCs w:val="20"/>
        </w:rPr>
        <w:tab/>
      </w:r>
      <w:r w:rsidRPr="005B0507">
        <w:rPr>
          <w:rFonts w:cs="Arial"/>
          <w:strike/>
          <w:szCs w:val="20"/>
        </w:rPr>
        <w:t xml:space="preserve">In considering whether the IT applications in which automated controls exist and reports are generated are relevant to the audit, the auditor is likely to consider whether, and the extent to which, the entity may have access to source code that enables management to make program changes to such controls or the IT applications. For system-generated reports to be used as audit evidence, the auditor may obtain audit evidence about the completeness and accuracy of the reports by substantively testing the inputs and outputs of the report. In other cases, the auditor may plan to test the operating effectiveness of the controls over the preparation and maintenance of the report, in which case the IT application from which it is produced is likely to be relevant to the audit.  </w:t>
      </w:r>
    </w:p>
    <w:p w:rsidR="006A5E0A" w:rsidRDefault="003E1141" w:rsidP="00971C2C">
      <w:pPr>
        <w:ind w:left="547" w:hanging="547"/>
        <w:rPr>
          <w:rFonts w:cs="Arial"/>
          <w:szCs w:val="20"/>
        </w:rPr>
      </w:pPr>
      <w:r w:rsidRPr="00961271">
        <w:rPr>
          <w:rFonts w:cs="Arial"/>
          <w:szCs w:val="20"/>
        </w:rPr>
        <w:t>A185.</w:t>
      </w:r>
      <w:r w:rsidRPr="00961271">
        <w:rPr>
          <w:rFonts w:cs="Arial"/>
          <w:szCs w:val="20"/>
        </w:rPr>
        <w:tab/>
      </w:r>
      <w:r w:rsidR="006A5E0A">
        <w:rPr>
          <w:rFonts w:cs="Arial"/>
          <w:szCs w:val="20"/>
        </w:rPr>
        <w:t>[</w:t>
      </w:r>
      <w:r w:rsidR="006A5E0A" w:rsidRPr="005265B1">
        <w:rPr>
          <w:rFonts w:cs="Arial"/>
          <w:i/>
          <w:szCs w:val="20"/>
          <w:highlight w:val="yellow"/>
        </w:rPr>
        <w:t xml:space="preserve">Moved to </w:t>
      </w:r>
      <w:r w:rsidR="005265B1" w:rsidRPr="00C95647">
        <w:rPr>
          <w:rFonts w:cs="Arial"/>
          <w:b/>
          <w:i/>
          <w:szCs w:val="20"/>
          <w:highlight w:val="yellow"/>
        </w:rPr>
        <w:t>A</w:t>
      </w:r>
      <w:r w:rsidR="006A5E0A" w:rsidRPr="00C95647">
        <w:rPr>
          <w:rFonts w:cs="Arial"/>
          <w:b/>
          <w:i/>
          <w:szCs w:val="20"/>
          <w:highlight w:val="yellow"/>
        </w:rPr>
        <w:t>ppendix</w:t>
      </w:r>
      <w:r w:rsidR="00C95647" w:rsidRPr="00C95647">
        <w:rPr>
          <w:rFonts w:cs="Arial"/>
          <w:b/>
          <w:i/>
          <w:szCs w:val="20"/>
          <w:highlight w:val="yellow"/>
        </w:rPr>
        <w:t xml:space="preserve"> 5</w:t>
      </w:r>
      <w:r w:rsidR="006A5E0A">
        <w:rPr>
          <w:rFonts w:cs="Arial"/>
          <w:szCs w:val="20"/>
        </w:rPr>
        <w:t xml:space="preserve">] </w:t>
      </w:r>
    </w:p>
    <w:p w:rsidR="005B0507" w:rsidRPr="005B0507" w:rsidRDefault="005B0507" w:rsidP="005B0507">
      <w:pPr>
        <w:ind w:left="547"/>
        <w:rPr>
          <w:rFonts w:cs="Arial"/>
          <w:strike/>
          <w:szCs w:val="20"/>
        </w:rPr>
      </w:pPr>
      <w:r w:rsidRPr="005B0507">
        <w:rPr>
          <w:rFonts w:cs="Arial"/>
          <w:strike/>
          <w:szCs w:val="20"/>
        </w:rPr>
        <w:t>Some IT applications may include report-writing functionality within them while some entities may also utilize separate report-writing applications (i.e., report-writers). In such cases, the auditor may need to determine the sources of system-generated reports (i.e., the application that prepares the report and the data sources used by the report) to determine the IT applications relevant to the audit. The data sources used by IT applications may be databases that, for example, can only be accessed through the IT application or by IT personnel with database administration privileges. In other cases, the data source may be a data warehouse that may itself be considered to be an IT application relevant to the audit.</w:t>
      </w:r>
    </w:p>
    <w:p w:rsidR="006A5E0A" w:rsidRDefault="003E1141" w:rsidP="00971C2C">
      <w:pPr>
        <w:ind w:left="547" w:hanging="547"/>
        <w:rPr>
          <w:rFonts w:cs="Arial"/>
          <w:szCs w:val="20"/>
        </w:rPr>
      </w:pPr>
      <w:r w:rsidRPr="00961271">
        <w:rPr>
          <w:rFonts w:cs="Arial"/>
          <w:szCs w:val="20"/>
        </w:rPr>
        <w:t>A186.</w:t>
      </w:r>
      <w:r w:rsidRPr="00961271">
        <w:rPr>
          <w:rFonts w:cs="Arial"/>
          <w:szCs w:val="20"/>
        </w:rPr>
        <w:tab/>
      </w:r>
      <w:r w:rsidR="006A5E0A">
        <w:rPr>
          <w:rFonts w:cs="Arial"/>
          <w:szCs w:val="20"/>
        </w:rPr>
        <w:t>[</w:t>
      </w:r>
      <w:r w:rsidR="006A5E0A" w:rsidRPr="005265B1">
        <w:rPr>
          <w:rFonts w:cs="Arial"/>
          <w:i/>
          <w:szCs w:val="20"/>
          <w:highlight w:val="yellow"/>
        </w:rPr>
        <w:t xml:space="preserve">Moved to </w:t>
      </w:r>
      <w:r w:rsidR="005265B1" w:rsidRPr="00C95647">
        <w:rPr>
          <w:rFonts w:cs="Arial"/>
          <w:b/>
          <w:i/>
          <w:szCs w:val="20"/>
          <w:highlight w:val="yellow"/>
        </w:rPr>
        <w:t>A</w:t>
      </w:r>
      <w:r w:rsidR="006A5E0A" w:rsidRPr="00C95647">
        <w:rPr>
          <w:rFonts w:cs="Arial"/>
          <w:b/>
          <w:i/>
          <w:szCs w:val="20"/>
          <w:highlight w:val="yellow"/>
        </w:rPr>
        <w:t>ppendix</w:t>
      </w:r>
      <w:r w:rsidR="00C95647" w:rsidRPr="00C95647">
        <w:rPr>
          <w:rFonts w:cs="Arial"/>
          <w:b/>
          <w:i/>
          <w:szCs w:val="20"/>
          <w:highlight w:val="yellow"/>
        </w:rPr>
        <w:t xml:space="preserve"> 5</w:t>
      </w:r>
      <w:r w:rsidR="006A5E0A">
        <w:rPr>
          <w:rFonts w:cs="Arial"/>
          <w:szCs w:val="20"/>
        </w:rPr>
        <w:t xml:space="preserve">] </w:t>
      </w:r>
    </w:p>
    <w:p w:rsidR="005B0507" w:rsidRPr="005B0507" w:rsidRDefault="005B0507" w:rsidP="005B0507">
      <w:pPr>
        <w:ind w:left="547"/>
        <w:rPr>
          <w:rFonts w:cs="Arial"/>
          <w:strike/>
          <w:szCs w:val="20"/>
        </w:rPr>
      </w:pPr>
      <w:r w:rsidRPr="005B0507">
        <w:rPr>
          <w:rFonts w:cs="Arial"/>
          <w:strike/>
          <w:szCs w:val="20"/>
        </w:rPr>
        <w:t>The entity’s ability to maintain the integrity of information stored and processed in the information system may vary based on the complexity and volume of the related transactions and other information. The greater the complexity and volume of data that supports a significant class of transactions, account balance or disclosure, the less likely it may become for the entity to maintain integrity of that information through application controls alone (e.g., input and output controls or review controls). It also becomes less likely that the auditor will be able to obtain audit evidence about the completeness and accuracy of such information through substantive testing alone when such information is used as audit evidence. In some circumstances, when volume and complexity of transactions are lower, management may have an application control that is sufficient to verify the accuracy and completeness of the data (e.g., individual sales orders processed and billed may be reconciled to the hard copy originally entered into the IT application). When the entity relies on general IT controls to maintain the integrity of certain information used by IT applications, the auditor may determine that the IT applications that maintain that information are relevant to the audit.</w:t>
      </w:r>
    </w:p>
    <w:p w:rsidR="006A5E0A" w:rsidRDefault="003E1141" w:rsidP="00971C2C">
      <w:pPr>
        <w:ind w:left="547" w:hanging="547"/>
        <w:rPr>
          <w:rFonts w:cs="Arial"/>
          <w:szCs w:val="20"/>
        </w:rPr>
      </w:pPr>
      <w:r w:rsidRPr="00961271">
        <w:rPr>
          <w:rFonts w:cs="Arial"/>
          <w:szCs w:val="20"/>
        </w:rPr>
        <w:t>A187.</w:t>
      </w:r>
      <w:r w:rsidRPr="00961271">
        <w:rPr>
          <w:rFonts w:cs="Arial"/>
          <w:szCs w:val="20"/>
        </w:rPr>
        <w:tab/>
      </w:r>
      <w:r w:rsidR="006A5E0A">
        <w:rPr>
          <w:rFonts w:cs="Arial"/>
          <w:szCs w:val="20"/>
        </w:rPr>
        <w:t>[</w:t>
      </w:r>
      <w:r w:rsidR="006A5E0A" w:rsidRPr="005265B1">
        <w:rPr>
          <w:rFonts w:cs="Arial"/>
          <w:i/>
          <w:szCs w:val="20"/>
          <w:highlight w:val="yellow"/>
        </w:rPr>
        <w:t xml:space="preserve">Moved to </w:t>
      </w:r>
      <w:r w:rsidR="005265B1" w:rsidRPr="00C95647">
        <w:rPr>
          <w:rFonts w:cs="Arial"/>
          <w:b/>
          <w:i/>
          <w:szCs w:val="20"/>
          <w:highlight w:val="yellow"/>
        </w:rPr>
        <w:t>A</w:t>
      </w:r>
      <w:r w:rsidR="006A5E0A" w:rsidRPr="00C95647">
        <w:rPr>
          <w:rFonts w:cs="Arial"/>
          <w:b/>
          <w:i/>
          <w:szCs w:val="20"/>
          <w:highlight w:val="yellow"/>
        </w:rPr>
        <w:t>ppendix</w:t>
      </w:r>
      <w:r w:rsidR="00C95647" w:rsidRPr="00C95647">
        <w:rPr>
          <w:rFonts w:cs="Arial"/>
          <w:b/>
          <w:i/>
          <w:szCs w:val="20"/>
          <w:highlight w:val="yellow"/>
        </w:rPr>
        <w:t xml:space="preserve"> 5</w:t>
      </w:r>
      <w:r w:rsidR="006A5E0A">
        <w:rPr>
          <w:rFonts w:cs="Arial"/>
          <w:szCs w:val="20"/>
        </w:rPr>
        <w:t xml:space="preserve">] </w:t>
      </w:r>
    </w:p>
    <w:p w:rsidR="005B0507" w:rsidRPr="005B0507" w:rsidRDefault="005B0507" w:rsidP="005B0507">
      <w:pPr>
        <w:ind w:left="547" w:hanging="547"/>
        <w:rPr>
          <w:rFonts w:cs="Arial"/>
          <w:strike/>
          <w:szCs w:val="20"/>
        </w:rPr>
      </w:pPr>
      <w:r>
        <w:rPr>
          <w:rFonts w:cs="Arial"/>
          <w:szCs w:val="20"/>
        </w:rPr>
        <w:tab/>
      </w:r>
      <w:r w:rsidRPr="005B0507">
        <w:rPr>
          <w:rFonts w:cs="Arial"/>
          <w:strike/>
          <w:szCs w:val="20"/>
        </w:rPr>
        <w:t xml:space="preserve">The auditor may have identified a risk for which substantive procedures alone are not sufficient because of the entity’s use of highly-automated and paperless processing of transactions, which may </w:t>
      </w:r>
      <w:r w:rsidRPr="005B0507">
        <w:rPr>
          <w:rFonts w:cs="Arial"/>
          <w:strike/>
          <w:szCs w:val="20"/>
        </w:rPr>
        <w:lastRenderedPageBreak/>
        <w:t>involve multiple integrated IT applications. In such circumstances, the controls relevant to the audit are likely to include automated controls.  Further, the entity may be relying on general IT controls to maintain the integrity of the transactions processed and other information used in processing. In such cases, the IT applications involved in the processing and the storage of the information are likely relevant to the audit.</w:t>
      </w:r>
    </w:p>
    <w:p w:rsidR="003E1141" w:rsidRPr="00961271" w:rsidRDefault="003E1141" w:rsidP="00077098">
      <w:pPr>
        <w:spacing w:before="240"/>
        <w:jc w:val="left"/>
        <w:rPr>
          <w:rFonts w:cs="Arial"/>
          <w:szCs w:val="20"/>
        </w:rPr>
      </w:pPr>
      <w:r w:rsidRPr="00961271">
        <w:rPr>
          <w:rFonts w:cs="Arial"/>
          <w:szCs w:val="20"/>
        </w:rPr>
        <w:t xml:space="preserve">Identifying other aspects of the IT environment that are </w:t>
      </w:r>
      <w:del w:id="1423" w:author="Author">
        <w:r w:rsidRPr="00961271" w:rsidDel="00962CFA">
          <w:rPr>
            <w:rFonts w:cs="Arial"/>
            <w:szCs w:val="20"/>
          </w:rPr>
          <w:delText>relevant to the audit</w:delText>
        </w:r>
      </w:del>
      <w:ins w:id="1424" w:author="Author">
        <w:r w:rsidR="00962CFA">
          <w:rPr>
            <w:rFonts w:cs="Arial"/>
            <w:szCs w:val="20"/>
          </w:rPr>
          <w:t>subject to risks arising from the use of IT</w:t>
        </w:r>
      </w:ins>
    </w:p>
    <w:p w:rsidR="003E1141" w:rsidRPr="00961271" w:rsidRDefault="003E1141" w:rsidP="00971C2C">
      <w:pPr>
        <w:ind w:left="547" w:hanging="547"/>
        <w:rPr>
          <w:rFonts w:cs="Arial"/>
          <w:szCs w:val="20"/>
        </w:rPr>
      </w:pPr>
      <w:r w:rsidRPr="00961271">
        <w:rPr>
          <w:rFonts w:cs="Arial"/>
          <w:szCs w:val="20"/>
        </w:rPr>
        <w:t>A188.</w:t>
      </w:r>
      <w:r w:rsidRPr="00961271">
        <w:rPr>
          <w:rFonts w:cs="Arial"/>
          <w:szCs w:val="20"/>
        </w:rPr>
        <w:tab/>
        <w:t xml:space="preserve">The other aspects of the IT environment that may be </w:t>
      </w:r>
      <w:del w:id="1425" w:author="Author">
        <w:r w:rsidRPr="00961271" w:rsidDel="00962CFA">
          <w:rPr>
            <w:rFonts w:cs="Arial"/>
            <w:szCs w:val="20"/>
          </w:rPr>
          <w:delText>relevant to the audit</w:delText>
        </w:r>
      </w:del>
      <w:ins w:id="1426" w:author="Author">
        <w:r w:rsidR="00962CFA">
          <w:rPr>
            <w:rFonts w:cs="Arial"/>
            <w:szCs w:val="20"/>
          </w:rPr>
          <w:t>subject to risks arising from the use of IT</w:t>
        </w:r>
      </w:ins>
      <w:r w:rsidRPr="00961271">
        <w:rPr>
          <w:rFonts w:cs="Arial"/>
          <w:szCs w:val="20"/>
        </w:rPr>
        <w:t xml:space="preserve"> include the network, operating system and databases, and in certain circumstances interfaces between IT applications. When </w:t>
      </w:r>
      <w:del w:id="1427" w:author="Author">
        <w:r w:rsidRPr="00961271" w:rsidDel="007D2284">
          <w:rPr>
            <w:rFonts w:cs="Arial"/>
            <w:szCs w:val="20"/>
          </w:rPr>
          <w:delText xml:space="preserve">there are no </w:delText>
        </w:r>
      </w:del>
      <w:ins w:id="1428" w:author="Author">
        <w:r w:rsidR="007D2284">
          <w:rPr>
            <w:rFonts w:cs="Arial"/>
            <w:szCs w:val="20"/>
          </w:rPr>
          <w:t xml:space="preserve">the auditor does not identify </w:t>
        </w:r>
      </w:ins>
      <w:r w:rsidRPr="00961271">
        <w:rPr>
          <w:rFonts w:cs="Arial"/>
          <w:szCs w:val="20"/>
        </w:rPr>
        <w:t>IT applications</w:t>
      </w:r>
      <w:del w:id="1429" w:author="Author">
        <w:r w:rsidRPr="00961271" w:rsidDel="00962CFA">
          <w:rPr>
            <w:rFonts w:cs="Arial"/>
            <w:szCs w:val="20"/>
          </w:rPr>
          <w:delText xml:space="preserve"> relevant to the audit</w:delText>
        </w:r>
      </w:del>
      <w:r w:rsidRPr="00961271">
        <w:rPr>
          <w:rFonts w:cs="Arial"/>
          <w:szCs w:val="20"/>
        </w:rPr>
        <w:t xml:space="preserve">, other aspects of the IT environment are also not </w:t>
      </w:r>
      <w:del w:id="1430" w:author="Author">
        <w:r w:rsidRPr="00961271" w:rsidDel="00962CFA">
          <w:rPr>
            <w:rFonts w:cs="Arial"/>
            <w:szCs w:val="20"/>
          </w:rPr>
          <w:delText>relevant</w:delText>
        </w:r>
      </w:del>
      <w:ins w:id="1431" w:author="Author">
        <w:r w:rsidR="00962CFA">
          <w:rPr>
            <w:rFonts w:cs="Arial"/>
            <w:szCs w:val="20"/>
          </w:rPr>
          <w:t>identified</w:t>
        </w:r>
      </w:ins>
      <w:r w:rsidRPr="00961271">
        <w:rPr>
          <w:rFonts w:cs="Arial"/>
          <w:szCs w:val="20"/>
        </w:rPr>
        <w:t xml:space="preserve">. When </w:t>
      </w:r>
      <w:del w:id="1432" w:author="Author">
        <w:r w:rsidRPr="00961271" w:rsidDel="007D2284">
          <w:rPr>
            <w:rFonts w:cs="Arial"/>
            <w:szCs w:val="20"/>
          </w:rPr>
          <w:delText xml:space="preserve">there </w:delText>
        </w:r>
      </w:del>
      <w:ins w:id="1433" w:author="Author">
        <w:r w:rsidR="007D2284">
          <w:rPr>
            <w:rFonts w:cs="Arial"/>
            <w:szCs w:val="20"/>
          </w:rPr>
          <w:t>the auditor has</w:t>
        </w:r>
        <w:r w:rsidR="007D2284" w:rsidRPr="00961271">
          <w:rPr>
            <w:rFonts w:cs="Arial"/>
            <w:szCs w:val="20"/>
          </w:rPr>
          <w:t xml:space="preserve"> </w:t>
        </w:r>
      </w:ins>
      <w:del w:id="1434" w:author="Author">
        <w:r w:rsidRPr="00961271" w:rsidDel="007D2284">
          <w:rPr>
            <w:rFonts w:cs="Arial"/>
            <w:szCs w:val="20"/>
          </w:rPr>
          <w:delText>are</w:delText>
        </w:r>
      </w:del>
      <w:ins w:id="1435" w:author="Author">
        <w:r w:rsidR="00962CFA">
          <w:rPr>
            <w:rFonts w:cs="Arial"/>
            <w:szCs w:val="20"/>
          </w:rPr>
          <w:t>identified</w:t>
        </w:r>
      </w:ins>
      <w:r w:rsidRPr="00961271">
        <w:rPr>
          <w:rFonts w:cs="Arial"/>
          <w:szCs w:val="20"/>
        </w:rPr>
        <w:t xml:space="preserve"> IT applications </w:t>
      </w:r>
      <w:del w:id="1436" w:author="Author">
        <w:r w:rsidRPr="00961271" w:rsidDel="00962CFA">
          <w:rPr>
            <w:rFonts w:cs="Arial"/>
            <w:szCs w:val="20"/>
          </w:rPr>
          <w:delText>relevant to the aud</w:delText>
        </w:r>
        <w:r w:rsidRPr="00961271" w:rsidDel="007D2284">
          <w:rPr>
            <w:rFonts w:cs="Arial"/>
            <w:szCs w:val="20"/>
          </w:rPr>
          <w:delText>it</w:delText>
        </w:r>
      </w:del>
      <w:r w:rsidRPr="00961271">
        <w:rPr>
          <w:rFonts w:cs="Arial"/>
          <w:szCs w:val="20"/>
        </w:rPr>
        <w:t>,</w:t>
      </w:r>
      <w:ins w:id="1437" w:author="Author">
        <w:r w:rsidR="00962CFA">
          <w:rPr>
            <w:rFonts w:cs="Arial"/>
            <w:szCs w:val="20"/>
          </w:rPr>
          <w:t xml:space="preserve"> whether</w:t>
        </w:r>
      </w:ins>
      <w:r w:rsidRPr="00961271">
        <w:rPr>
          <w:rFonts w:cs="Arial"/>
          <w:szCs w:val="20"/>
        </w:rPr>
        <w:t xml:space="preserve"> the other aspects of the IT environment </w:t>
      </w:r>
      <w:del w:id="1438" w:author="Author">
        <w:r w:rsidRPr="00961271" w:rsidDel="00962CFA">
          <w:rPr>
            <w:rFonts w:cs="Arial"/>
            <w:szCs w:val="20"/>
          </w:rPr>
          <w:delText xml:space="preserve">that are relevant to the audit </w:delText>
        </w:r>
      </w:del>
      <w:ins w:id="1439" w:author="Author">
        <w:r w:rsidR="00962CFA">
          <w:rPr>
            <w:rFonts w:cs="Arial"/>
            <w:szCs w:val="20"/>
          </w:rPr>
          <w:t xml:space="preserve"> are identified </w:t>
        </w:r>
      </w:ins>
      <w:r w:rsidRPr="00961271">
        <w:rPr>
          <w:rFonts w:cs="Arial"/>
          <w:szCs w:val="20"/>
        </w:rPr>
        <w:t>varies based on the extent to which such aspects support and interact with the</w:t>
      </w:r>
      <w:ins w:id="1440" w:author="Author">
        <w:r w:rsidR="00962CFA">
          <w:rPr>
            <w:rFonts w:cs="Arial"/>
            <w:szCs w:val="20"/>
          </w:rPr>
          <w:t xml:space="preserve"> identified</w:t>
        </w:r>
      </w:ins>
      <w:r w:rsidRPr="00961271">
        <w:rPr>
          <w:rFonts w:cs="Arial"/>
          <w:szCs w:val="20"/>
        </w:rPr>
        <w:t xml:space="preserve"> IT applications</w:t>
      </w:r>
      <w:del w:id="1441" w:author="Author">
        <w:r w:rsidRPr="00961271" w:rsidDel="00962CFA">
          <w:rPr>
            <w:rFonts w:cs="Arial"/>
            <w:szCs w:val="20"/>
          </w:rPr>
          <w:delText xml:space="preserve"> determined to be relevant to the audit</w:delText>
        </w:r>
      </w:del>
      <w:r w:rsidRPr="00961271">
        <w:rPr>
          <w:rFonts w:cs="Arial"/>
          <w:szCs w:val="20"/>
        </w:rPr>
        <w:t xml:space="preserve">. </w:t>
      </w:r>
      <w:ins w:id="1442" w:author="Author">
        <w:r w:rsidR="007D2284">
          <w:rPr>
            <w:rFonts w:cs="Arial"/>
            <w:szCs w:val="20"/>
          </w:rPr>
          <w:t xml:space="preserve">[Rest moved to Appendix] </w:t>
        </w:r>
      </w:ins>
      <w:del w:id="1443" w:author="Author">
        <w:r w:rsidRPr="00961271" w:rsidDel="007D2284">
          <w:rPr>
            <w:rFonts w:cs="Arial"/>
            <w:szCs w:val="20"/>
          </w:rPr>
          <w:delText xml:space="preserve">The database(s) that stores the data processed by an IT application </w:delText>
        </w:r>
        <w:r w:rsidRPr="00961271" w:rsidDel="00962CFA">
          <w:rPr>
            <w:rFonts w:cs="Arial"/>
            <w:szCs w:val="20"/>
          </w:rPr>
          <w:delText xml:space="preserve">relevant to the audit </w:delText>
        </w:r>
        <w:r w:rsidRPr="00961271" w:rsidDel="007D2284">
          <w:rPr>
            <w:rFonts w:cs="Arial"/>
            <w:szCs w:val="20"/>
          </w:rPr>
          <w:delText xml:space="preserve">is also </w:delText>
        </w:r>
        <w:r w:rsidRPr="00961271" w:rsidDel="00962CFA">
          <w:rPr>
            <w:rFonts w:cs="Arial"/>
            <w:szCs w:val="20"/>
          </w:rPr>
          <w:delText>relevant to the audit</w:delText>
        </w:r>
        <w:r w:rsidRPr="00961271" w:rsidDel="007D2284">
          <w:rPr>
            <w:rFonts w:cs="Arial"/>
            <w:szCs w:val="20"/>
          </w:rPr>
          <w:delText xml:space="preserve">. Similarly, because an IT application’s ability to operate is often dependent on the operating system, the operating system is typically </w:delText>
        </w:r>
        <w:r w:rsidRPr="00961271" w:rsidDel="00962CFA">
          <w:rPr>
            <w:rFonts w:cs="Arial"/>
            <w:szCs w:val="20"/>
          </w:rPr>
          <w:delText>relevant to the audit</w:delText>
        </w:r>
        <w:r w:rsidRPr="00961271" w:rsidDel="007D2284">
          <w:rPr>
            <w:rFonts w:cs="Arial"/>
            <w:szCs w:val="20"/>
          </w:rPr>
          <w:delText xml:space="preserve">. The network may be </w:delText>
        </w:r>
        <w:r w:rsidRPr="00961271" w:rsidDel="00962CFA">
          <w:rPr>
            <w:rFonts w:cs="Arial"/>
            <w:szCs w:val="20"/>
          </w:rPr>
          <w:delText>relevant to the audit</w:delText>
        </w:r>
        <w:r w:rsidRPr="00961271" w:rsidDel="007D2284">
          <w:rPr>
            <w:rFonts w:cs="Arial"/>
            <w:szCs w:val="20"/>
          </w:rPr>
          <w:delText xml:space="preserve">, for example, when an IT application interacts with vendors or external parties through the internet. </w:delText>
        </w:r>
      </w:del>
    </w:p>
    <w:p w:rsidR="003E1141" w:rsidRPr="00961271" w:rsidRDefault="00962CFA" w:rsidP="00971C2C">
      <w:pPr>
        <w:spacing w:before="240"/>
        <w:rPr>
          <w:rFonts w:cs="Arial"/>
          <w:szCs w:val="20"/>
        </w:rPr>
      </w:pPr>
      <w:ins w:id="1444" w:author="Author">
        <w:r>
          <w:rPr>
            <w:rFonts w:cs="Arial"/>
            <w:szCs w:val="20"/>
          </w:rPr>
          <w:t xml:space="preserve">Identifying </w:t>
        </w:r>
      </w:ins>
      <w:r w:rsidR="003E1141" w:rsidRPr="00961271">
        <w:rPr>
          <w:rFonts w:cs="Arial"/>
          <w:szCs w:val="20"/>
        </w:rPr>
        <w:t xml:space="preserve">Risks Arising from the Use of IT and General IT Controls </w:t>
      </w:r>
      <w:del w:id="1445" w:author="Author">
        <w:r w:rsidR="003E1141" w:rsidRPr="00961271" w:rsidDel="00962CFA">
          <w:rPr>
            <w:rFonts w:cs="Arial"/>
            <w:szCs w:val="20"/>
          </w:rPr>
          <w:delText>Rele</w:delText>
        </w:r>
        <w:r w:rsidR="003E1141" w:rsidDel="00962CFA">
          <w:rPr>
            <w:rFonts w:cs="Arial"/>
            <w:szCs w:val="20"/>
          </w:rPr>
          <w:delText xml:space="preserve">vant to the Audit </w:delText>
        </w:r>
      </w:del>
      <w:r w:rsidR="003E1141">
        <w:rPr>
          <w:rFonts w:cs="Arial"/>
          <w:szCs w:val="20"/>
        </w:rPr>
        <w:t>(Ref: Para. 4</w:t>
      </w:r>
      <w:ins w:id="1446" w:author="Author">
        <w:r>
          <w:rPr>
            <w:rFonts w:cs="Arial"/>
            <w:szCs w:val="20"/>
          </w:rPr>
          <w:t>0</w:t>
        </w:r>
      </w:ins>
      <w:del w:id="1447" w:author="Author">
        <w:r w:rsidR="003E1141" w:rsidDel="00962CFA">
          <w:rPr>
            <w:rFonts w:cs="Arial"/>
            <w:szCs w:val="20"/>
          </w:rPr>
          <w:delText>1</w:delText>
        </w:r>
      </w:del>
      <w:r w:rsidR="003E1141" w:rsidRPr="00961271">
        <w:rPr>
          <w:rFonts w:cs="Arial"/>
          <w:szCs w:val="20"/>
        </w:rPr>
        <w:t xml:space="preserve">) </w:t>
      </w:r>
    </w:p>
    <w:p w:rsidR="00962CFA" w:rsidRDefault="00962CFA" w:rsidP="00971C2C">
      <w:pPr>
        <w:ind w:left="547" w:hanging="547"/>
        <w:rPr>
          <w:rFonts w:cs="Arial"/>
          <w:szCs w:val="20"/>
        </w:rPr>
      </w:pPr>
      <w:r>
        <w:rPr>
          <w:rFonts w:cs="Arial"/>
          <w:szCs w:val="20"/>
        </w:rPr>
        <w:t>A188</w:t>
      </w:r>
      <w:r w:rsidR="00380438">
        <w:rPr>
          <w:rFonts w:cs="Arial"/>
          <w:szCs w:val="20"/>
        </w:rPr>
        <w:t>a</w:t>
      </w:r>
      <w:r>
        <w:rPr>
          <w:rFonts w:cs="Arial"/>
          <w:szCs w:val="20"/>
        </w:rPr>
        <w:t xml:space="preserve">. </w:t>
      </w:r>
      <w:r w:rsidR="005B0507">
        <w:rPr>
          <w:rFonts w:cs="Arial"/>
          <w:szCs w:val="20"/>
        </w:rPr>
        <w:t>[</w:t>
      </w:r>
      <w:r w:rsidR="005B0507" w:rsidRPr="00821A91">
        <w:rPr>
          <w:rFonts w:cs="Arial"/>
          <w:i/>
          <w:szCs w:val="20"/>
          <w:highlight w:val="yellow"/>
        </w:rPr>
        <w:t>Previously para. A191</w:t>
      </w:r>
      <w:r w:rsidR="005B0507">
        <w:rPr>
          <w:rFonts w:cs="Arial"/>
          <w:szCs w:val="20"/>
        </w:rPr>
        <w:t>]</w:t>
      </w:r>
      <w:r>
        <w:rPr>
          <w:rFonts w:cs="Arial"/>
          <w:szCs w:val="20"/>
        </w:rPr>
        <w:t xml:space="preserve">  </w:t>
      </w:r>
      <w:r w:rsidRPr="00961271">
        <w:rPr>
          <w:rFonts w:cs="Arial"/>
          <w:szCs w:val="20"/>
        </w:rPr>
        <w:t xml:space="preserve">In identifying the risks arising from the use of IT, the auditor may </w:t>
      </w:r>
      <w:del w:id="1448" w:author="Author">
        <w:r w:rsidRPr="00961271" w:rsidDel="00962CFA">
          <w:rPr>
            <w:rFonts w:cs="Arial"/>
            <w:szCs w:val="20"/>
          </w:rPr>
          <w:delText xml:space="preserve">also </w:delText>
        </w:r>
      </w:del>
      <w:r w:rsidRPr="00961271">
        <w:rPr>
          <w:rFonts w:cs="Arial"/>
          <w:szCs w:val="20"/>
        </w:rPr>
        <w:t xml:space="preserve">consider the nature of the </w:t>
      </w:r>
      <w:ins w:id="1449" w:author="Author">
        <w:r w:rsidR="007D2284">
          <w:rPr>
            <w:rFonts w:cs="Arial"/>
            <w:szCs w:val="20"/>
          </w:rPr>
          <w:t xml:space="preserve">identified </w:t>
        </w:r>
      </w:ins>
      <w:r w:rsidRPr="00961271">
        <w:rPr>
          <w:rFonts w:cs="Arial"/>
          <w:szCs w:val="20"/>
        </w:rPr>
        <w:t xml:space="preserve">IT application or other aspect of the IT environment and the reasons for it being </w:t>
      </w:r>
      <w:del w:id="1450" w:author="Author">
        <w:r w:rsidRPr="00961271" w:rsidDel="00962CFA">
          <w:rPr>
            <w:rFonts w:cs="Arial"/>
            <w:szCs w:val="20"/>
          </w:rPr>
          <w:delText>determined to be relevant to the audit</w:delText>
        </w:r>
      </w:del>
      <w:ins w:id="1451" w:author="Author">
        <w:r>
          <w:rPr>
            <w:rFonts w:cs="Arial"/>
            <w:szCs w:val="20"/>
          </w:rPr>
          <w:t>subject to risks arising from the use of IT</w:t>
        </w:r>
      </w:ins>
      <w:r w:rsidRPr="00961271">
        <w:rPr>
          <w:rFonts w:cs="Arial"/>
          <w:szCs w:val="20"/>
        </w:rPr>
        <w:t xml:space="preserve">. For some </w:t>
      </w:r>
      <w:ins w:id="1452" w:author="Author">
        <w:r w:rsidR="007D2284">
          <w:rPr>
            <w:rFonts w:cs="Arial"/>
            <w:szCs w:val="20"/>
          </w:rPr>
          <w:t xml:space="preserve">identified </w:t>
        </w:r>
      </w:ins>
      <w:r w:rsidRPr="00961271">
        <w:rPr>
          <w:rFonts w:cs="Arial"/>
          <w:szCs w:val="20"/>
        </w:rPr>
        <w:t>IT applications or other aspects of the IT environment, the</w:t>
      </w:r>
      <w:ins w:id="1453" w:author="Author">
        <w:r>
          <w:rPr>
            <w:rFonts w:cs="Arial"/>
            <w:szCs w:val="20"/>
          </w:rPr>
          <w:t xml:space="preserve"> auditor may identify</w:t>
        </w:r>
        <w:r w:rsidR="000B18A1">
          <w:rPr>
            <w:rFonts w:cs="Arial"/>
            <w:szCs w:val="20"/>
          </w:rPr>
          <w:t xml:space="preserve"> specific</w:t>
        </w:r>
      </w:ins>
      <w:r w:rsidRPr="00961271">
        <w:rPr>
          <w:rFonts w:cs="Arial"/>
          <w:szCs w:val="20"/>
        </w:rPr>
        <w:t xml:space="preserve"> risks </w:t>
      </w:r>
      <w:ins w:id="1454" w:author="Author">
        <w:r>
          <w:rPr>
            <w:rFonts w:cs="Arial"/>
            <w:szCs w:val="20"/>
          </w:rPr>
          <w:t xml:space="preserve">arising from the use of IT </w:t>
        </w:r>
      </w:ins>
      <w:del w:id="1455" w:author="Author">
        <w:r w:rsidRPr="00961271" w:rsidDel="00962CFA">
          <w:rPr>
            <w:rFonts w:cs="Arial"/>
            <w:szCs w:val="20"/>
          </w:rPr>
          <w:delText>identified may</w:delText>
        </w:r>
      </w:del>
      <w:ins w:id="1456" w:author="Author">
        <w:r>
          <w:rPr>
            <w:rFonts w:cs="Arial"/>
            <w:szCs w:val="20"/>
          </w:rPr>
          <w:t xml:space="preserve"> </w:t>
        </w:r>
        <w:del w:id="1457" w:author="Author">
          <w:r w:rsidDel="004A2167">
            <w:rPr>
              <w:rFonts w:cs="Arial"/>
              <w:szCs w:val="20"/>
            </w:rPr>
            <w:delText>that</w:delText>
          </w:r>
        </w:del>
      </w:ins>
      <w:del w:id="1458" w:author="Author">
        <w:r w:rsidRPr="00961271" w:rsidDel="004A2167">
          <w:rPr>
            <w:rFonts w:cs="Arial"/>
            <w:szCs w:val="20"/>
          </w:rPr>
          <w:delText xml:space="preserve"> relate</w:delText>
        </w:r>
      </w:del>
      <w:ins w:id="1459" w:author="Author">
        <w:r w:rsidR="004A2167">
          <w:rPr>
            <w:rFonts w:cs="Arial"/>
            <w:szCs w:val="20"/>
          </w:rPr>
          <w:t>that</w:t>
        </w:r>
        <w:r w:rsidR="004A2167" w:rsidRPr="00961271">
          <w:rPr>
            <w:rFonts w:cs="Arial"/>
            <w:szCs w:val="20"/>
          </w:rPr>
          <w:t xml:space="preserve"> relate</w:t>
        </w:r>
      </w:ins>
      <w:r w:rsidRPr="00961271">
        <w:rPr>
          <w:rFonts w:cs="Arial"/>
          <w:szCs w:val="20"/>
        </w:rPr>
        <w:t xml:space="preserve"> primarily to unauthorized access or unauthorized program changes. In the case of </w:t>
      </w:r>
      <w:ins w:id="1460" w:author="Author">
        <w:r w:rsidR="007D2284">
          <w:rPr>
            <w:rFonts w:cs="Arial"/>
            <w:szCs w:val="20"/>
          </w:rPr>
          <w:t xml:space="preserve">identified </w:t>
        </w:r>
      </w:ins>
      <w:r w:rsidRPr="00961271">
        <w:rPr>
          <w:rFonts w:cs="Arial"/>
          <w:szCs w:val="20"/>
        </w:rPr>
        <w:t>databases or data warehouses, the auditor may be focused on the risk of inappropriate changes to the data through direct database access and the ability to directly manipulate information.</w:t>
      </w:r>
    </w:p>
    <w:p w:rsidR="003E1141" w:rsidRDefault="003E1141" w:rsidP="00971C2C">
      <w:pPr>
        <w:ind w:left="547" w:hanging="547"/>
        <w:rPr>
          <w:rFonts w:cs="Arial"/>
          <w:szCs w:val="20"/>
        </w:rPr>
      </w:pPr>
      <w:r w:rsidRPr="00961271">
        <w:rPr>
          <w:rFonts w:cs="Arial"/>
          <w:szCs w:val="20"/>
        </w:rPr>
        <w:t>A189. The extent and nature of the risks arising from the use of IT vary depending on the nature and characteristics of the</w:t>
      </w:r>
      <w:ins w:id="1461" w:author="Author">
        <w:r w:rsidR="000B18A1">
          <w:rPr>
            <w:rFonts w:cs="Arial"/>
            <w:szCs w:val="20"/>
          </w:rPr>
          <w:t xml:space="preserve"> identified</w:t>
        </w:r>
      </w:ins>
      <w:r w:rsidRPr="00961271">
        <w:rPr>
          <w:rFonts w:cs="Arial"/>
          <w:szCs w:val="20"/>
        </w:rPr>
        <w:t xml:space="preserve"> IT applications and other aspects of the IT environment</w:t>
      </w:r>
      <w:del w:id="1462" w:author="Author">
        <w:r w:rsidRPr="00961271" w:rsidDel="000B18A1">
          <w:rPr>
            <w:rFonts w:cs="Arial"/>
            <w:szCs w:val="20"/>
          </w:rPr>
          <w:delText xml:space="preserve"> relevant to the audit</w:delText>
        </w:r>
      </w:del>
      <w:r w:rsidRPr="00961271">
        <w:rPr>
          <w:rFonts w:cs="Arial"/>
          <w:szCs w:val="20"/>
        </w:rPr>
        <w:t xml:space="preserve">. Specific IT risks may result when the entity </w:t>
      </w:r>
      <w:ins w:id="1463" w:author="Author">
        <w:r w:rsidR="007D2284">
          <w:rPr>
            <w:rFonts w:cs="Arial"/>
            <w:szCs w:val="18"/>
          </w:rPr>
          <w:t>uses</w:t>
        </w:r>
        <w:r w:rsidR="007D2284" w:rsidRPr="00BF0C0F">
          <w:rPr>
            <w:rFonts w:cs="Arial"/>
            <w:szCs w:val="18"/>
          </w:rPr>
          <w:t xml:space="preserve"> external or internal service providers for </w:t>
        </w:r>
        <w:r w:rsidR="007D2284">
          <w:rPr>
            <w:rFonts w:cs="Arial"/>
            <w:szCs w:val="18"/>
          </w:rPr>
          <w:t>identified aspects</w:t>
        </w:r>
        <w:r w:rsidR="007D2284" w:rsidRPr="00BF0C0F">
          <w:rPr>
            <w:rFonts w:cs="Arial"/>
            <w:szCs w:val="18"/>
          </w:rPr>
          <w:t xml:space="preserve"> of its IT environment (e.g., outsourcing the hosting of its IT environment to a third party or using a shared service center for central management of IT processes in a group</w:t>
        </w:r>
        <w:r w:rsidR="007D2284">
          <w:rPr>
            <w:rFonts w:cs="Arial"/>
            <w:szCs w:val="18"/>
          </w:rPr>
          <w:t>)</w:t>
        </w:r>
      </w:ins>
      <w:del w:id="1464" w:author="Author">
        <w:r w:rsidRPr="00961271" w:rsidDel="000B18A1">
          <w:rPr>
            <w:rFonts w:cs="Arial"/>
            <w:szCs w:val="20"/>
          </w:rPr>
          <w:delText xml:space="preserve">uses </w:delText>
        </w:r>
        <w:r w:rsidRPr="00961271" w:rsidDel="007D2284">
          <w:rPr>
            <w:rFonts w:cs="Arial"/>
            <w:szCs w:val="20"/>
          </w:rPr>
          <w:delText xml:space="preserve">third-party hosting </w:delText>
        </w:r>
        <w:r w:rsidRPr="00961271" w:rsidDel="000B18A1">
          <w:rPr>
            <w:rFonts w:cs="Arial"/>
            <w:szCs w:val="20"/>
          </w:rPr>
          <w:delText xml:space="preserve">for </w:delText>
        </w:r>
        <w:r w:rsidRPr="00961271" w:rsidDel="007D2284">
          <w:rPr>
            <w:rFonts w:cs="Arial"/>
            <w:szCs w:val="20"/>
          </w:rPr>
          <w:delText>relevant aspects of its IT environment.</w:delText>
        </w:r>
      </w:del>
      <w:ins w:id="1465" w:author="Author">
        <w:r w:rsidR="000B18A1">
          <w:rPr>
            <w:rFonts w:cs="Arial"/>
            <w:szCs w:val="20"/>
          </w:rPr>
          <w:t>Specific IT risks may also be identified related to cybersecurity.</w:t>
        </w:r>
      </w:ins>
      <w:r w:rsidRPr="00961271">
        <w:rPr>
          <w:rFonts w:cs="Arial"/>
          <w:szCs w:val="20"/>
        </w:rPr>
        <w:t xml:space="preserve"> It is more likely that there will be more IT risks arising from the use of IT when the volume or complexity of automated application controls is </w:t>
      </w:r>
      <w:proofErr w:type="gramStart"/>
      <w:r w:rsidRPr="00961271">
        <w:rPr>
          <w:rFonts w:cs="Arial"/>
          <w:szCs w:val="20"/>
        </w:rPr>
        <w:t>higher</w:t>
      </w:r>
      <w:proofErr w:type="gramEnd"/>
      <w:r w:rsidRPr="00961271">
        <w:rPr>
          <w:rFonts w:cs="Arial"/>
          <w:szCs w:val="20"/>
        </w:rPr>
        <w:t xml:space="preserve"> and management is placing greater reliance on those controls for effective processing of transactions or the effective maintenance of the integrity of underlying information. </w:t>
      </w:r>
      <w:r w:rsidR="00C95647">
        <w:rPr>
          <w:rFonts w:cs="Arial"/>
          <w:szCs w:val="20"/>
        </w:rPr>
        <w:t>[</w:t>
      </w:r>
      <w:r w:rsidR="00C95647" w:rsidRPr="00C95647">
        <w:rPr>
          <w:rFonts w:cs="Arial"/>
          <w:i/>
          <w:szCs w:val="20"/>
        </w:rPr>
        <w:t>Deleted as now covered by reference to appendix</w:t>
      </w:r>
      <w:r w:rsidR="00C95647">
        <w:rPr>
          <w:rFonts w:cs="Arial"/>
          <w:szCs w:val="20"/>
        </w:rPr>
        <w:t xml:space="preserve">] </w:t>
      </w:r>
      <w:del w:id="1466" w:author="Author">
        <w:r w:rsidRPr="00C95647" w:rsidDel="00C95647">
          <w:rPr>
            <w:rFonts w:cs="Arial"/>
            <w:szCs w:val="20"/>
          </w:rPr>
          <w:delText>Examples of risks arising from the use of IT are included in paragraph A145.</w:delText>
        </w:r>
        <w:r w:rsidRPr="00961271" w:rsidDel="00C95647">
          <w:rPr>
            <w:rFonts w:cs="Arial"/>
            <w:szCs w:val="20"/>
          </w:rPr>
          <w:delText xml:space="preserve"> </w:delText>
        </w:r>
      </w:del>
    </w:p>
    <w:p w:rsidR="003E1141" w:rsidRDefault="003E1141" w:rsidP="00962CFA">
      <w:pPr>
        <w:ind w:left="547" w:hanging="547"/>
        <w:rPr>
          <w:rFonts w:cs="Arial"/>
          <w:szCs w:val="20"/>
          <w:highlight w:val="green"/>
        </w:rPr>
      </w:pPr>
      <w:r w:rsidRPr="00961271">
        <w:rPr>
          <w:rFonts w:cs="Arial"/>
          <w:szCs w:val="20"/>
        </w:rPr>
        <w:t>A190.</w:t>
      </w:r>
      <w:r w:rsidR="000B18A1">
        <w:rPr>
          <w:rFonts w:cs="Arial"/>
          <w:szCs w:val="20"/>
        </w:rPr>
        <w:t>[</w:t>
      </w:r>
      <w:r w:rsidR="000B18A1" w:rsidRPr="00E824AB">
        <w:rPr>
          <w:rFonts w:cs="Arial"/>
          <w:i/>
          <w:szCs w:val="20"/>
          <w:highlight w:val="yellow"/>
        </w:rPr>
        <w:t xml:space="preserve">Moved to </w:t>
      </w:r>
      <w:r w:rsidR="000B18A1" w:rsidRPr="00C95647">
        <w:rPr>
          <w:rFonts w:cs="Arial"/>
          <w:b/>
          <w:i/>
          <w:szCs w:val="20"/>
          <w:highlight w:val="yellow"/>
        </w:rPr>
        <w:t>Appendix</w:t>
      </w:r>
      <w:r w:rsidR="00C95647" w:rsidRPr="00C95647">
        <w:rPr>
          <w:rFonts w:cs="Arial"/>
          <w:b/>
          <w:i/>
          <w:szCs w:val="20"/>
          <w:highlight w:val="yellow"/>
        </w:rPr>
        <w:t xml:space="preserve"> 5</w:t>
      </w:r>
      <w:r w:rsidR="000B18A1">
        <w:rPr>
          <w:rFonts w:cs="Arial"/>
          <w:szCs w:val="20"/>
        </w:rPr>
        <w:t>]</w:t>
      </w:r>
      <w:r w:rsidRPr="00961271">
        <w:rPr>
          <w:rFonts w:cs="Arial"/>
          <w:szCs w:val="20"/>
        </w:rPr>
        <w:t>.</w:t>
      </w:r>
      <w:r w:rsidR="00E824AB" w:rsidRPr="00E824AB">
        <w:rPr>
          <w:rFonts w:cs="Arial"/>
          <w:szCs w:val="20"/>
          <w:highlight w:val="green"/>
        </w:rPr>
        <w:t xml:space="preserve"> </w:t>
      </w:r>
    </w:p>
    <w:p w:rsidR="005B0507" w:rsidRPr="005B0507" w:rsidRDefault="005B0507" w:rsidP="005B0507">
      <w:pPr>
        <w:ind w:left="547" w:hanging="547"/>
        <w:rPr>
          <w:rFonts w:cs="Arial"/>
          <w:strike/>
          <w:szCs w:val="20"/>
        </w:rPr>
      </w:pPr>
      <w:r>
        <w:rPr>
          <w:rFonts w:cs="Arial"/>
          <w:szCs w:val="20"/>
        </w:rPr>
        <w:lastRenderedPageBreak/>
        <w:tab/>
      </w:r>
      <w:r w:rsidRPr="005B0507">
        <w:rPr>
          <w:rFonts w:cs="Arial"/>
          <w:strike/>
          <w:szCs w:val="20"/>
        </w:rPr>
        <w:t>General IT controls are implemented to address risks arising from the use of IT. Accordingly, the auditor uses the understanding obtained about the IT applications and other aspects of the IT environment that are relevant to the audit and the related risks arising from the use of IT in determining the general IT controls relevant to the audit. In doing so, the auditor may take an approach of understanding the general IT controls that the entity has established over its IT processes for management of access, program change and IT operations for each IT application or other aspect of the IT environment that is relevant to the audit. In some cases, an entity may use common IT processes across its IT environment or across certain IT applications, in which case common risks arising from the use of IT and common general IT controls may be identified.</w:t>
      </w:r>
    </w:p>
    <w:p w:rsidR="003E1141" w:rsidRPr="00961271" w:rsidRDefault="003E1141" w:rsidP="00962CFA">
      <w:pPr>
        <w:ind w:left="547" w:hanging="547"/>
        <w:rPr>
          <w:rFonts w:cs="Arial"/>
          <w:szCs w:val="20"/>
        </w:rPr>
      </w:pPr>
      <w:r w:rsidRPr="00961271">
        <w:rPr>
          <w:rFonts w:cs="Arial"/>
          <w:szCs w:val="20"/>
        </w:rPr>
        <w:t>A191.</w:t>
      </w:r>
      <w:r w:rsidR="00962CFA">
        <w:rPr>
          <w:rFonts w:cs="Arial"/>
          <w:szCs w:val="20"/>
        </w:rPr>
        <w:t xml:space="preserve"> [</w:t>
      </w:r>
      <w:r w:rsidR="00962CFA" w:rsidRPr="00821A91">
        <w:rPr>
          <w:rFonts w:cs="Arial"/>
          <w:i/>
          <w:szCs w:val="20"/>
          <w:highlight w:val="yellow"/>
        </w:rPr>
        <w:t xml:space="preserve">Moved </w:t>
      </w:r>
      <w:r w:rsidR="005B0507" w:rsidRPr="00821A91">
        <w:rPr>
          <w:rFonts w:cs="Arial"/>
          <w:i/>
          <w:szCs w:val="20"/>
          <w:highlight w:val="yellow"/>
        </w:rPr>
        <w:t>to para. A188</w:t>
      </w:r>
      <w:r w:rsidR="00380438" w:rsidRPr="00821A91">
        <w:rPr>
          <w:rFonts w:cs="Arial"/>
          <w:i/>
          <w:szCs w:val="20"/>
          <w:highlight w:val="yellow"/>
        </w:rPr>
        <w:t>a</w:t>
      </w:r>
      <w:r w:rsidR="00962CFA">
        <w:rPr>
          <w:rFonts w:cs="Arial"/>
          <w:szCs w:val="20"/>
        </w:rPr>
        <w:t>]</w:t>
      </w:r>
    </w:p>
    <w:p w:rsidR="003E1141" w:rsidRDefault="003E1141" w:rsidP="00962CFA">
      <w:pPr>
        <w:ind w:left="547" w:hanging="547"/>
        <w:rPr>
          <w:rFonts w:cs="Arial"/>
          <w:szCs w:val="20"/>
          <w:highlight w:val="green"/>
        </w:rPr>
      </w:pPr>
      <w:r w:rsidRPr="00961271">
        <w:rPr>
          <w:rFonts w:cs="Arial"/>
          <w:szCs w:val="20"/>
        </w:rPr>
        <w:t>A192.</w:t>
      </w:r>
      <w:r w:rsidRPr="00961271">
        <w:rPr>
          <w:rFonts w:cs="Arial"/>
          <w:szCs w:val="20"/>
        </w:rPr>
        <w:tab/>
      </w:r>
      <w:r w:rsidR="000B18A1">
        <w:rPr>
          <w:rFonts w:cs="Arial"/>
          <w:szCs w:val="20"/>
        </w:rPr>
        <w:t>[</w:t>
      </w:r>
      <w:r w:rsidR="000B18A1" w:rsidRPr="00E824AB">
        <w:rPr>
          <w:rFonts w:cs="Arial"/>
          <w:i/>
          <w:szCs w:val="20"/>
          <w:highlight w:val="yellow"/>
        </w:rPr>
        <w:t xml:space="preserve">Moved to </w:t>
      </w:r>
      <w:r w:rsidR="000B18A1" w:rsidRPr="00380438">
        <w:rPr>
          <w:rFonts w:cs="Arial"/>
          <w:b/>
          <w:i/>
          <w:szCs w:val="20"/>
          <w:highlight w:val="yellow"/>
        </w:rPr>
        <w:t>Appendix</w:t>
      </w:r>
      <w:r w:rsidR="00380438" w:rsidRPr="00380438">
        <w:rPr>
          <w:rFonts w:cs="Arial"/>
          <w:b/>
          <w:i/>
          <w:szCs w:val="20"/>
          <w:highlight w:val="yellow"/>
        </w:rPr>
        <w:t xml:space="preserve"> 5</w:t>
      </w:r>
      <w:r w:rsidR="000B18A1">
        <w:rPr>
          <w:rFonts w:cs="Arial"/>
          <w:szCs w:val="20"/>
        </w:rPr>
        <w:t>]</w:t>
      </w:r>
      <w:r w:rsidRPr="00961271">
        <w:rPr>
          <w:rFonts w:cs="Arial"/>
          <w:szCs w:val="20"/>
        </w:rPr>
        <w:t xml:space="preserve"> </w:t>
      </w:r>
    </w:p>
    <w:p w:rsidR="005B0507" w:rsidRPr="005B0507" w:rsidRDefault="005B0507" w:rsidP="005B0507">
      <w:pPr>
        <w:ind w:left="547"/>
        <w:rPr>
          <w:rFonts w:cs="Arial"/>
          <w:strike/>
          <w:szCs w:val="20"/>
        </w:rPr>
      </w:pPr>
      <w:r w:rsidRPr="005B0507">
        <w:rPr>
          <w:rFonts w:cs="Arial"/>
          <w:strike/>
          <w:szCs w:val="20"/>
        </w:rPr>
        <w:t>In general, a greater number of general IT controls related to IT applications and databases are likely to be relevant to the audit than for other aspects of the IT environment. This is because these aspects are the most closely concerned with the processing and storage of information and most subject to automated controls used in the entity’s information system. In identifying general IT controls, the auditor may consider controls over actions of both end users and of the entity’s IT personnel or IT service providers</w:t>
      </w:r>
    </w:p>
    <w:p w:rsidR="005B0507" w:rsidRDefault="003E1141" w:rsidP="00962CFA">
      <w:pPr>
        <w:ind w:left="547" w:hanging="547"/>
        <w:rPr>
          <w:rFonts w:cs="Arial"/>
          <w:szCs w:val="20"/>
        </w:rPr>
      </w:pPr>
      <w:r w:rsidRPr="00961271">
        <w:rPr>
          <w:rFonts w:cs="Arial"/>
          <w:szCs w:val="20"/>
        </w:rPr>
        <w:t>A193.</w:t>
      </w:r>
      <w:r w:rsidR="00380438">
        <w:rPr>
          <w:rFonts w:cs="Arial"/>
          <w:szCs w:val="20"/>
        </w:rPr>
        <w:t xml:space="preserve"> </w:t>
      </w:r>
      <w:r w:rsidR="000B18A1">
        <w:rPr>
          <w:rFonts w:cs="Arial"/>
          <w:szCs w:val="20"/>
        </w:rPr>
        <w:t>[</w:t>
      </w:r>
      <w:r w:rsidR="00380438" w:rsidRPr="00380438">
        <w:rPr>
          <w:rFonts w:cs="Arial"/>
          <w:i/>
          <w:szCs w:val="20"/>
          <w:highlight w:val="yellow"/>
        </w:rPr>
        <w:t>P</w:t>
      </w:r>
      <w:r w:rsidR="000B18A1" w:rsidRPr="00380438">
        <w:rPr>
          <w:rFonts w:cs="Arial"/>
          <w:i/>
          <w:szCs w:val="20"/>
          <w:highlight w:val="yellow"/>
        </w:rPr>
        <w:t>art</w:t>
      </w:r>
      <w:r w:rsidR="00380438" w:rsidRPr="00380438">
        <w:rPr>
          <w:rFonts w:cs="Arial"/>
          <w:i/>
          <w:szCs w:val="20"/>
          <w:highlight w:val="yellow"/>
        </w:rPr>
        <w:t>ly</w:t>
      </w:r>
      <w:r w:rsidR="000B18A1" w:rsidRPr="00380438">
        <w:rPr>
          <w:rFonts w:cs="Arial"/>
          <w:i/>
          <w:szCs w:val="20"/>
          <w:highlight w:val="yellow"/>
        </w:rPr>
        <w:t xml:space="preserve"> moved to </w:t>
      </w:r>
      <w:r w:rsidR="007D2284" w:rsidRPr="00380438">
        <w:rPr>
          <w:rFonts w:cs="Arial"/>
          <w:b/>
          <w:i/>
          <w:szCs w:val="20"/>
          <w:highlight w:val="yellow"/>
        </w:rPr>
        <w:t>Appendix 6</w:t>
      </w:r>
      <w:r w:rsidR="000B18A1">
        <w:rPr>
          <w:rFonts w:cs="Arial"/>
          <w:szCs w:val="20"/>
        </w:rPr>
        <w:t>]</w:t>
      </w:r>
    </w:p>
    <w:p w:rsidR="003E1141" w:rsidRPr="00380438" w:rsidRDefault="005B0507" w:rsidP="00380438">
      <w:pPr>
        <w:ind w:left="547"/>
        <w:rPr>
          <w:rFonts w:cs="Arial"/>
          <w:strike/>
          <w:szCs w:val="20"/>
        </w:rPr>
      </w:pPr>
      <w:r w:rsidRPr="005B0507">
        <w:rPr>
          <w:rFonts w:cs="Arial"/>
          <w:strike/>
          <w:szCs w:val="20"/>
        </w:rPr>
        <w:t>Identifying the risks arising from the use of IT and the general IT controls relevant to the audit is likely to require the involvement of team members with specialized skills in IT, other than for the simplest of IT environments. Such involvement is likely to be essential, and may need to be extensive, for complex IT environments.</w:t>
      </w:r>
      <w:r w:rsidR="00380438" w:rsidRPr="00380438">
        <w:rPr>
          <w:rFonts w:cs="Arial"/>
          <w:szCs w:val="20"/>
        </w:rPr>
        <w:t xml:space="preserve"> </w:t>
      </w:r>
      <w:del w:id="1467" w:author="Author">
        <w:r w:rsidR="003E1141" w:rsidRPr="00380438" w:rsidDel="007D2284">
          <w:rPr>
            <w:rFonts w:cs="Arial"/>
            <w:szCs w:val="20"/>
          </w:rPr>
          <w:delText>Appendix 4 provides further explanation of the nature of the general IT controls typically implemented for different aspects of the IT environment. In addition, examples of general IT controls for different IT processes are provided.</w:delText>
        </w:r>
      </w:del>
    </w:p>
    <w:p w:rsidR="007D2284" w:rsidRPr="00961271" w:rsidDel="007D2284" w:rsidRDefault="003E1141" w:rsidP="00971C2C">
      <w:pPr>
        <w:keepNext/>
        <w:spacing w:before="240"/>
        <w:rPr>
          <w:del w:id="1468" w:author="Author"/>
          <w:rFonts w:cs="Arial"/>
          <w:kern w:val="20"/>
          <w:szCs w:val="20"/>
        </w:rPr>
      </w:pPr>
      <w:r w:rsidRPr="00961271">
        <w:rPr>
          <w:rFonts w:cs="Arial"/>
          <w:kern w:val="20"/>
          <w:szCs w:val="20"/>
        </w:rPr>
        <w:t xml:space="preserve">Evaluating the Design, and Determining Implementation of, </w:t>
      </w:r>
      <w:ins w:id="1469" w:author="Author">
        <w:r w:rsidR="00D64AC0">
          <w:rPr>
            <w:rFonts w:cs="Arial"/>
            <w:kern w:val="20"/>
            <w:szCs w:val="20"/>
          </w:rPr>
          <w:t xml:space="preserve">Identified </w:t>
        </w:r>
      </w:ins>
      <w:r w:rsidRPr="00961271">
        <w:rPr>
          <w:rFonts w:cs="Arial"/>
          <w:kern w:val="20"/>
          <w:szCs w:val="20"/>
        </w:rPr>
        <w:t xml:space="preserve">Controls </w:t>
      </w:r>
      <w:del w:id="1470" w:author="Author">
        <w:r w:rsidRPr="00961271" w:rsidDel="00326A11">
          <w:rPr>
            <w:rFonts w:cs="Arial"/>
            <w:kern w:val="20"/>
            <w:szCs w:val="20"/>
          </w:rPr>
          <w:delText>Rel</w:delText>
        </w:r>
        <w:r w:rsidDel="00326A11">
          <w:rPr>
            <w:rFonts w:cs="Arial"/>
            <w:kern w:val="20"/>
            <w:szCs w:val="20"/>
          </w:rPr>
          <w:delText>evant to the Audit</w:delText>
        </w:r>
      </w:del>
      <w:ins w:id="1471" w:author="Author">
        <w:r w:rsidR="00326A11">
          <w:rPr>
            <w:rFonts w:cs="Arial"/>
            <w:kern w:val="20"/>
            <w:szCs w:val="20"/>
          </w:rPr>
          <w:t>in the Control Activities Component</w:t>
        </w:r>
      </w:ins>
      <w:r>
        <w:rPr>
          <w:rFonts w:cs="Arial"/>
          <w:kern w:val="20"/>
          <w:szCs w:val="20"/>
        </w:rPr>
        <w:t xml:space="preserve"> (Ref: Para 42</w:t>
      </w:r>
      <w:r w:rsidRPr="00961271">
        <w:rPr>
          <w:rFonts w:cs="Arial"/>
          <w:kern w:val="20"/>
          <w:szCs w:val="20"/>
        </w:rPr>
        <w:t>)</w:t>
      </w:r>
    </w:p>
    <w:p w:rsidR="003E1141" w:rsidRPr="00961271" w:rsidRDefault="003E1141" w:rsidP="00971C2C">
      <w:pPr>
        <w:ind w:left="547" w:hanging="547"/>
        <w:rPr>
          <w:rFonts w:cs="Arial"/>
          <w:szCs w:val="20"/>
        </w:rPr>
      </w:pPr>
      <w:r w:rsidRPr="00961271">
        <w:rPr>
          <w:rFonts w:cs="Arial"/>
          <w:szCs w:val="20"/>
        </w:rPr>
        <w:t>A194.</w:t>
      </w:r>
      <w:r w:rsidRPr="00961271">
        <w:rPr>
          <w:rFonts w:cs="Arial"/>
          <w:szCs w:val="20"/>
        </w:rPr>
        <w:tab/>
        <w:t>Evaluating the design of a</w:t>
      </w:r>
      <w:ins w:id="1472" w:author="Author">
        <w:r w:rsidR="00D64AC0">
          <w:rPr>
            <w:rFonts w:cs="Arial"/>
            <w:szCs w:val="20"/>
          </w:rPr>
          <w:t>n identified</w:t>
        </w:r>
      </w:ins>
      <w:r w:rsidRPr="00961271">
        <w:rPr>
          <w:rFonts w:cs="Arial"/>
          <w:szCs w:val="20"/>
        </w:rPr>
        <w:t xml:space="preserve"> control involves </w:t>
      </w:r>
      <w:del w:id="1473" w:author="Author">
        <w:r w:rsidRPr="00961271" w:rsidDel="007D2284">
          <w:rPr>
            <w:rFonts w:cs="Arial"/>
            <w:szCs w:val="20"/>
          </w:rPr>
          <w:delText xml:space="preserve">considering </w:delText>
        </w:r>
      </w:del>
      <w:ins w:id="1474" w:author="Author">
        <w:r w:rsidR="007D2284">
          <w:rPr>
            <w:rFonts w:cs="Arial"/>
            <w:szCs w:val="20"/>
          </w:rPr>
          <w:t>the auditor’s consideration of</w:t>
        </w:r>
        <w:r w:rsidR="007D2284" w:rsidRPr="00961271">
          <w:rPr>
            <w:rFonts w:cs="Arial"/>
            <w:szCs w:val="20"/>
          </w:rPr>
          <w:t xml:space="preserve"> </w:t>
        </w:r>
      </w:ins>
      <w:r w:rsidRPr="00961271">
        <w:rPr>
          <w:rFonts w:cs="Arial"/>
          <w:szCs w:val="20"/>
        </w:rPr>
        <w:t xml:space="preserve">whether the control, individually or in combination with other controls, is capable of effectively preventing, or detecting and correcting, material misstatements (i.e., the control objective). </w:t>
      </w:r>
      <w:ins w:id="1475" w:author="Author">
        <w:r w:rsidR="007D2284">
          <w:rPr>
            <w:rFonts w:cs="Arial"/>
            <w:szCs w:val="20"/>
          </w:rPr>
          <w:t>The auditor determines the i</w:t>
        </w:r>
      </w:ins>
      <w:del w:id="1476" w:author="Author">
        <w:r w:rsidRPr="00961271" w:rsidDel="007D2284">
          <w:rPr>
            <w:rFonts w:cs="Arial"/>
            <w:szCs w:val="20"/>
          </w:rPr>
          <w:delText>I</w:delText>
        </w:r>
      </w:del>
      <w:r w:rsidRPr="00961271">
        <w:rPr>
          <w:rFonts w:cs="Arial"/>
          <w:szCs w:val="20"/>
        </w:rPr>
        <w:t>mplementation of a</w:t>
      </w:r>
      <w:ins w:id="1477" w:author="Author">
        <w:r w:rsidR="00D64AC0">
          <w:rPr>
            <w:rFonts w:cs="Arial"/>
            <w:szCs w:val="20"/>
          </w:rPr>
          <w:t>n identified</w:t>
        </w:r>
      </w:ins>
      <w:r w:rsidRPr="00961271">
        <w:rPr>
          <w:rFonts w:cs="Arial"/>
          <w:szCs w:val="20"/>
        </w:rPr>
        <w:t xml:space="preserve"> control </w:t>
      </w:r>
      <w:del w:id="1478" w:author="Author">
        <w:r w:rsidRPr="00961271" w:rsidDel="007D2284">
          <w:rPr>
            <w:rFonts w:cs="Arial"/>
            <w:szCs w:val="20"/>
          </w:rPr>
          <w:delText xml:space="preserve">means </w:delText>
        </w:r>
      </w:del>
      <w:ins w:id="1479" w:author="Author">
        <w:r w:rsidR="007D2284">
          <w:rPr>
            <w:rFonts w:cs="Arial"/>
            <w:szCs w:val="20"/>
          </w:rPr>
          <w:t>by determining</w:t>
        </w:r>
        <w:r w:rsidR="007D2284" w:rsidRPr="00961271">
          <w:rPr>
            <w:rFonts w:cs="Arial"/>
            <w:szCs w:val="20"/>
          </w:rPr>
          <w:t xml:space="preserve"> </w:t>
        </w:r>
      </w:ins>
      <w:r w:rsidRPr="00961271">
        <w:rPr>
          <w:rFonts w:cs="Arial"/>
          <w:szCs w:val="20"/>
        </w:rPr>
        <w:t xml:space="preserve">that the control exists and that the entity is using it. There is little point in </w:t>
      </w:r>
      <w:ins w:id="1480" w:author="Author">
        <w:r w:rsidR="007D2284">
          <w:rPr>
            <w:rFonts w:cs="Arial"/>
            <w:szCs w:val="20"/>
          </w:rPr>
          <w:t xml:space="preserve">the auditor </w:t>
        </w:r>
      </w:ins>
      <w:r w:rsidRPr="00961271">
        <w:rPr>
          <w:rFonts w:cs="Arial"/>
          <w:szCs w:val="20"/>
        </w:rPr>
        <w:t>assessing the implementation of a control that is not designed effectively</w:t>
      </w:r>
      <w:ins w:id="1481" w:author="Author">
        <w:r w:rsidR="007D2284">
          <w:rPr>
            <w:rFonts w:cs="Arial"/>
            <w:szCs w:val="20"/>
          </w:rPr>
          <w:t>.</w:t>
        </w:r>
      </w:ins>
      <w:del w:id="1482" w:author="Author">
        <w:r w:rsidRPr="00961271" w:rsidDel="007D2284">
          <w:rPr>
            <w:rFonts w:cs="Arial"/>
            <w:szCs w:val="20"/>
          </w:rPr>
          <w:delText>,</w:delText>
        </w:r>
      </w:del>
      <w:ins w:id="1483" w:author="Author">
        <w:r w:rsidR="007D2284">
          <w:rPr>
            <w:rFonts w:cs="Arial"/>
            <w:szCs w:val="20"/>
          </w:rPr>
          <w:t xml:space="preserve"> Therefore, the auditor evaluates</w:t>
        </w:r>
      </w:ins>
      <w:r w:rsidRPr="00961271">
        <w:rPr>
          <w:rFonts w:cs="Arial"/>
          <w:szCs w:val="20"/>
        </w:rPr>
        <w:t xml:space="preserve"> </w:t>
      </w:r>
      <w:del w:id="1484" w:author="Author">
        <w:r w:rsidRPr="00961271" w:rsidDel="007D2284">
          <w:rPr>
            <w:rFonts w:cs="Arial"/>
            <w:szCs w:val="20"/>
          </w:rPr>
          <w:delText xml:space="preserve">and so </w:delText>
        </w:r>
      </w:del>
      <w:r w:rsidRPr="00961271">
        <w:rPr>
          <w:rFonts w:cs="Arial"/>
          <w:szCs w:val="20"/>
        </w:rPr>
        <w:t xml:space="preserve">the design of a control is considered first. An improperly designed control may represent a significant control deficiency. </w:t>
      </w:r>
    </w:p>
    <w:p w:rsidR="003E1141" w:rsidRPr="008F2998" w:rsidRDefault="003E1141" w:rsidP="008F2998">
      <w:pPr>
        <w:ind w:left="547" w:hanging="547"/>
        <w:rPr>
          <w:rFonts w:cs="Arial"/>
          <w:szCs w:val="20"/>
        </w:rPr>
      </w:pPr>
      <w:r w:rsidRPr="00961271">
        <w:rPr>
          <w:rFonts w:cs="Arial"/>
          <w:szCs w:val="20"/>
        </w:rPr>
        <w:t>A195.</w:t>
      </w:r>
      <w:r w:rsidRPr="00961271">
        <w:rPr>
          <w:rFonts w:cs="Arial"/>
          <w:szCs w:val="20"/>
        </w:rPr>
        <w:tab/>
        <w:t xml:space="preserve">In making risk assessments, the auditor may identify </w:t>
      </w:r>
      <w:del w:id="1485" w:author="Author">
        <w:r w:rsidRPr="00961271" w:rsidDel="00D64AC0">
          <w:rPr>
            <w:rFonts w:cs="Arial"/>
            <w:szCs w:val="20"/>
          </w:rPr>
          <w:delText xml:space="preserve">the </w:delText>
        </w:r>
      </w:del>
      <w:r w:rsidRPr="00961271">
        <w:rPr>
          <w:rFonts w:cs="Arial"/>
          <w:szCs w:val="20"/>
        </w:rPr>
        <w:t>controls that are likely to prevent, or detect and correct, material misstatement in specific assertions. Generally, it is useful to obtain an understanding of controls and relate them to risks of material misstatement in the context of processes and, when applicable, IT applications in which they exist.</w:t>
      </w:r>
      <w:r w:rsidR="008F2998">
        <w:rPr>
          <w:rFonts w:cs="Arial"/>
          <w:szCs w:val="20"/>
        </w:rPr>
        <w:t xml:space="preserve"> </w:t>
      </w:r>
      <w:r w:rsidR="002C5076">
        <w:rPr>
          <w:rFonts w:cs="Arial"/>
          <w:szCs w:val="20"/>
        </w:rPr>
        <w:t>[</w:t>
      </w:r>
      <w:r w:rsidR="005B0507" w:rsidRPr="00821A91">
        <w:rPr>
          <w:rFonts w:cs="Arial"/>
          <w:i/>
          <w:szCs w:val="20"/>
          <w:highlight w:val="yellow"/>
        </w:rPr>
        <w:t>M</w:t>
      </w:r>
      <w:r w:rsidR="002C5076" w:rsidRPr="00821A91">
        <w:rPr>
          <w:rFonts w:cs="Arial"/>
          <w:i/>
          <w:szCs w:val="20"/>
          <w:highlight w:val="yellow"/>
        </w:rPr>
        <w:t xml:space="preserve">oved to </w:t>
      </w:r>
      <w:r w:rsidR="008F2998" w:rsidRPr="00821A91">
        <w:rPr>
          <w:rFonts w:cs="Arial"/>
          <w:i/>
          <w:szCs w:val="20"/>
          <w:highlight w:val="yellow"/>
        </w:rPr>
        <w:t xml:space="preserve">and reworded in </w:t>
      </w:r>
      <w:r w:rsidR="005B0507" w:rsidRPr="00821A91">
        <w:rPr>
          <w:rFonts w:cs="Arial"/>
          <w:i/>
          <w:szCs w:val="20"/>
          <w:highlight w:val="yellow"/>
        </w:rPr>
        <w:t xml:space="preserve">para. </w:t>
      </w:r>
      <w:r w:rsidR="002C5076" w:rsidRPr="00821A91">
        <w:rPr>
          <w:rFonts w:cs="Arial"/>
          <w:i/>
          <w:szCs w:val="20"/>
          <w:highlight w:val="yellow"/>
        </w:rPr>
        <w:t>A196a</w:t>
      </w:r>
      <w:r w:rsidR="002C5076" w:rsidRPr="008F2998">
        <w:rPr>
          <w:rFonts w:cs="Arial"/>
          <w:szCs w:val="20"/>
        </w:rPr>
        <w:t>]</w:t>
      </w:r>
      <w:r w:rsidR="008F2998" w:rsidRPr="008F2998">
        <w:rPr>
          <w:rFonts w:cs="Arial"/>
          <w:szCs w:val="20"/>
        </w:rPr>
        <w:t xml:space="preserve"> </w:t>
      </w:r>
      <w:r w:rsidRPr="008F2998">
        <w:rPr>
          <w:rFonts w:cs="Arial"/>
          <w:strike/>
          <w:szCs w:val="20"/>
        </w:rPr>
        <w:t xml:space="preserve">The relationship to IT applications assists with relating the general IT controls relevant to the audit to the controls that they support. In many cases, an individual control may not in itself adequately address a risk of material misstatement. Often, only multiple controls, together with other </w:t>
      </w:r>
      <w:r w:rsidRPr="008F2998">
        <w:rPr>
          <w:rFonts w:cs="Arial"/>
          <w:strike/>
          <w:szCs w:val="20"/>
        </w:rPr>
        <w:lastRenderedPageBreak/>
        <w:t>components of the system of internal control, will be sufficient to address a risk of material misstatement.</w:t>
      </w:r>
    </w:p>
    <w:p w:rsidR="00326A11" w:rsidRDefault="003E1141" w:rsidP="00C83E19">
      <w:pPr>
        <w:spacing w:after="120"/>
        <w:ind w:left="547" w:hanging="547"/>
        <w:rPr>
          <w:ins w:id="1486" w:author="Author"/>
          <w:rFonts w:cs="Arial"/>
          <w:szCs w:val="20"/>
        </w:rPr>
      </w:pPr>
      <w:r w:rsidRPr="00961271">
        <w:rPr>
          <w:rFonts w:cs="Arial"/>
          <w:szCs w:val="20"/>
        </w:rPr>
        <w:t>A196.</w:t>
      </w:r>
      <w:r w:rsidRPr="00961271">
        <w:rPr>
          <w:rFonts w:cs="Arial"/>
          <w:szCs w:val="20"/>
        </w:rPr>
        <w:tab/>
      </w:r>
      <w:del w:id="1487" w:author="Author">
        <w:r w:rsidRPr="00961271" w:rsidDel="002C5076">
          <w:rPr>
            <w:rFonts w:cs="Arial"/>
            <w:szCs w:val="20"/>
          </w:rPr>
          <w:delText>Conversely, some</w:delText>
        </w:r>
      </w:del>
      <w:ins w:id="1488" w:author="Author">
        <w:r w:rsidR="002C5076">
          <w:rPr>
            <w:rFonts w:cs="Arial"/>
            <w:szCs w:val="20"/>
          </w:rPr>
          <w:t>Many identified</w:t>
        </w:r>
      </w:ins>
      <w:r w:rsidRPr="00961271">
        <w:rPr>
          <w:rFonts w:cs="Arial"/>
          <w:szCs w:val="20"/>
        </w:rPr>
        <w:t xml:space="preserve"> controls may</w:t>
      </w:r>
      <w:ins w:id="1489" w:author="Author">
        <w:r w:rsidR="002C5076">
          <w:rPr>
            <w:rFonts w:cs="Arial"/>
            <w:szCs w:val="20"/>
          </w:rPr>
          <w:t xml:space="preserve"> be direct controls that therefore</w:t>
        </w:r>
      </w:ins>
      <w:r w:rsidRPr="00961271">
        <w:rPr>
          <w:rFonts w:cs="Arial"/>
          <w:szCs w:val="20"/>
        </w:rPr>
        <w:t xml:space="preserve"> </w:t>
      </w:r>
      <w:del w:id="1490" w:author="Author">
        <w:r w:rsidRPr="00961271" w:rsidDel="002C5076">
          <w:rPr>
            <w:rFonts w:cs="Arial"/>
            <w:szCs w:val="20"/>
          </w:rPr>
          <w:delText>have a specific effect</w:delText>
        </w:r>
      </w:del>
      <w:ins w:id="1491" w:author="Author">
        <w:r w:rsidR="002C5076">
          <w:rPr>
            <w:rFonts w:cs="Arial"/>
            <w:szCs w:val="20"/>
          </w:rPr>
          <w:t>directly address</w:t>
        </w:r>
      </w:ins>
      <w:r w:rsidRPr="00961271">
        <w:rPr>
          <w:rFonts w:cs="Arial"/>
          <w:szCs w:val="20"/>
        </w:rPr>
        <w:t xml:space="preserve"> </w:t>
      </w:r>
      <w:del w:id="1492" w:author="Author">
        <w:r w:rsidRPr="00961271" w:rsidDel="002C5076">
          <w:rPr>
            <w:rFonts w:cs="Arial"/>
            <w:szCs w:val="20"/>
          </w:rPr>
          <w:delText xml:space="preserve">on an individual </w:delText>
        </w:r>
      </w:del>
      <w:r w:rsidRPr="00961271">
        <w:rPr>
          <w:rFonts w:cs="Arial"/>
          <w:szCs w:val="20"/>
        </w:rPr>
        <w:t>risk</w:t>
      </w:r>
      <w:ins w:id="1493" w:author="Author">
        <w:r w:rsidR="002C5076">
          <w:rPr>
            <w:rFonts w:cs="Arial"/>
            <w:szCs w:val="20"/>
          </w:rPr>
          <w:t xml:space="preserve">s </w:t>
        </w:r>
      </w:ins>
      <w:del w:id="1494" w:author="Author">
        <w:r w:rsidRPr="00961271" w:rsidDel="002C5076">
          <w:rPr>
            <w:rFonts w:cs="Arial"/>
            <w:szCs w:val="20"/>
          </w:rPr>
          <w:delText xml:space="preserve"> </w:delText>
        </w:r>
      </w:del>
      <w:r w:rsidRPr="00961271">
        <w:rPr>
          <w:rFonts w:cs="Arial"/>
          <w:szCs w:val="20"/>
        </w:rPr>
        <w:t xml:space="preserve">of material misstatement at the assertion level embodied in a particular significant class of transactions or account balance. </w:t>
      </w:r>
    </w:p>
    <w:tbl>
      <w:tblPr>
        <w:tblStyle w:val="TableGrid"/>
        <w:tblW w:w="0" w:type="auto"/>
        <w:tblInd w:w="547" w:type="dxa"/>
        <w:tblLook w:val="04A0" w:firstRow="1" w:lastRow="0" w:firstColumn="1" w:lastColumn="0" w:noHBand="0" w:noVBand="1"/>
      </w:tblPr>
      <w:tblGrid>
        <w:gridCol w:w="8793"/>
      </w:tblGrid>
      <w:tr w:rsidR="00326A11" w:rsidTr="00326A11">
        <w:trPr>
          <w:ins w:id="1495" w:author="Author"/>
        </w:trPr>
        <w:tc>
          <w:tcPr>
            <w:tcW w:w="9340" w:type="dxa"/>
          </w:tcPr>
          <w:p w:rsidR="00326A11" w:rsidRDefault="00326A11" w:rsidP="00326A11">
            <w:pPr>
              <w:ind w:left="547" w:hanging="547"/>
              <w:rPr>
                <w:ins w:id="1496" w:author="Author"/>
                <w:rFonts w:cs="Arial"/>
                <w:szCs w:val="20"/>
              </w:rPr>
            </w:pPr>
            <w:del w:id="1497" w:author="Author">
              <w:r w:rsidRPr="00961271" w:rsidDel="00326A11">
                <w:rPr>
                  <w:rFonts w:cs="Arial"/>
                  <w:szCs w:val="20"/>
                </w:rPr>
                <w:delText>For e</w:delText>
              </w:r>
            </w:del>
            <w:ins w:id="1498" w:author="Author">
              <w:r>
                <w:rPr>
                  <w:rFonts w:cs="Arial"/>
                  <w:szCs w:val="20"/>
                </w:rPr>
                <w:t>E</w:t>
              </w:r>
            </w:ins>
            <w:r w:rsidRPr="00961271">
              <w:rPr>
                <w:rFonts w:cs="Arial"/>
                <w:szCs w:val="20"/>
              </w:rPr>
              <w:t>xample</w:t>
            </w:r>
            <w:ins w:id="1499" w:author="Author">
              <w:r>
                <w:rPr>
                  <w:rFonts w:cs="Arial"/>
                  <w:szCs w:val="20"/>
                </w:rPr>
                <w:t>:</w:t>
              </w:r>
            </w:ins>
          </w:p>
          <w:p w:rsidR="00326A11" w:rsidRDefault="00326A11" w:rsidP="00C83E19">
            <w:pPr>
              <w:rPr>
                <w:ins w:id="1500" w:author="Author"/>
                <w:rFonts w:cs="Arial"/>
                <w:szCs w:val="20"/>
              </w:rPr>
            </w:pPr>
            <w:del w:id="1501" w:author="Author">
              <w:r w:rsidRPr="00961271" w:rsidDel="00326A11">
                <w:rPr>
                  <w:rFonts w:cs="Arial"/>
                  <w:szCs w:val="20"/>
                </w:rPr>
                <w:delText>, t</w:delText>
              </w:r>
            </w:del>
            <w:ins w:id="1502" w:author="Author">
              <w:r>
                <w:rPr>
                  <w:rFonts w:cs="Arial"/>
                  <w:szCs w:val="20"/>
                </w:rPr>
                <w:t>T</w:t>
              </w:r>
            </w:ins>
            <w:r w:rsidRPr="00961271">
              <w:rPr>
                <w:rFonts w:cs="Arial"/>
                <w:szCs w:val="20"/>
              </w:rPr>
              <w:t xml:space="preserve">he controls that an entity </w:t>
            </w:r>
            <w:ins w:id="1503" w:author="Author">
              <w:r w:rsidR="00C83E19">
                <w:rPr>
                  <w:rFonts w:cs="Arial"/>
                  <w:szCs w:val="20"/>
                </w:rPr>
                <w:t xml:space="preserve">has </w:t>
              </w:r>
            </w:ins>
            <w:r w:rsidRPr="00961271">
              <w:rPr>
                <w:rFonts w:cs="Arial"/>
                <w:szCs w:val="20"/>
              </w:rPr>
              <w:t>established to ensure that its personnel are properly counting and recording the annual physical inventory relate directly to the risks of material misstatement relevant to the existence and completeness assertions for the inventory account balance.</w:t>
            </w:r>
          </w:p>
        </w:tc>
      </w:tr>
    </w:tbl>
    <w:p w:rsidR="00C83E19" w:rsidRDefault="003E1141" w:rsidP="00971C2C">
      <w:pPr>
        <w:ind w:left="547" w:hanging="547"/>
        <w:rPr>
          <w:ins w:id="1504" w:author="Author"/>
          <w:rFonts w:cs="Arial"/>
          <w:szCs w:val="20"/>
        </w:rPr>
      </w:pPr>
      <w:r w:rsidRPr="00961271">
        <w:rPr>
          <w:rFonts w:cs="Arial"/>
          <w:szCs w:val="20"/>
        </w:rPr>
        <w:t>A197.</w:t>
      </w:r>
      <w:r w:rsidRPr="00961271">
        <w:rPr>
          <w:rFonts w:cs="Arial"/>
          <w:szCs w:val="20"/>
        </w:rPr>
        <w:tab/>
      </w:r>
      <w:del w:id="1505" w:author="Author">
        <w:r w:rsidRPr="00961271" w:rsidDel="00C83E19">
          <w:rPr>
            <w:rFonts w:cs="Arial"/>
            <w:szCs w:val="20"/>
          </w:rPr>
          <w:delText xml:space="preserve">Controls that support other controls are indirect controls. </w:delText>
        </w:r>
      </w:del>
      <w:r w:rsidRPr="00961271">
        <w:rPr>
          <w:rFonts w:cs="Arial"/>
          <w:szCs w:val="20"/>
        </w:rPr>
        <w:t>The more indirect the relationship</w:t>
      </w:r>
      <w:ins w:id="1506" w:author="Author">
        <w:r w:rsidR="00C83E19">
          <w:rPr>
            <w:rFonts w:cs="Arial"/>
            <w:szCs w:val="20"/>
          </w:rPr>
          <w:t xml:space="preserve"> between controls that support other controls and the control that is being considered</w:t>
        </w:r>
      </w:ins>
      <w:r w:rsidRPr="00961271">
        <w:rPr>
          <w:rFonts w:cs="Arial"/>
          <w:szCs w:val="20"/>
        </w:rPr>
        <w:t xml:space="preserve">, the less effective that control may be in preventing, or detecting and correcting, misstatements related to the risk of material misstatement. </w:t>
      </w:r>
    </w:p>
    <w:tbl>
      <w:tblPr>
        <w:tblStyle w:val="TableGrid"/>
        <w:tblW w:w="0" w:type="auto"/>
        <w:tblInd w:w="547" w:type="dxa"/>
        <w:tblLook w:val="04A0" w:firstRow="1" w:lastRow="0" w:firstColumn="1" w:lastColumn="0" w:noHBand="0" w:noVBand="1"/>
      </w:tblPr>
      <w:tblGrid>
        <w:gridCol w:w="8793"/>
      </w:tblGrid>
      <w:tr w:rsidR="00C83E19" w:rsidTr="00C83E19">
        <w:trPr>
          <w:ins w:id="1507" w:author="Author"/>
        </w:trPr>
        <w:tc>
          <w:tcPr>
            <w:tcW w:w="9340" w:type="dxa"/>
          </w:tcPr>
          <w:p w:rsidR="00C83E19" w:rsidRDefault="00C83E19" w:rsidP="00C83E19">
            <w:pPr>
              <w:ind w:left="547" w:hanging="547"/>
              <w:rPr>
                <w:ins w:id="1508" w:author="Author"/>
                <w:rFonts w:cs="Arial"/>
                <w:szCs w:val="20"/>
              </w:rPr>
            </w:pPr>
            <w:del w:id="1509" w:author="Author">
              <w:r w:rsidRPr="00961271" w:rsidDel="00C83E19">
                <w:rPr>
                  <w:rFonts w:cs="Arial"/>
                  <w:szCs w:val="20"/>
                </w:rPr>
                <w:delText>For e</w:delText>
              </w:r>
            </w:del>
            <w:ins w:id="1510" w:author="Author">
              <w:r w:rsidR="00D64AC0">
                <w:rPr>
                  <w:rFonts w:cs="Arial"/>
                  <w:szCs w:val="20"/>
                </w:rPr>
                <w:t>E</w:t>
              </w:r>
              <w:del w:id="1511" w:author="Author">
                <w:r w:rsidDel="00D64AC0">
                  <w:rPr>
                    <w:rFonts w:cs="Arial"/>
                    <w:szCs w:val="20"/>
                  </w:rPr>
                  <w:delText>A</w:delText>
                </w:r>
              </w:del>
            </w:ins>
            <w:r w:rsidRPr="00961271">
              <w:rPr>
                <w:rFonts w:cs="Arial"/>
                <w:szCs w:val="20"/>
              </w:rPr>
              <w:t>xample</w:t>
            </w:r>
            <w:ins w:id="1512" w:author="Author">
              <w:r>
                <w:rPr>
                  <w:rFonts w:cs="Arial"/>
                  <w:szCs w:val="20"/>
                </w:rPr>
                <w:t>:</w:t>
              </w:r>
            </w:ins>
          </w:p>
          <w:p w:rsidR="00C83E19" w:rsidRDefault="00C83E19" w:rsidP="00C83E19">
            <w:pPr>
              <w:rPr>
                <w:ins w:id="1513" w:author="Author"/>
                <w:rFonts w:cs="Arial"/>
                <w:szCs w:val="20"/>
              </w:rPr>
            </w:pPr>
            <w:del w:id="1514" w:author="Author">
              <w:r w:rsidRPr="00961271" w:rsidDel="00C83E19">
                <w:rPr>
                  <w:rFonts w:cs="Arial"/>
                  <w:szCs w:val="20"/>
                </w:rPr>
                <w:delText>, a</w:delText>
              </w:r>
            </w:del>
            <w:ins w:id="1515" w:author="Author">
              <w:r>
                <w:rPr>
                  <w:rFonts w:cs="Arial"/>
                  <w:szCs w:val="20"/>
                </w:rPr>
                <w:t>A</w:t>
              </w:r>
            </w:ins>
            <w:r w:rsidRPr="00961271">
              <w:rPr>
                <w:rFonts w:cs="Arial"/>
                <w:szCs w:val="20"/>
              </w:rPr>
              <w:t xml:space="preserve"> sales manager’s review of a summary of sales activity for specific stores by region ordinarily is only indirectly related to the risks of material misstatement relevant to the completeness assertion for sales revenue. Accordingly, it may be less effective in reducing those risks than controls more directly related thereto, such as matching shipping documents with billing documents. Similarly, a general IT control alone is typically not sufficient to address a risk of material misstatement at the assertion level.</w:t>
            </w:r>
          </w:p>
        </w:tc>
      </w:tr>
    </w:tbl>
    <w:p w:rsidR="003E1141" w:rsidRPr="00961271" w:rsidRDefault="003E1141" w:rsidP="00971C2C">
      <w:pPr>
        <w:ind w:left="547" w:hanging="547"/>
        <w:rPr>
          <w:rFonts w:cs="Arial"/>
          <w:szCs w:val="20"/>
        </w:rPr>
      </w:pPr>
      <w:r w:rsidRPr="00961271">
        <w:rPr>
          <w:rFonts w:cs="Arial"/>
          <w:szCs w:val="20"/>
        </w:rPr>
        <w:t>A198.</w:t>
      </w:r>
      <w:r w:rsidRPr="00961271">
        <w:rPr>
          <w:rFonts w:cs="Arial"/>
          <w:szCs w:val="20"/>
        </w:rPr>
        <w:tab/>
        <w:t xml:space="preserve">Risk assessment procedures to obtain audit evidence about the design and implementation of </w:t>
      </w:r>
      <w:ins w:id="1516" w:author="Author">
        <w:r w:rsidR="00D64AC0">
          <w:rPr>
            <w:rFonts w:cs="Arial"/>
            <w:szCs w:val="20"/>
          </w:rPr>
          <w:t xml:space="preserve">identified </w:t>
        </w:r>
      </w:ins>
      <w:r w:rsidRPr="00961271">
        <w:rPr>
          <w:rFonts w:cs="Arial"/>
          <w:szCs w:val="20"/>
        </w:rPr>
        <w:t xml:space="preserve">controls </w:t>
      </w:r>
      <w:del w:id="1517" w:author="Author">
        <w:r w:rsidRPr="00961271" w:rsidDel="00D64AC0">
          <w:rPr>
            <w:rFonts w:cs="Arial"/>
            <w:szCs w:val="20"/>
          </w:rPr>
          <w:delText>relevant to the audit</w:delText>
        </w:r>
      </w:del>
      <w:ins w:id="1518" w:author="Author">
        <w:r w:rsidR="00D64AC0">
          <w:rPr>
            <w:rFonts w:cs="Arial"/>
            <w:szCs w:val="20"/>
          </w:rPr>
          <w:t>in the control activities component</w:t>
        </w:r>
      </w:ins>
      <w:r w:rsidRPr="00961271">
        <w:rPr>
          <w:rFonts w:cs="Arial"/>
          <w:szCs w:val="20"/>
        </w:rPr>
        <w:t xml:space="preserve"> may include:</w:t>
      </w:r>
    </w:p>
    <w:p w:rsidR="003E1141" w:rsidRPr="00961271" w:rsidRDefault="003E1141" w:rsidP="007B1D35">
      <w:pPr>
        <w:pStyle w:val="ListParagraph"/>
        <w:numPr>
          <w:ilvl w:val="0"/>
          <w:numId w:val="65"/>
        </w:numPr>
        <w:ind w:left="1094" w:hanging="547"/>
        <w:contextualSpacing w:val="0"/>
        <w:jc w:val="left"/>
        <w:rPr>
          <w:rFonts w:cs="Arial"/>
          <w:szCs w:val="20"/>
        </w:rPr>
      </w:pPr>
      <w:r w:rsidRPr="00961271">
        <w:rPr>
          <w:rFonts w:cs="Arial"/>
          <w:szCs w:val="20"/>
        </w:rPr>
        <w:t>Inquiring of entity personnel.</w:t>
      </w:r>
    </w:p>
    <w:p w:rsidR="003E1141" w:rsidRPr="00961271" w:rsidRDefault="003E1141" w:rsidP="007B1D35">
      <w:pPr>
        <w:pStyle w:val="ListParagraph"/>
        <w:numPr>
          <w:ilvl w:val="0"/>
          <w:numId w:val="65"/>
        </w:numPr>
        <w:ind w:left="1094" w:hanging="547"/>
        <w:contextualSpacing w:val="0"/>
        <w:jc w:val="left"/>
        <w:rPr>
          <w:rFonts w:cs="Arial"/>
          <w:szCs w:val="20"/>
        </w:rPr>
      </w:pPr>
      <w:r w:rsidRPr="00961271">
        <w:rPr>
          <w:rFonts w:cs="Arial"/>
          <w:szCs w:val="20"/>
        </w:rPr>
        <w:t>Observing the application of specific controls.</w:t>
      </w:r>
    </w:p>
    <w:p w:rsidR="003E1141" w:rsidRPr="00961271" w:rsidRDefault="003E1141" w:rsidP="007B1D35">
      <w:pPr>
        <w:pStyle w:val="ListParagraph"/>
        <w:numPr>
          <w:ilvl w:val="0"/>
          <w:numId w:val="65"/>
        </w:numPr>
        <w:ind w:left="1094" w:hanging="547"/>
        <w:contextualSpacing w:val="0"/>
        <w:jc w:val="left"/>
        <w:rPr>
          <w:rFonts w:cs="Arial"/>
          <w:szCs w:val="20"/>
        </w:rPr>
      </w:pPr>
      <w:r w:rsidRPr="00961271">
        <w:rPr>
          <w:rFonts w:cs="Arial"/>
          <w:szCs w:val="20"/>
        </w:rPr>
        <w:t>Inspecting documents and reports.</w:t>
      </w:r>
    </w:p>
    <w:p w:rsidR="003E1141" w:rsidRPr="00961271" w:rsidRDefault="003E1141" w:rsidP="00971C2C">
      <w:pPr>
        <w:ind w:left="547"/>
        <w:rPr>
          <w:rFonts w:cs="Arial"/>
          <w:szCs w:val="20"/>
        </w:rPr>
      </w:pPr>
      <w:r w:rsidRPr="00961271">
        <w:rPr>
          <w:rFonts w:cs="Arial"/>
          <w:szCs w:val="20"/>
        </w:rPr>
        <w:t>Inquiry alone, however, is not sufficient for such purposes.</w:t>
      </w:r>
    </w:p>
    <w:p w:rsidR="00442505" w:rsidRDefault="00442505" w:rsidP="00442505">
      <w:pPr>
        <w:ind w:left="547" w:hanging="547"/>
        <w:rPr>
          <w:ins w:id="1519" w:author="Author"/>
          <w:rFonts w:cs="Arial"/>
          <w:szCs w:val="20"/>
        </w:rPr>
      </w:pPr>
      <w:ins w:id="1520" w:author="Author">
        <w:r>
          <w:rPr>
            <w:rFonts w:cs="Arial"/>
            <w:szCs w:val="20"/>
          </w:rPr>
          <w:t xml:space="preserve">A198a. </w:t>
        </w:r>
      </w:ins>
      <w:r w:rsidR="005B0507">
        <w:rPr>
          <w:rFonts w:cs="Arial"/>
          <w:szCs w:val="20"/>
        </w:rPr>
        <w:t>[</w:t>
      </w:r>
      <w:r w:rsidR="005B0507" w:rsidRPr="00821A91">
        <w:rPr>
          <w:rFonts w:cs="Arial"/>
          <w:i/>
          <w:szCs w:val="20"/>
          <w:highlight w:val="yellow"/>
        </w:rPr>
        <w:t xml:space="preserve">Moved </w:t>
      </w:r>
      <w:r w:rsidRPr="00821A91">
        <w:rPr>
          <w:rFonts w:cs="Arial"/>
          <w:i/>
          <w:szCs w:val="20"/>
          <w:highlight w:val="yellow"/>
        </w:rPr>
        <w:t>from</w:t>
      </w:r>
      <w:r w:rsidR="008F2998" w:rsidRPr="00821A91">
        <w:rPr>
          <w:rFonts w:cs="Arial"/>
          <w:i/>
          <w:szCs w:val="20"/>
          <w:highlight w:val="yellow"/>
        </w:rPr>
        <w:t xml:space="preserve"> first bullet </w:t>
      </w:r>
      <w:r w:rsidR="005B0507" w:rsidRPr="00821A91">
        <w:rPr>
          <w:rFonts w:cs="Arial"/>
          <w:i/>
          <w:szCs w:val="20"/>
          <w:highlight w:val="yellow"/>
        </w:rPr>
        <w:t xml:space="preserve">of para. </w:t>
      </w:r>
      <w:r w:rsidRPr="00821A91">
        <w:rPr>
          <w:rFonts w:cs="Arial"/>
          <w:i/>
          <w:szCs w:val="20"/>
          <w:highlight w:val="yellow"/>
        </w:rPr>
        <w:t>A200</w:t>
      </w:r>
      <w:r w:rsidR="008F2998" w:rsidRPr="00821A91">
        <w:rPr>
          <w:rFonts w:cs="Arial"/>
          <w:i/>
          <w:szCs w:val="20"/>
          <w:highlight w:val="yellow"/>
        </w:rPr>
        <w:t xml:space="preserve"> and reworded</w:t>
      </w:r>
      <w:r>
        <w:rPr>
          <w:rFonts w:cs="Arial"/>
          <w:szCs w:val="20"/>
        </w:rPr>
        <w:t>]</w:t>
      </w:r>
      <w:ins w:id="1521" w:author="Author">
        <w:r>
          <w:rPr>
            <w:rFonts w:cs="Arial"/>
            <w:szCs w:val="20"/>
          </w:rPr>
          <w:t xml:space="preserve"> T</w:t>
        </w:r>
        <w:r w:rsidRPr="00961271">
          <w:rPr>
            <w:rFonts w:cs="Arial"/>
            <w:szCs w:val="20"/>
          </w:rPr>
          <w:t>he auditor may conclude that a control, which is effectively designed and implemented, may be appropriate to test in order to take its operating effectiveness into account in designing substantive procedures. When the auditor plans to test a control, the information obtained about the extent to which the control addresses the risk(s) of material misstatement is an input to the auditor’s control risk assessment at the assertion level.</w:t>
        </w:r>
      </w:ins>
    </w:p>
    <w:p w:rsidR="003E1141" w:rsidRPr="00961271" w:rsidRDefault="003E1141" w:rsidP="00971C2C">
      <w:pPr>
        <w:ind w:left="547" w:hanging="547"/>
        <w:rPr>
          <w:rFonts w:cs="Arial"/>
          <w:szCs w:val="20"/>
        </w:rPr>
      </w:pPr>
      <w:r w:rsidRPr="00961271">
        <w:rPr>
          <w:rFonts w:cs="Arial"/>
          <w:szCs w:val="20"/>
        </w:rPr>
        <w:t>A199.</w:t>
      </w:r>
      <w:r w:rsidRPr="00961271">
        <w:rPr>
          <w:rFonts w:cs="Arial"/>
          <w:szCs w:val="20"/>
        </w:rPr>
        <w:tab/>
        <w:t xml:space="preserve">Evaluating the design and determining the implementation of </w:t>
      </w:r>
      <w:ins w:id="1522" w:author="Author">
        <w:r w:rsidR="00D64AC0">
          <w:rPr>
            <w:rFonts w:cs="Arial"/>
            <w:szCs w:val="20"/>
          </w:rPr>
          <w:t xml:space="preserve">identified </w:t>
        </w:r>
      </w:ins>
      <w:r w:rsidRPr="00961271">
        <w:rPr>
          <w:rFonts w:cs="Arial"/>
          <w:szCs w:val="20"/>
        </w:rPr>
        <w:t xml:space="preserve">controls </w:t>
      </w:r>
      <w:del w:id="1523" w:author="Author">
        <w:r w:rsidRPr="00961271" w:rsidDel="00D64AC0">
          <w:rPr>
            <w:rFonts w:cs="Arial"/>
            <w:szCs w:val="20"/>
          </w:rPr>
          <w:delText>relevant to the audit</w:delText>
        </w:r>
      </w:del>
      <w:ins w:id="1524" w:author="Author">
        <w:r w:rsidR="00D64AC0">
          <w:rPr>
            <w:rFonts w:cs="Arial"/>
            <w:szCs w:val="20"/>
          </w:rPr>
          <w:t>in the control activities component</w:t>
        </w:r>
      </w:ins>
      <w:r w:rsidRPr="00961271">
        <w:rPr>
          <w:rFonts w:cs="Arial"/>
          <w:szCs w:val="20"/>
        </w:rPr>
        <w:t xml:space="preserve"> is not sufficient to test their operating effectiveness, unless </w:t>
      </w:r>
      <w:del w:id="1525" w:author="Author">
        <w:r w:rsidRPr="00961271" w:rsidDel="002C5076">
          <w:rPr>
            <w:rFonts w:cs="Arial"/>
            <w:szCs w:val="20"/>
          </w:rPr>
          <w:delText xml:space="preserve">there is </w:delText>
        </w:r>
      </w:del>
      <w:ins w:id="1526" w:author="Author">
        <w:r w:rsidR="002C5076">
          <w:rPr>
            <w:rFonts w:cs="Arial"/>
            <w:szCs w:val="20"/>
          </w:rPr>
          <w:t xml:space="preserve">a control is an automated control and the auditor has identified and tested general IT controls </w:t>
        </w:r>
      </w:ins>
      <w:del w:id="1527" w:author="Author">
        <w:r w:rsidRPr="00961271" w:rsidDel="002C5076">
          <w:rPr>
            <w:rFonts w:cs="Arial"/>
            <w:szCs w:val="20"/>
          </w:rPr>
          <w:delText xml:space="preserve">some automation </w:delText>
        </w:r>
      </w:del>
      <w:r w:rsidRPr="00961271">
        <w:rPr>
          <w:rFonts w:cs="Arial"/>
          <w:szCs w:val="20"/>
        </w:rPr>
        <w:t>that provide</w:t>
      </w:r>
      <w:del w:id="1528" w:author="Author">
        <w:r w:rsidRPr="00961271" w:rsidDel="002C5076">
          <w:rPr>
            <w:rFonts w:cs="Arial"/>
            <w:szCs w:val="20"/>
          </w:rPr>
          <w:delText>s</w:delText>
        </w:r>
      </w:del>
      <w:r w:rsidRPr="00961271">
        <w:rPr>
          <w:rFonts w:cs="Arial"/>
          <w:szCs w:val="20"/>
        </w:rPr>
        <w:t xml:space="preserve"> for the consistent operation of the </w:t>
      </w:r>
      <w:ins w:id="1529" w:author="Author">
        <w:r w:rsidR="002C5076">
          <w:rPr>
            <w:rFonts w:cs="Arial"/>
            <w:szCs w:val="20"/>
          </w:rPr>
          <w:t xml:space="preserve">automated </w:t>
        </w:r>
      </w:ins>
      <w:r w:rsidRPr="00961271">
        <w:rPr>
          <w:rFonts w:cs="Arial"/>
          <w:szCs w:val="20"/>
        </w:rPr>
        <w:t>control</w:t>
      </w:r>
      <w:del w:id="1530" w:author="Author">
        <w:r w:rsidRPr="00961271" w:rsidDel="002C5076">
          <w:rPr>
            <w:rFonts w:cs="Arial"/>
            <w:szCs w:val="20"/>
          </w:rPr>
          <w:delText>s</w:delText>
        </w:r>
      </w:del>
      <w:r w:rsidRPr="00961271">
        <w:rPr>
          <w:rFonts w:cs="Arial"/>
          <w:szCs w:val="20"/>
        </w:rPr>
        <w:t xml:space="preserve">. </w:t>
      </w:r>
      <w:del w:id="1531" w:author="Author">
        <w:r w:rsidRPr="00961271" w:rsidDel="002C5076">
          <w:rPr>
            <w:rFonts w:cs="Arial"/>
            <w:szCs w:val="20"/>
          </w:rPr>
          <w:delText>For example,</w:delText>
        </w:r>
      </w:del>
      <w:r w:rsidRPr="00961271">
        <w:rPr>
          <w:rFonts w:cs="Arial"/>
          <w:szCs w:val="20"/>
        </w:rPr>
        <w:t xml:space="preserve"> </w:t>
      </w:r>
      <w:ins w:id="1532" w:author="Author">
        <w:r w:rsidR="002C5076">
          <w:rPr>
            <w:rFonts w:cs="Arial"/>
            <w:szCs w:val="20"/>
          </w:rPr>
          <w:t>O</w:t>
        </w:r>
      </w:ins>
      <w:del w:id="1533" w:author="Author">
        <w:r w:rsidRPr="00961271" w:rsidDel="002C5076">
          <w:rPr>
            <w:rFonts w:cs="Arial"/>
            <w:szCs w:val="20"/>
          </w:rPr>
          <w:delText>o</w:delText>
        </w:r>
      </w:del>
      <w:r w:rsidRPr="00961271">
        <w:rPr>
          <w:rFonts w:cs="Arial"/>
          <w:szCs w:val="20"/>
        </w:rPr>
        <w:t>btaining audit evidence about the implementation of a manual control at a point in time does not provide audit evidence about the operating effectiveness of the control at other times during the period under audit.</w:t>
      </w:r>
      <w:del w:id="1534" w:author="Author">
        <w:r w:rsidRPr="00961271" w:rsidDel="002C5076">
          <w:rPr>
            <w:rFonts w:cs="Arial"/>
            <w:szCs w:val="20"/>
          </w:rPr>
          <w:delText xml:space="preserve"> However, the auditor may evaluate the design and determine whether the control has been implemented concurrently with the testing of its operating effectiveness, when, for example, </w:delText>
        </w:r>
        <w:r w:rsidRPr="00961271" w:rsidDel="002C5076">
          <w:rPr>
            <w:rFonts w:cs="Arial"/>
            <w:szCs w:val="20"/>
          </w:rPr>
          <w:lastRenderedPageBreak/>
          <w:delText>there is some automation that provides for consistent operation of the control and the relevant risks arising from the use of IT have been addressed (e.g., when general IT controls are operating effectively)</w:delText>
        </w:r>
      </w:del>
      <w:r w:rsidRPr="00961271">
        <w:rPr>
          <w:rFonts w:cs="Arial"/>
          <w:szCs w:val="20"/>
        </w:rPr>
        <w:t>. Tests of the operating effectiveness of controls, including tests of indirect controls, are further described in ISA 330.</w:t>
      </w:r>
      <w:r w:rsidRPr="00961271">
        <w:rPr>
          <w:rStyle w:val="FootnoteReference"/>
          <w:rFonts w:eastAsiaTheme="majorEastAsia" w:cs="Arial"/>
          <w:szCs w:val="20"/>
        </w:rPr>
        <w:footnoteReference w:id="50"/>
      </w:r>
    </w:p>
    <w:p w:rsidR="003E1141" w:rsidRPr="00961271" w:rsidDel="002C5076" w:rsidRDefault="003E1141" w:rsidP="00971C2C">
      <w:pPr>
        <w:ind w:left="547" w:hanging="547"/>
        <w:rPr>
          <w:del w:id="1535" w:author="Author"/>
          <w:rFonts w:cs="Arial"/>
          <w:szCs w:val="20"/>
        </w:rPr>
      </w:pPr>
      <w:r w:rsidRPr="00961271">
        <w:rPr>
          <w:rFonts w:cs="Arial"/>
          <w:szCs w:val="20"/>
        </w:rPr>
        <w:t>A200.</w:t>
      </w:r>
      <w:r w:rsidR="005B0507">
        <w:rPr>
          <w:rFonts w:cs="Arial"/>
          <w:szCs w:val="20"/>
        </w:rPr>
        <w:t xml:space="preserve"> </w:t>
      </w:r>
      <w:r w:rsidR="00442505">
        <w:rPr>
          <w:rFonts w:cs="Arial"/>
          <w:szCs w:val="20"/>
        </w:rPr>
        <w:t>[</w:t>
      </w:r>
      <w:r w:rsidR="001D6A86" w:rsidRPr="00821A91">
        <w:rPr>
          <w:rFonts w:cs="Arial"/>
          <w:i/>
          <w:szCs w:val="20"/>
          <w:highlight w:val="yellow"/>
        </w:rPr>
        <w:t xml:space="preserve">Aspects </w:t>
      </w:r>
      <w:r w:rsidR="00442505" w:rsidRPr="00821A91">
        <w:rPr>
          <w:rFonts w:cs="Arial"/>
          <w:i/>
          <w:szCs w:val="20"/>
          <w:highlight w:val="yellow"/>
        </w:rPr>
        <w:t xml:space="preserve">moved into </w:t>
      </w:r>
      <w:r w:rsidR="001D6A86" w:rsidRPr="00821A91">
        <w:rPr>
          <w:rFonts w:cs="Arial"/>
          <w:i/>
          <w:szCs w:val="20"/>
          <w:highlight w:val="yellow"/>
        </w:rPr>
        <w:t xml:space="preserve">para </w:t>
      </w:r>
      <w:r w:rsidR="00442505" w:rsidRPr="00821A91">
        <w:rPr>
          <w:rFonts w:cs="Arial"/>
          <w:i/>
          <w:szCs w:val="20"/>
          <w:highlight w:val="yellow"/>
        </w:rPr>
        <w:t>A135b</w:t>
      </w:r>
      <w:r w:rsidR="00442505">
        <w:rPr>
          <w:rFonts w:cs="Arial"/>
          <w:szCs w:val="20"/>
        </w:rPr>
        <w:t>]</w:t>
      </w:r>
      <w:r w:rsidRPr="00961271">
        <w:rPr>
          <w:rFonts w:cs="Arial"/>
          <w:szCs w:val="20"/>
        </w:rPr>
        <w:tab/>
      </w:r>
      <w:del w:id="1536" w:author="Author">
        <w:r w:rsidRPr="00961271" w:rsidDel="002C5076">
          <w:rPr>
            <w:rFonts w:cs="Arial"/>
            <w:szCs w:val="20"/>
          </w:rPr>
          <w:delText xml:space="preserve">Notwithstanding that the risk assessment procedures to obtain audit evidence about the design and implementation of controls </w:delText>
        </w:r>
        <w:r w:rsidRPr="00961271" w:rsidDel="00D64AC0">
          <w:rPr>
            <w:rFonts w:cs="Arial"/>
            <w:szCs w:val="20"/>
          </w:rPr>
          <w:delText xml:space="preserve">relevant to the audit </w:delText>
        </w:r>
        <w:r w:rsidRPr="00961271" w:rsidDel="002C5076">
          <w:rPr>
            <w:rFonts w:cs="Arial"/>
            <w:szCs w:val="20"/>
          </w:rPr>
          <w:delText>are not sufficient to test the operating effectiveness of controls (and thus assess control risk below the maximum), these procedures provide information important to the auditor’s identification and assessment of the risks of material misstatement, and to the design of further audit procedures. In addition to contributing toward the auditor’s understanding of the components of the entity’s system of internal control, the results of these risk assessment procedures may:</w:delText>
        </w:r>
      </w:del>
    </w:p>
    <w:p w:rsidR="008F2998" w:rsidRDefault="003E1141" w:rsidP="007B1D35">
      <w:pPr>
        <w:pStyle w:val="ListParagraph"/>
        <w:numPr>
          <w:ilvl w:val="0"/>
          <w:numId w:val="98"/>
        </w:numPr>
        <w:ind w:left="1094" w:hanging="547"/>
        <w:contextualSpacing w:val="0"/>
        <w:rPr>
          <w:rFonts w:cs="Arial"/>
          <w:szCs w:val="20"/>
        </w:rPr>
      </w:pPr>
      <w:del w:id="1537" w:author="Author">
        <w:r w:rsidRPr="008F2998" w:rsidDel="00442505">
          <w:rPr>
            <w:rFonts w:cs="Arial"/>
            <w:szCs w:val="20"/>
          </w:rPr>
          <w:delText>Influence the auditor’s plans to test the operating effectiveness of the controls</w:delText>
        </w:r>
      </w:del>
      <w:r w:rsidRPr="008F2998">
        <w:rPr>
          <w:rFonts w:cs="Arial"/>
          <w:szCs w:val="20"/>
        </w:rPr>
        <w:t xml:space="preserve">. </w:t>
      </w:r>
      <w:r w:rsidR="00442505" w:rsidRPr="008F2998">
        <w:rPr>
          <w:rFonts w:cs="Arial"/>
          <w:szCs w:val="20"/>
        </w:rPr>
        <w:t>[</w:t>
      </w:r>
      <w:r w:rsidR="002A6F46" w:rsidRPr="00821A91">
        <w:rPr>
          <w:rFonts w:cs="Arial"/>
          <w:szCs w:val="20"/>
          <w:highlight w:val="yellow"/>
        </w:rPr>
        <w:t>M</w:t>
      </w:r>
      <w:r w:rsidR="00442505" w:rsidRPr="00821A91">
        <w:rPr>
          <w:rFonts w:cs="Arial"/>
          <w:szCs w:val="20"/>
          <w:highlight w:val="yellow"/>
        </w:rPr>
        <w:t>oved to</w:t>
      </w:r>
      <w:r w:rsidR="002A6F46" w:rsidRPr="00821A91">
        <w:rPr>
          <w:rFonts w:cs="Arial"/>
          <w:szCs w:val="20"/>
          <w:highlight w:val="yellow"/>
        </w:rPr>
        <w:t xml:space="preserve"> para. </w:t>
      </w:r>
      <w:r w:rsidR="00442505" w:rsidRPr="00821A91">
        <w:rPr>
          <w:rFonts w:cs="Arial"/>
          <w:szCs w:val="20"/>
          <w:highlight w:val="yellow"/>
        </w:rPr>
        <w:t xml:space="preserve"> A135e</w:t>
      </w:r>
      <w:r w:rsidR="00442505" w:rsidRPr="008F2998">
        <w:rPr>
          <w:rFonts w:cs="Arial"/>
          <w:szCs w:val="20"/>
        </w:rPr>
        <w:t>]</w:t>
      </w:r>
      <w:r w:rsidR="005B0507" w:rsidRPr="008F2998">
        <w:rPr>
          <w:rFonts w:cs="Arial"/>
          <w:szCs w:val="20"/>
        </w:rPr>
        <w:t xml:space="preserve"> </w:t>
      </w:r>
      <w:r w:rsidRPr="008F2998">
        <w:rPr>
          <w:rFonts w:cs="Arial"/>
          <w:strike/>
          <w:szCs w:val="20"/>
        </w:rPr>
        <w:t xml:space="preserve">When a control is not designed or implemented effectively, there is no benefit in testing it. </w:t>
      </w:r>
      <w:del w:id="1538" w:author="Author">
        <w:r w:rsidRPr="008F2998" w:rsidDel="00442505">
          <w:rPr>
            <w:rFonts w:cs="Arial"/>
            <w:szCs w:val="20"/>
          </w:rPr>
          <w:delText>Conversely,</w:delText>
        </w:r>
      </w:del>
      <w:ins w:id="1539" w:author="Author">
        <w:r w:rsidR="00442505" w:rsidRPr="008F2998">
          <w:rPr>
            <w:rFonts w:cs="Arial"/>
            <w:szCs w:val="20"/>
          </w:rPr>
          <w:t xml:space="preserve"> </w:t>
        </w:r>
      </w:ins>
      <w:r w:rsidR="00442505" w:rsidRPr="008F2998">
        <w:rPr>
          <w:rFonts w:cs="Arial"/>
          <w:szCs w:val="20"/>
        </w:rPr>
        <w:t>[</w:t>
      </w:r>
      <w:r w:rsidR="008F2998" w:rsidRPr="00821A91">
        <w:rPr>
          <w:rFonts w:cs="Arial"/>
          <w:i/>
          <w:szCs w:val="20"/>
          <w:highlight w:val="yellow"/>
        </w:rPr>
        <w:t>M</w:t>
      </w:r>
      <w:r w:rsidR="00442505" w:rsidRPr="00821A91">
        <w:rPr>
          <w:rFonts w:cs="Arial"/>
          <w:i/>
          <w:szCs w:val="20"/>
          <w:highlight w:val="yellow"/>
        </w:rPr>
        <w:t>oved to</w:t>
      </w:r>
      <w:r w:rsidR="008F2998" w:rsidRPr="00821A91">
        <w:rPr>
          <w:rFonts w:cs="Arial"/>
          <w:i/>
          <w:szCs w:val="20"/>
          <w:highlight w:val="yellow"/>
        </w:rPr>
        <w:t xml:space="preserve"> and re</w:t>
      </w:r>
      <w:r w:rsidR="001D6A86" w:rsidRPr="00821A91">
        <w:rPr>
          <w:rFonts w:cs="Arial"/>
          <w:i/>
          <w:szCs w:val="20"/>
          <w:highlight w:val="yellow"/>
        </w:rPr>
        <w:t>w</w:t>
      </w:r>
      <w:r w:rsidR="008F2998" w:rsidRPr="00821A91">
        <w:rPr>
          <w:rFonts w:cs="Arial"/>
          <w:i/>
          <w:szCs w:val="20"/>
          <w:highlight w:val="yellow"/>
        </w:rPr>
        <w:t>orded in para</w:t>
      </w:r>
      <w:r w:rsidR="00442505" w:rsidRPr="00821A91">
        <w:rPr>
          <w:rFonts w:cs="Arial"/>
          <w:i/>
          <w:szCs w:val="20"/>
          <w:highlight w:val="yellow"/>
        </w:rPr>
        <w:t xml:space="preserve"> A198a</w:t>
      </w:r>
      <w:r w:rsidR="00442505" w:rsidRPr="008F2998">
        <w:rPr>
          <w:rFonts w:cs="Arial"/>
          <w:szCs w:val="20"/>
        </w:rPr>
        <w:t xml:space="preserve">] </w:t>
      </w:r>
      <w:r w:rsidRPr="008F2998">
        <w:rPr>
          <w:rFonts w:cs="Arial"/>
          <w:szCs w:val="20"/>
        </w:rPr>
        <w:t xml:space="preserve"> </w:t>
      </w:r>
      <w:del w:id="1540" w:author="Author">
        <w:r w:rsidRPr="008F2998" w:rsidDel="00442505">
          <w:rPr>
            <w:rFonts w:cs="Arial"/>
            <w:szCs w:val="20"/>
          </w:rPr>
          <w:delText>the auditor may conclude that a control, which is effectively designed and implemented, may be appropriate to test in order to take its operating effectiveness into account in designing substantive procedures. When the auditor plans to test a control, the information obtained about the extent to which the control addresses the risk(s) of material misstatement is an input to the auditor’s control risk assessment at the assertion level.</w:delText>
        </w:r>
      </w:del>
    </w:p>
    <w:p w:rsidR="00F94C15" w:rsidRDefault="003E1141" w:rsidP="007B1D35">
      <w:pPr>
        <w:pStyle w:val="ListParagraph"/>
        <w:numPr>
          <w:ilvl w:val="0"/>
          <w:numId w:val="98"/>
        </w:numPr>
        <w:ind w:left="1094" w:hanging="547"/>
        <w:contextualSpacing w:val="0"/>
        <w:rPr>
          <w:ins w:id="1541" w:author="Author"/>
          <w:rFonts w:cs="Arial"/>
          <w:szCs w:val="20"/>
        </w:rPr>
      </w:pPr>
      <w:del w:id="1542" w:author="Author">
        <w:r w:rsidRPr="008F2998" w:rsidDel="00442505">
          <w:rPr>
            <w:rFonts w:cs="Arial"/>
            <w:szCs w:val="20"/>
          </w:rPr>
          <w:delText xml:space="preserve">Provide the auditor with a greater understanding of the risks of material misstatement, including the identification of additional risks of material misstatement. </w:delText>
        </w:r>
      </w:del>
    </w:p>
    <w:p w:rsidR="00C83E19" w:rsidRPr="00F94C15" w:rsidRDefault="00442505" w:rsidP="00F94C15">
      <w:pPr>
        <w:spacing w:after="120"/>
        <w:ind w:left="547"/>
        <w:rPr>
          <w:ins w:id="1543" w:author="Author"/>
          <w:rFonts w:cs="Arial"/>
          <w:szCs w:val="20"/>
        </w:rPr>
      </w:pPr>
      <w:ins w:id="1544" w:author="Author">
        <w:r w:rsidRPr="00F94C15">
          <w:rPr>
            <w:rFonts w:cs="Arial"/>
            <w:szCs w:val="20"/>
          </w:rPr>
          <w:t>When the auditor does not plan to test the operating effectiveness of identified controls, t</w:t>
        </w:r>
      </w:ins>
      <w:del w:id="1545" w:author="Author">
        <w:r w:rsidR="003E1141" w:rsidRPr="00F94C15" w:rsidDel="00442505">
          <w:rPr>
            <w:rFonts w:cs="Arial"/>
            <w:szCs w:val="20"/>
          </w:rPr>
          <w:delText>T</w:delText>
        </w:r>
      </w:del>
      <w:r w:rsidR="003E1141" w:rsidRPr="00F94C15">
        <w:rPr>
          <w:rFonts w:cs="Arial"/>
          <w:szCs w:val="20"/>
        </w:rPr>
        <w:t>h</w:t>
      </w:r>
      <w:ins w:id="1546" w:author="Author">
        <w:r w:rsidRPr="00F94C15">
          <w:rPr>
            <w:rFonts w:cs="Arial"/>
            <w:szCs w:val="20"/>
          </w:rPr>
          <w:t xml:space="preserve">e auditor’s </w:t>
        </w:r>
      </w:ins>
      <w:del w:id="1547" w:author="Author">
        <w:r w:rsidR="003E1141" w:rsidRPr="00F94C15" w:rsidDel="00442505">
          <w:rPr>
            <w:rFonts w:cs="Arial"/>
            <w:szCs w:val="20"/>
          </w:rPr>
          <w:delText>is</w:delText>
        </w:r>
      </w:del>
      <w:r w:rsidR="003E1141" w:rsidRPr="00F94C15">
        <w:rPr>
          <w:rFonts w:cs="Arial"/>
          <w:szCs w:val="20"/>
        </w:rPr>
        <w:t xml:space="preserve"> </w:t>
      </w:r>
      <w:proofErr w:type="spellStart"/>
      <w:r w:rsidR="003E1141" w:rsidRPr="00F94C15">
        <w:rPr>
          <w:rFonts w:cs="Arial"/>
          <w:szCs w:val="20"/>
        </w:rPr>
        <w:t>understanding</w:t>
      </w:r>
      <w:del w:id="1548" w:author="Author">
        <w:r w:rsidR="003E1141" w:rsidRPr="00F94C15" w:rsidDel="00442505">
          <w:rPr>
            <w:rFonts w:cs="Arial"/>
            <w:szCs w:val="20"/>
          </w:rPr>
          <w:delText xml:space="preserve"> is </w:delText>
        </w:r>
      </w:del>
      <w:ins w:id="1549" w:author="Author">
        <w:r w:rsidRPr="00F94C15">
          <w:rPr>
            <w:rFonts w:cs="Arial"/>
            <w:szCs w:val="20"/>
          </w:rPr>
          <w:t>may</w:t>
        </w:r>
        <w:proofErr w:type="spellEnd"/>
        <w:r w:rsidRPr="00F94C15">
          <w:rPr>
            <w:rFonts w:cs="Arial"/>
            <w:szCs w:val="20"/>
          </w:rPr>
          <w:t xml:space="preserve"> still affect </w:t>
        </w:r>
      </w:ins>
      <w:del w:id="1550" w:author="Author">
        <w:r w:rsidR="003E1141" w:rsidRPr="00F94C15" w:rsidDel="00442505">
          <w:rPr>
            <w:rFonts w:cs="Arial"/>
            <w:szCs w:val="20"/>
          </w:rPr>
          <w:delText>used in</w:delText>
        </w:r>
      </w:del>
      <w:ins w:id="1551" w:author="Author">
        <w:r w:rsidRPr="00F94C15">
          <w:rPr>
            <w:rFonts w:cs="Arial"/>
            <w:szCs w:val="20"/>
          </w:rPr>
          <w:t>the</w:t>
        </w:r>
      </w:ins>
      <w:r w:rsidR="003E1141" w:rsidRPr="00F94C15">
        <w:rPr>
          <w:rFonts w:cs="Arial"/>
          <w:szCs w:val="20"/>
        </w:rPr>
        <w:t xml:space="preserve"> design</w:t>
      </w:r>
      <w:del w:id="1552" w:author="Author">
        <w:r w:rsidR="003E1141" w:rsidRPr="00F94C15" w:rsidDel="00442505">
          <w:rPr>
            <w:rFonts w:cs="Arial"/>
            <w:szCs w:val="20"/>
          </w:rPr>
          <w:delText>ing</w:delText>
        </w:r>
      </w:del>
      <w:r w:rsidR="003E1141" w:rsidRPr="00F94C15">
        <w:rPr>
          <w:rFonts w:cs="Arial"/>
          <w:szCs w:val="20"/>
        </w:rPr>
        <w:t xml:space="preserve"> </w:t>
      </w:r>
      <w:del w:id="1553" w:author="Author">
        <w:r w:rsidR="003E1141" w:rsidRPr="00F94C15" w:rsidDel="00442505">
          <w:rPr>
            <w:rFonts w:cs="Arial"/>
            <w:szCs w:val="20"/>
          </w:rPr>
          <w:delText xml:space="preserve">the </w:delText>
        </w:r>
      </w:del>
      <w:ins w:id="1554" w:author="Author">
        <w:r w:rsidRPr="00F94C15">
          <w:rPr>
            <w:rFonts w:cs="Arial"/>
            <w:szCs w:val="20"/>
          </w:rPr>
          <w:t xml:space="preserve">of the </w:t>
        </w:r>
      </w:ins>
      <w:r w:rsidR="003E1141" w:rsidRPr="00F94C15">
        <w:rPr>
          <w:rFonts w:cs="Arial"/>
          <w:szCs w:val="20"/>
        </w:rPr>
        <w:t xml:space="preserve">nature, timing and extent of substantive audit procedures that are responsive to the </w:t>
      </w:r>
      <w:ins w:id="1555" w:author="Author">
        <w:r w:rsidRPr="00F94C15">
          <w:rPr>
            <w:rFonts w:cs="Arial"/>
            <w:szCs w:val="20"/>
          </w:rPr>
          <w:t xml:space="preserve">related </w:t>
        </w:r>
      </w:ins>
      <w:r w:rsidR="003E1141" w:rsidRPr="00F94C15">
        <w:rPr>
          <w:rFonts w:cs="Arial"/>
          <w:szCs w:val="20"/>
        </w:rPr>
        <w:t>risks of material misstatement,</w:t>
      </w:r>
      <w:del w:id="1556" w:author="Author">
        <w:r w:rsidR="003E1141" w:rsidRPr="00F94C15" w:rsidDel="00442505">
          <w:rPr>
            <w:rFonts w:cs="Arial"/>
            <w:szCs w:val="20"/>
          </w:rPr>
          <w:delText xml:space="preserve"> including when the auditor does not plan to test the operating effectiveness of the controls</w:delText>
        </w:r>
      </w:del>
      <w:r w:rsidR="003E1141" w:rsidRPr="00F94C15">
        <w:rPr>
          <w:rFonts w:cs="Arial"/>
          <w:szCs w:val="20"/>
        </w:rPr>
        <w:t xml:space="preserve">. </w:t>
      </w:r>
    </w:p>
    <w:tbl>
      <w:tblPr>
        <w:tblStyle w:val="TableGrid"/>
        <w:tblW w:w="0" w:type="auto"/>
        <w:tblInd w:w="1094" w:type="dxa"/>
        <w:tblLook w:val="04A0" w:firstRow="1" w:lastRow="0" w:firstColumn="1" w:lastColumn="0" w:noHBand="0" w:noVBand="1"/>
      </w:tblPr>
      <w:tblGrid>
        <w:gridCol w:w="8246"/>
      </w:tblGrid>
      <w:tr w:rsidR="00C83E19" w:rsidTr="00C83E19">
        <w:trPr>
          <w:ins w:id="1557" w:author="Author"/>
        </w:trPr>
        <w:tc>
          <w:tcPr>
            <w:tcW w:w="9340" w:type="dxa"/>
          </w:tcPr>
          <w:p w:rsidR="00C83E19" w:rsidRDefault="00C83E19" w:rsidP="00442505">
            <w:pPr>
              <w:ind w:left="547" w:hanging="547"/>
              <w:rPr>
                <w:ins w:id="1558" w:author="Author"/>
                <w:rFonts w:cs="Arial"/>
                <w:szCs w:val="20"/>
              </w:rPr>
            </w:pPr>
            <w:r w:rsidRPr="00961271">
              <w:rPr>
                <w:rFonts w:cs="Arial"/>
                <w:szCs w:val="20"/>
              </w:rPr>
              <w:t xml:space="preserve">For </w:t>
            </w:r>
            <w:proofErr w:type="spellStart"/>
            <w:r w:rsidRPr="00961271">
              <w:rPr>
                <w:rFonts w:cs="Arial"/>
                <w:szCs w:val="20"/>
              </w:rPr>
              <w:t>e</w:t>
            </w:r>
            <w:ins w:id="1559" w:author="Author">
              <w:r>
                <w:rPr>
                  <w:rFonts w:cs="Arial"/>
                  <w:szCs w:val="20"/>
                </w:rPr>
                <w:t>E</w:t>
              </w:r>
            </w:ins>
            <w:r w:rsidRPr="00961271">
              <w:rPr>
                <w:rFonts w:cs="Arial"/>
                <w:szCs w:val="20"/>
              </w:rPr>
              <w:t>xample</w:t>
            </w:r>
            <w:proofErr w:type="spellEnd"/>
            <w:ins w:id="1560" w:author="Author">
              <w:r>
                <w:rPr>
                  <w:rFonts w:cs="Arial"/>
                  <w:szCs w:val="20"/>
                </w:rPr>
                <w:t>:</w:t>
              </w:r>
            </w:ins>
          </w:p>
          <w:p w:rsidR="00C83E19" w:rsidRDefault="00C83E19" w:rsidP="00F94C15">
            <w:pPr>
              <w:rPr>
                <w:ins w:id="1561" w:author="Author"/>
                <w:rFonts w:cs="Arial"/>
                <w:szCs w:val="20"/>
              </w:rPr>
            </w:pPr>
            <w:del w:id="1562" w:author="Author">
              <w:r w:rsidRPr="00961271" w:rsidDel="00F94C15">
                <w:rPr>
                  <w:rFonts w:cs="Arial"/>
                  <w:szCs w:val="20"/>
                </w:rPr>
                <w:delText>t</w:delText>
              </w:r>
            </w:del>
            <w:ins w:id="1563" w:author="Author">
              <w:r>
                <w:rPr>
                  <w:rFonts w:cs="Arial"/>
                  <w:szCs w:val="20"/>
                </w:rPr>
                <w:t>T</w:t>
              </w:r>
            </w:ins>
            <w:r w:rsidRPr="00961271">
              <w:rPr>
                <w:rFonts w:cs="Arial"/>
                <w:szCs w:val="20"/>
              </w:rPr>
              <w:t xml:space="preserve">he results of these </w:t>
            </w:r>
            <w:ins w:id="1564" w:author="Author">
              <w:r>
                <w:rPr>
                  <w:rFonts w:cs="Arial"/>
                  <w:szCs w:val="20"/>
                </w:rPr>
                <w:t xml:space="preserve">risk </w:t>
              </w:r>
              <w:r w:rsidR="00442505">
                <w:rPr>
                  <w:rFonts w:cs="Arial"/>
                  <w:szCs w:val="20"/>
                </w:rPr>
                <w:t xml:space="preserve">assessment </w:t>
              </w:r>
            </w:ins>
            <w:r>
              <w:rPr>
                <w:rFonts w:cs="Arial"/>
                <w:szCs w:val="20"/>
              </w:rPr>
              <w:t xml:space="preserve">procedures </w:t>
            </w:r>
            <w:r w:rsidRPr="00961271">
              <w:rPr>
                <w:rFonts w:cs="Arial"/>
                <w:szCs w:val="20"/>
              </w:rPr>
              <w:t>may inform the auditor’s consideration of possible deviations in a population when designing audit samples.</w:t>
            </w:r>
          </w:p>
        </w:tc>
      </w:tr>
    </w:tbl>
    <w:p w:rsidR="003E1141" w:rsidRPr="00F94C15" w:rsidRDefault="005621E3" w:rsidP="007B1D35">
      <w:pPr>
        <w:pStyle w:val="ListParagraph"/>
        <w:numPr>
          <w:ilvl w:val="0"/>
          <w:numId w:val="66"/>
        </w:numPr>
        <w:ind w:left="1094" w:hanging="547"/>
        <w:contextualSpacing w:val="0"/>
        <w:rPr>
          <w:rFonts w:cs="Arial"/>
          <w:strike/>
          <w:szCs w:val="20"/>
        </w:rPr>
      </w:pPr>
      <w:r>
        <w:rPr>
          <w:rFonts w:cs="Arial"/>
          <w:szCs w:val="20"/>
        </w:rPr>
        <w:t>[</w:t>
      </w:r>
      <w:r w:rsidRPr="00821A91">
        <w:rPr>
          <w:rFonts w:cs="Arial"/>
          <w:i/>
          <w:szCs w:val="20"/>
          <w:highlight w:val="yellow"/>
        </w:rPr>
        <w:t>Moved to para. A235b</w:t>
      </w:r>
      <w:r>
        <w:rPr>
          <w:rFonts w:cs="Arial"/>
          <w:szCs w:val="20"/>
        </w:rPr>
        <w:t xml:space="preserve">] </w:t>
      </w:r>
      <w:r w:rsidR="003E1141" w:rsidRPr="00F94C15">
        <w:rPr>
          <w:rFonts w:cs="Arial"/>
          <w:strike/>
          <w:szCs w:val="20"/>
        </w:rPr>
        <w:t xml:space="preserve">Result in the identification of risks of material misstatement at the financial statement level when the results of the auditor’s procedures are inconsistent with expectations about the entity’s system of internal control that may have been set based on information obtained during the engagement acceptance or continuance process. </w:t>
      </w:r>
    </w:p>
    <w:p w:rsidR="00326A11" w:rsidRPr="00326A11" w:rsidRDefault="00326A11" w:rsidP="00B84B87">
      <w:pPr>
        <w:keepNext/>
        <w:spacing w:before="240"/>
        <w:jc w:val="left"/>
        <w:rPr>
          <w:ins w:id="1565" w:author="Author"/>
          <w:rFonts w:cs="Arial"/>
          <w:i/>
          <w:szCs w:val="20"/>
        </w:rPr>
      </w:pPr>
      <w:bookmarkStart w:id="1566" w:name="_Toc316980220"/>
      <w:ins w:id="1567" w:author="Author">
        <w:r w:rsidRPr="00326A11">
          <w:rPr>
            <w:rFonts w:cs="Arial"/>
            <w:i/>
            <w:szCs w:val="20"/>
          </w:rPr>
          <w:t xml:space="preserve">Control Deficiencies Within the System of </w:t>
        </w:r>
        <w:r w:rsidR="00E824AB">
          <w:rPr>
            <w:rFonts w:cs="Arial"/>
            <w:i/>
            <w:szCs w:val="20"/>
          </w:rPr>
          <w:t>I</w:t>
        </w:r>
        <w:del w:id="1568" w:author="Author">
          <w:r w:rsidRPr="00326A11" w:rsidDel="00E824AB">
            <w:rPr>
              <w:rFonts w:cs="Arial"/>
              <w:i/>
              <w:szCs w:val="20"/>
            </w:rPr>
            <w:delText>i</w:delText>
          </w:r>
        </w:del>
        <w:r w:rsidRPr="00326A11">
          <w:rPr>
            <w:rFonts w:cs="Arial"/>
            <w:i/>
            <w:szCs w:val="20"/>
          </w:rPr>
          <w:t>nternal Control</w:t>
        </w:r>
      </w:ins>
      <w:r w:rsidR="00B84B87">
        <w:rPr>
          <w:rFonts w:cs="Arial"/>
          <w:i/>
          <w:szCs w:val="20"/>
        </w:rPr>
        <w:t xml:space="preserve"> </w:t>
      </w:r>
      <w:ins w:id="1569" w:author="Author">
        <w:r w:rsidR="00B84B87">
          <w:rPr>
            <w:rFonts w:cs="Arial"/>
            <w:szCs w:val="20"/>
          </w:rPr>
          <w:t>(Ref: Para. 43)</w:t>
        </w:r>
      </w:ins>
    </w:p>
    <w:p w:rsidR="00F94C15" w:rsidRDefault="00326A11" w:rsidP="00F94C15">
      <w:pPr>
        <w:spacing w:after="120"/>
        <w:ind w:left="547" w:hanging="547"/>
        <w:rPr>
          <w:rFonts w:cs="Arial"/>
          <w:szCs w:val="20"/>
        </w:rPr>
      </w:pPr>
      <w:ins w:id="1570" w:author="Author">
        <w:r w:rsidRPr="00961271">
          <w:rPr>
            <w:rFonts w:cs="Arial"/>
            <w:szCs w:val="20"/>
          </w:rPr>
          <w:t>A</w:t>
        </w:r>
        <w:r w:rsidR="00096025">
          <w:rPr>
            <w:rFonts w:cs="Arial"/>
            <w:szCs w:val="20"/>
          </w:rPr>
          <w:t>200a</w:t>
        </w:r>
        <w:r w:rsidRPr="00961271">
          <w:rPr>
            <w:rFonts w:cs="Arial"/>
            <w:szCs w:val="20"/>
          </w:rPr>
          <w:t xml:space="preserve">. </w:t>
        </w:r>
      </w:ins>
      <w:r w:rsidR="00E824AB">
        <w:rPr>
          <w:rFonts w:cs="Arial"/>
          <w:szCs w:val="20"/>
        </w:rPr>
        <w:t>[</w:t>
      </w:r>
      <w:r w:rsidRPr="00821A91">
        <w:rPr>
          <w:rFonts w:cs="Arial"/>
          <w:i/>
          <w:szCs w:val="20"/>
          <w:highlight w:val="yellow"/>
        </w:rPr>
        <w:t xml:space="preserve">Previously </w:t>
      </w:r>
      <w:r w:rsidR="002441CB" w:rsidRPr="00821A91">
        <w:rPr>
          <w:rFonts w:cs="Arial"/>
          <w:i/>
          <w:szCs w:val="20"/>
          <w:highlight w:val="yellow"/>
        </w:rPr>
        <w:t>p</w:t>
      </w:r>
      <w:r w:rsidR="00E824AB" w:rsidRPr="00821A91">
        <w:rPr>
          <w:rFonts w:cs="Arial"/>
          <w:i/>
          <w:szCs w:val="20"/>
          <w:highlight w:val="yellow"/>
        </w:rPr>
        <w:t xml:space="preserve">ara. </w:t>
      </w:r>
      <w:r w:rsidR="002536AE" w:rsidRPr="00821A91">
        <w:rPr>
          <w:rFonts w:cs="Arial"/>
          <w:i/>
          <w:szCs w:val="20"/>
          <w:highlight w:val="yellow"/>
        </w:rPr>
        <w:t>A</w:t>
      </w:r>
      <w:r w:rsidRPr="00821A91">
        <w:rPr>
          <w:rFonts w:cs="Arial"/>
          <w:i/>
          <w:szCs w:val="20"/>
          <w:highlight w:val="yellow"/>
        </w:rPr>
        <w:t>121</w:t>
      </w:r>
      <w:r w:rsidR="002536AE" w:rsidRPr="00821A91">
        <w:rPr>
          <w:rFonts w:cs="Arial"/>
          <w:i/>
          <w:szCs w:val="20"/>
          <w:highlight w:val="yellow"/>
        </w:rPr>
        <w:t xml:space="preserve"> (reworded)</w:t>
      </w:r>
      <w:r w:rsidR="00E824AB">
        <w:rPr>
          <w:rFonts w:cs="Arial"/>
          <w:szCs w:val="20"/>
        </w:rPr>
        <w:t xml:space="preserve">] </w:t>
      </w:r>
      <w:ins w:id="1571" w:author="Author">
        <w:r w:rsidR="00F94C15">
          <w:rPr>
            <w:rFonts w:cs="Arial"/>
            <w:szCs w:val="20"/>
          </w:rPr>
          <w:t xml:space="preserve">In performing the evaluations of the relevant aspects of each of the components of the system of internal control, the auditor may identify weaknesses or </w:t>
        </w:r>
        <w:proofErr w:type="spellStart"/>
        <w:r w:rsidR="00F94C15">
          <w:rPr>
            <w:rFonts w:cs="Arial"/>
            <w:szCs w:val="20"/>
          </w:rPr>
          <w:t>determne</w:t>
        </w:r>
        <w:proofErr w:type="spellEnd"/>
        <w:r w:rsidR="00F94C15">
          <w:rPr>
            <w:rFonts w:cs="Arial"/>
            <w:szCs w:val="20"/>
          </w:rPr>
          <w:t xml:space="preserve"> that the system of internal control is not appropriate for the nature and circumstances </w:t>
        </w:r>
        <w:r w:rsidR="002536AE">
          <w:rPr>
            <w:rFonts w:cs="Arial"/>
            <w:szCs w:val="20"/>
          </w:rPr>
          <w:t xml:space="preserve">of the entity. These may be indicators that there are control deficiencies. </w:t>
        </w:r>
      </w:ins>
      <w:del w:id="1572" w:author="Author">
        <w:r w:rsidR="00F94C15" w:rsidDel="002536AE">
          <w:rPr>
            <w:rFonts w:cs="Arial"/>
            <w:szCs w:val="20"/>
          </w:rPr>
          <w:delText xml:space="preserve">When the auditor determines, in accordance with paragraph 31(b), that a control deficiency exists related to the entity’s risk </w:delText>
        </w:r>
        <w:r w:rsidR="00F94C15" w:rsidDel="002536AE">
          <w:rPr>
            <w:rFonts w:cs="Arial"/>
            <w:szCs w:val="20"/>
          </w:rPr>
          <w:lastRenderedPageBreak/>
          <w:delText xml:space="preserve">assessment process, the auditor is required to determine, in accordance with paragraph 43, whether any such deficiency constitutes a significant control deficiency. </w:delText>
        </w:r>
      </w:del>
      <w:r w:rsidR="002536AE">
        <w:rPr>
          <w:rFonts w:cs="Arial"/>
          <w:szCs w:val="20"/>
        </w:rPr>
        <w:t>[</w:t>
      </w:r>
      <w:r w:rsidR="002536AE" w:rsidRPr="00821A91">
        <w:rPr>
          <w:rFonts w:cs="Arial"/>
          <w:i/>
          <w:szCs w:val="20"/>
          <w:highlight w:val="yellow"/>
        </w:rPr>
        <w:t>Incorporated in para. A200c</w:t>
      </w:r>
      <w:r w:rsidR="002536AE" w:rsidRPr="00821A91">
        <w:rPr>
          <w:rFonts w:cs="Arial"/>
          <w:szCs w:val="20"/>
          <w:highlight w:val="yellow"/>
        </w:rPr>
        <w:t>]</w:t>
      </w:r>
      <w:del w:id="1573" w:author="Author">
        <w:r w:rsidR="00F94C15" w:rsidDel="002536AE">
          <w:rPr>
            <w:rFonts w:cs="Arial"/>
            <w:szCs w:val="20"/>
          </w:rPr>
          <w:delText>Whether the absence of an appropriate risk assessment process represents a significant control deficiency is a matter of the auditor’s professional judgment.</w:delText>
        </w:r>
      </w:del>
    </w:p>
    <w:p w:rsidR="00E824AB" w:rsidRDefault="00E824AB" w:rsidP="00C83E19">
      <w:pPr>
        <w:spacing w:after="120"/>
        <w:ind w:left="547" w:hanging="547"/>
        <w:rPr>
          <w:ins w:id="1574" w:author="Author"/>
          <w:rFonts w:cs="Arial"/>
          <w:szCs w:val="20"/>
        </w:rPr>
      </w:pPr>
      <w:ins w:id="1575" w:author="Author">
        <w:r>
          <w:rPr>
            <w:rFonts w:cs="Arial"/>
            <w:szCs w:val="20"/>
          </w:rPr>
          <w:t xml:space="preserve">A200b. The auditor also considers whether </w:t>
        </w:r>
        <w:r w:rsidR="007A2551">
          <w:rPr>
            <w:rFonts w:cs="Arial"/>
            <w:szCs w:val="20"/>
          </w:rPr>
          <w:t xml:space="preserve">the control environment supports the operation </w:t>
        </w:r>
        <w:r w:rsidR="004A2167">
          <w:rPr>
            <w:rFonts w:cs="Arial"/>
            <w:szCs w:val="20"/>
          </w:rPr>
          <w:t>of</w:t>
        </w:r>
        <w:r w:rsidR="007A2551">
          <w:rPr>
            <w:rFonts w:cs="Arial"/>
            <w:szCs w:val="20"/>
          </w:rPr>
          <w:t xml:space="preserve"> controls within the other components of the entity’s system of internal control (as explained in paragraph </w:t>
        </w:r>
        <w:r w:rsidR="007A2551" w:rsidRPr="00821A91">
          <w:rPr>
            <w:rFonts w:cs="Arial"/>
            <w:szCs w:val="20"/>
          </w:rPr>
          <w:t>A1</w:t>
        </w:r>
        <w:r w:rsidR="00821A91">
          <w:rPr>
            <w:rFonts w:cs="Arial"/>
            <w:szCs w:val="20"/>
          </w:rPr>
          <w:t>04a</w:t>
        </w:r>
        <w:r w:rsidR="007A2551">
          <w:rPr>
            <w:rFonts w:cs="Arial"/>
            <w:szCs w:val="20"/>
          </w:rPr>
          <w:t>)</w:t>
        </w:r>
      </w:ins>
    </w:p>
    <w:p w:rsidR="00326A11" w:rsidRDefault="007A2551" w:rsidP="00C83E19">
      <w:pPr>
        <w:spacing w:after="120"/>
        <w:ind w:left="547" w:hanging="547"/>
        <w:rPr>
          <w:ins w:id="1576" w:author="Author"/>
          <w:rFonts w:cs="Arial"/>
          <w:szCs w:val="20"/>
        </w:rPr>
      </w:pPr>
      <w:ins w:id="1577" w:author="Author">
        <w:r>
          <w:rPr>
            <w:rFonts w:cs="Arial"/>
            <w:szCs w:val="20"/>
          </w:rPr>
          <w:t>A200c. The auditor uses professional judgment in determining</w:t>
        </w:r>
        <w:r w:rsidR="00326A11" w:rsidRPr="00326A11">
          <w:rPr>
            <w:rFonts w:cs="Arial"/>
            <w:szCs w:val="20"/>
          </w:rPr>
          <w:t xml:space="preserve"> </w:t>
        </w:r>
        <w:r>
          <w:rPr>
            <w:rFonts w:cs="Arial"/>
            <w:szCs w:val="20"/>
          </w:rPr>
          <w:t>w</w:t>
        </w:r>
        <w:r w:rsidR="00326A11" w:rsidRPr="00326A11">
          <w:rPr>
            <w:rFonts w:cs="Arial"/>
            <w:szCs w:val="20"/>
          </w:rPr>
          <w:t xml:space="preserve">hether </w:t>
        </w:r>
        <w:r w:rsidR="00326A11">
          <w:rPr>
            <w:rFonts w:cs="Arial"/>
            <w:szCs w:val="20"/>
          </w:rPr>
          <w:t>a deficiency</w:t>
        </w:r>
        <w:r w:rsidR="00326A11" w:rsidRPr="00326A11">
          <w:rPr>
            <w:rFonts w:cs="Arial"/>
            <w:szCs w:val="20"/>
          </w:rPr>
          <w:t xml:space="preserve"> represents a significant control deficienc</w:t>
        </w:r>
        <w:r w:rsidR="002536AE">
          <w:rPr>
            <w:rFonts w:cs="Arial"/>
            <w:szCs w:val="20"/>
          </w:rPr>
          <w:t>y</w:t>
        </w:r>
        <w:r w:rsidR="002536AE">
          <w:rPr>
            <w:rStyle w:val="FootnoteReference"/>
            <w:rFonts w:cs="Arial"/>
            <w:szCs w:val="20"/>
          </w:rPr>
          <w:footnoteReference w:id="51"/>
        </w:r>
        <w:del w:id="1580" w:author="Author">
          <w:r w:rsidR="00326A11" w:rsidRPr="00326A11" w:rsidDel="007A2551">
            <w:rPr>
              <w:rFonts w:cs="Arial"/>
              <w:szCs w:val="20"/>
            </w:rPr>
            <w:delText xml:space="preserve"> </w:delText>
          </w:r>
        </w:del>
      </w:ins>
    </w:p>
    <w:tbl>
      <w:tblPr>
        <w:tblStyle w:val="TableGrid"/>
        <w:tblW w:w="0" w:type="auto"/>
        <w:tblInd w:w="547" w:type="dxa"/>
        <w:tblLook w:val="04A0" w:firstRow="1" w:lastRow="0" w:firstColumn="1" w:lastColumn="0" w:noHBand="0" w:noVBand="1"/>
      </w:tblPr>
      <w:tblGrid>
        <w:gridCol w:w="8793"/>
      </w:tblGrid>
      <w:tr w:rsidR="00326A11" w:rsidTr="00326A11">
        <w:trPr>
          <w:ins w:id="1581" w:author="Author"/>
        </w:trPr>
        <w:tc>
          <w:tcPr>
            <w:tcW w:w="9340" w:type="dxa"/>
          </w:tcPr>
          <w:p w:rsidR="00326A11" w:rsidRDefault="004A2167" w:rsidP="00326A11">
            <w:pPr>
              <w:rPr>
                <w:ins w:id="1582" w:author="Author"/>
                <w:rFonts w:cs="Arial"/>
                <w:szCs w:val="20"/>
              </w:rPr>
            </w:pPr>
            <w:ins w:id="1583" w:author="Author">
              <w:r>
                <w:rPr>
                  <w:rFonts w:cs="Arial"/>
                  <w:szCs w:val="20"/>
                </w:rPr>
                <w:t>Example</w:t>
              </w:r>
              <w:r w:rsidR="00326A11">
                <w:rPr>
                  <w:rFonts w:cs="Arial"/>
                  <w:szCs w:val="20"/>
                </w:rPr>
                <w:t>:</w:t>
              </w:r>
            </w:ins>
          </w:p>
          <w:p w:rsidR="00326A11" w:rsidRPr="00326A11" w:rsidRDefault="00326A11" w:rsidP="00326A11">
            <w:pPr>
              <w:ind w:left="547" w:hanging="547"/>
              <w:rPr>
                <w:ins w:id="1584" w:author="Author"/>
                <w:rFonts w:cs="Arial"/>
                <w:szCs w:val="20"/>
              </w:rPr>
            </w:pPr>
            <w:ins w:id="1585" w:author="Author">
              <w:r w:rsidRPr="00326A11">
                <w:rPr>
                  <w:rFonts w:cs="Arial"/>
                  <w:szCs w:val="20"/>
                </w:rPr>
                <w:t>Circumstances that may indicate a significant control deficiency exists include matters such as:</w:t>
              </w:r>
            </w:ins>
          </w:p>
          <w:p w:rsidR="00E624CB" w:rsidRDefault="00E624CB" w:rsidP="007B1D35">
            <w:pPr>
              <w:pStyle w:val="ListParagraph"/>
              <w:numPr>
                <w:ilvl w:val="0"/>
                <w:numId w:val="57"/>
              </w:numPr>
              <w:spacing w:before="120" w:after="120"/>
              <w:ind w:left="547" w:hanging="547"/>
              <w:contextualSpacing w:val="0"/>
              <w:jc w:val="left"/>
              <w:rPr>
                <w:ins w:id="1586" w:author="Author"/>
              </w:rPr>
            </w:pPr>
            <w:ins w:id="1587" w:author="Author">
              <w:r>
                <w:t>The identification of fraud of any magnitude that involves senior management</w:t>
              </w:r>
              <w:r w:rsidR="009C0934">
                <w:t>;</w:t>
              </w:r>
            </w:ins>
          </w:p>
          <w:p w:rsidR="00E624CB" w:rsidRDefault="009C0934" w:rsidP="007B1D35">
            <w:pPr>
              <w:pStyle w:val="ListParagraph"/>
              <w:numPr>
                <w:ilvl w:val="0"/>
                <w:numId w:val="57"/>
              </w:numPr>
              <w:spacing w:before="120" w:after="120"/>
              <w:ind w:left="547" w:hanging="547"/>
              <w:contextualSpacing w:val="0"/>
              <w:jc w:val="left"/>
              <w:rPr>
                <w:ins w:id="1588" w:author="Author"/>
              </w:rPr>
            </w:pPr>
            <w:ins w:id="1589" w:author="Author">
              <w:r>
                <w:t>Identified internal</w:t>
              </w:r>
              <w:r w:rsidR="00E624CB">
                <w:t xml:space="preserve"> process</w:t>
              </w:r>
              <w:r>
                <w:t>es that are inadequate relating to</w:t>
              </w:r>
              <w:r w:rsidR="00E624CB">
                <w:t xml:space="preserve"> the reporting and communication of deficiencies noted by internal audit</w:t>
              </w:r>
              <w:r>
                <w:t>;</w:t>
              </w:r>
            </w:ins>
          </w:p>
          <w:p w:rsidR="00E624CB" w:rsidDel="007D5950" w:rsidRDefault="00E624CB" w:rsidP="007B1D35">
            <w:pPr>
              <w:pStyle w:val="ListParagraph"/>
              <w:numPr>
                <w:ilvl w:val="0"/>
                <w:numId w:val="57"/>
              </w:numPr>
              <w:spacing w:before="120" w:after="120"/>
              <w:ind w:left="547" w:hanging="547"/>
              <w:contextualSpacing w:val="0"/>
              <w:jc w:val="left"/>
              <w:rPr>
                <w:del w:id="1590" w:author="Author"/>
              </w:rPr>
            </w:pPr>
            <w:ins w:id="1591" w:author="Author">
              <w:r>
                <w:t xml:space="preserve">Previously communicated deficiencies that are not corrected by management in a timely </w:t>
              </w:r>
              <w:proofErr w:type="spellStart"/>
              <w:r>
                <w:t>manner</w:t>
              </w:r>
              <w:r w:rsidR="009C0934">
                <w:t>;</w:t>
              </w:r>
            </w:ins>
          </w:p>
          <w:p w:rsidR="007D5950" w:rsidRDefault="007D5950" w:rsidP="007B1D35">
            <w:pPr>
              <w:pStyle w:val="ListParagraph"/>
              <w:numPr>
                <w:ilvl w:val="0"/>
                <w:numId w:val="57"/>
              </w:numPr>
              <w:spacing w:before="120" w:after="120"/>
              <w:ind w:left="547" w:hanging="547"/>
              <w:contextualSpacing w:val="0"/>
              <w:jc w:val="left"/>
              <w:rPr>
                <w:ins w:id="1592" w:author="Author"/>
              </w:rPr>
            </w:pPr>
            <w:ins w:id="1593" w:author="Author">
              <w:r>
                <w:t>Failure</w:t>
              </w:r>
              <w:proofErr w:type="spellEnd"/>
              <w:r>
                <w:t xml:space="preserve"> by management to respond to significant risks, for example, by not implementing controls over significant </w:t>
              </w:r>
              <w:proofErr w:type="spellStart"/>
              <w:r>
                <w:t>significant</w:t>
              </w:r>
              <w:proofErr w:type="spellEnd"/>
              <w:r>
                <w:t xml:space="preserve"> risks; and</w:t>
              </w:r>
            </w:ins>
          </w:p>
          <w:p w:rsidR="007D5950" w:rsidRDefault="00E624CB" w:rsidP="007B1D35">
            <w:pPr>
              <w:pStyle w:val="ListParagraph"/>
              <w:numPr>
                <w:ilvl w:val="0"/>
                <w:numId w:val="57"/>
              </w:numPr>
              <w:spacing w:before="120" w:after="120"/>
              <w:ind w:left="547" w:hanging="547"/>
              <w:contextualSpacing w:val="0"/>
              <w:jc w:val="left"/>
            </w:pPr>
            <w:ins w:id="1594" w:author="Author">
              <w:r>
                <w:t>The restatement of previously issued financial statements</w:t>
              </w:r>
              <w:r w:rsidR="009C0934">
                <w:t xml:space="preserve">. </w:t>
              </w:r>
            </w:ins>
          </w:p>
          <w:p w:rsidR="002536AE" w:rsidRDefault="002536AE" w:rsidP="002536AE">
            <w:pPr>
              <w:spacing w:after="120"/>
              <w:jc w:val="left"/>
            </w:pPr>
            <w:r>
              <w:t>[</w:t>
            </w:r>
            <w:r w:rsidRPr="00821A91">
              <w:rPr>
                <w:i/>
                <w:highlight w:val="yellow"/>
              </w:rPr>
              <w:t>Previous examples in para. A121</w:t>
            </w:r>
            <w:r>
              <w:t>]</w:t>
            </w:r>
          </w:p>
          <w:p w:rsidR="002536AE" w:rsidDel="002536AE" w:rsidRDefault="002536AE" w:rsidP="007B1D35">
            <w:pPr>
              <w:pStyle w:val="ListParagraph"/>
              <w:numPr>
                <w:ilvl w:val="0"/>
                <w:numId w:val="57"/>
              </w:numPr>
              <w:spacing w:before="120" w:after="120"/>
              <w:ind w:left="547" w:hanging="547"/>
              <w:contextualSpacing w:val="0"/>
              <w:rPr>
                <w:del w:id="1595" w:author="Author"/>
                <w:rFonts w:cs="Arial"/>
                <w:szCs w:val="20"/>
              </w:rPr>
            </w:pPr>
            <w:del w:id="1596" w:author="Author">
              <w:r w:rsidDel="002536AE">
                <w:rPr>
                  <w:rFonts w:cs="Arial"/>
                  <w:szCs w:val="20"/>
                </w:rPr>
                <w:delText>The absence of a risk assessment process when such a process would ordinarily be expected to have been established; or</w:delText>
              </w:r>
            </w:del>
          </w:p>
          <w:p w:rsidR="00326A11" w:rsidRPr="002536AE" w:rsidRDefault="002536AE" w:rsidP="007B1D35">
            <w:pPr>
              <w:pStyle w:val="ListParagraph"/>
              <w:numPr>
                <w:ilvl w:val="0"/>
                <w:numId w:val="57"/>
              </w:numPr>
              <w:spacing w:before="120" w:after="120"/>
              <w:ind w:left="547" w:hanging="547"/>
              <w:contextualSpacing w:val="0"/>
              <w:rPr>
                <w:ins w:id="1597" w:author="Author"/>
                <w:rFonts w:cs="Arial"/>
                <w:szCs w:val="20"/>
              </w:rPr>
            </w:pPr>
            <w:del w:id="1598" w:author="Author">
              <w:r w:rsidDel="002536AE">
                <w:rPr>
                  <w:rFonts w:cs="Arial"/>
                  <w:szCs w:val="20"/>
                </w:rPr>
                <w:delText>Evidence of an ineffective risk assessment process, which may be the case when the process has failed to identify a risk of material misstatement when it would be expected the risk assessment process would have identified the risk.</w:delText>
              </w:r>
            </w:del>
          </w:p>
        </w:tc>
      </w:tr>
    </w:tbl>
    <w:bookmarkEnd w:id="0"/>
    <w:bookmarkEnd w:id="1"/>
    <w:bookmarkEnd w:id="1566"/>
    <w:p w:rsidR="005C2535" w:rsidRPr="00961271" w:rsidRDefault="005C2535" w:rsidP="005C2535">
      <w:pPr>
        <w:keepNext/>
        <w:spacing w:before="240"/>
        <w:rPr>
          <w:rFonts w:cs="Arial"/>
          <w:b/>
          <w:bCs/>
          <w:kern w:val="20"/>
          <w:szCs w:val="20"/>
          <w:lang w:eastAsia="x-none"/>
        </w:rPr>
      </w:pPr>
      <w:r w:rsidRPr="00961271">
        <w:rPr>
          <w:rFonts w:cs="Arial"/>
          <w:b/>
          <w:bCs/>
          <w:kern w:val="20"/>
          <w:szCs w:val="20"/>
          <w:lang w:val="x-none" w:eastAsia="x-none"/>
        </w:rPr>
        <w:t xml:space="preserve">Identifying and Assessing the Risks of Material Misstatement </w:t>
      </w:r>
    </w:p>
    <w:p w:rsidR="005C2535" w:rsidRPr="00CA3E14" w:rsidRDefault="005C2535" w:rsidP="005C2535">
      <w:pPr>
        <w:ind w:left="547" w:hanging="547"/>
        <w:rPr>
          <w:ins w:id="1599" w:author="Author"/>
          <w:rFonts w:cs="Arial"/>
          <w:b/>
          <w:i/>
          <w:szCs w:val="20"/>
        </w:rPr>
      </w:pPr>
      <w:ins w:id="1600" w:author="Author">
        <w:r w:rsidRPr="00CA3E14">
          <w:rPr>
            <w:rFonts w:cs="Arial"/>
            <w:b/>
            <w:i/>
            <w:szCs w:val="20"/>
          </w:rPr>
          <w:t>Why the Auditor Identifies and Assesses the Risks of Material Misstatement</w:t>
        </w:r>
      </w:ins>
    </w:p>
    <w:p w:rsidR="005C2535" w:rsidRDefault="005C2535" w:rsidP="005C2535">
      <w:pPr>
        <w:ind w:left="547" w:hanging="547"/>
        <w:rPr>
          <w:ins w:id="1601" w:author="Author"/>
          <w:rFonts w:cs="Arial"/>
          <w:szCs w:val="20"/>
        </w:rPr>
      </w:pPr>
      <w:r w:rsidRPr="00961271">
        <w:rPr>
          <w:rFonts w:cs="Arial"/>
          <w:szCs w:val="20"/>
        </w:rPr>
        <w:t>A201.</w:t>
      </w:r>
      <w:r w:rsidRPr="00961271">
        <w:rPr>
          <w:rFonts w:cs="Arial"/>
          <w:szCs w:val="20"/>
        </w:rPr>
        <w:tab/>
      </w:r>
      <w:r>
        <w:rPr>
          <w:rFonts w:cs="Arial"/>
          <w:szCs w:val="20"/>
        </w:rPr>
        <w:t>[</w:t>
      </w:r>
      <w:r w:rsidRPr="00CA3E14">
        <w:rPr>
          <w:rFonts w:cs="Arial"/>
          <w:i/>
          <w:szCs w:val="20"/>
        </w:rPr>
        <w:t>New – para. A201 moved to A201a</w:t>
      </w:r>
      <w:r>
        <w:rPr>
          <w:rFonts w:cs="Arial"/>
          <w:szCs w:val="20"/>
        </w:rPr>
        <w:t xml:space="preserve">] </w:t>
      </w:r>
      <w:ins w:id="1602" w:author="Author">
        <w:r w:rsidRPr="001D611C">
          <w:rPr>
            <w:rFonts w:cs="Arial"/>
            <w:szCs w:val="20"/>
          </w:rPr>
          <w:t xml:space="preserve">Risks of material misstatement are </w:t>
        </w:r>
        <w:r>
          <w:rPr>
            <w:rFonts w:cs="Arial"/>
            <w:szCs w:val="20"/>
          </w:rPr>
          <w:t xml:space="preserve">identified and </w:t>
        </w:r>
        <w:r w:rsidRPr="001D611C">
          <w:rPr>
            <w:rFonts w:cs="Arial"/>
            <w:szCs w:val="20"/>
          </w:rPr>
          <w:t xml:space="preserve">assessed </w:t>
        </w:r>
        <w:r>
          <w:rPr>
            <w:rFonts w:cs="Arial"/>
            <w:szCs w:val="20"/>
          </w:rPr>
          <w:t xml:space="preserve">by the auditor </w:t>
        </w:r>
        <w:r w:rsidRPr="001D611C">
          <w:rPr>
            <w:rFonts w:cs="Arial"/>
            <w:szCs w:val="20"/>
          </w:rPr>
          <w:t>in order to determine the nature, timing and extent of further audit procedures necessary to obtain sufficient appropriate audit evidence. This evidence enables the auditor to express an opinion on the financial statements at an acceptably low level of audit risk.</w:t>
        </w:r>
      </w:ins>
    </w:p>
    <w:p w:rsidR="005C2535" w:rsidRPr="00961271" w:rsidRDefault="005C2535" w:rsidP="005C2535">
      <w:pPr>
        <w:ind w:left="547" w:hanging="547"/>
        <w:rPr>
          <w:rFonts w:cs="Arial"/>
          <w:szCs w:val="20"/>
        </w:rPr>
      </w:pPr>
      <w:ins w:id="1603" w:author="Author">
        <w:r>
          <w:rPr>
            <w:rFonts w:cs="Arial"/>
            <w:szCs w:val="20"/>
          </w:rPr>
          <w:t xml:space="preserve">A201a.    </w:t>
        </w:r>
      </w:ins>
      <w:r>
        <w:rPr>
          <w:rFonts w:cs="Arial"/>
          <w:szCs w:val="20"/>
        </w:rPr>
        <w:t>[</w:t>
      </w:r>
      <w:r w:rsidRPr="00CA3E14">
        <w:rPr>
          <w:rFonts w:cs="Arial"/>
          <w:i/>
          <w:szCs w:val="20"/>
        </w:rPr>
        <w:t>Previous</w:t>
      </w:r>
      <w:r>
        <w:rPr>
          <w:rFonts w:cs="Arial"/>
          <w:i/>
          <w:szCs w:val="20"/>
        </w:rPr>
        <w:t>ly para.</w:t>
      </w:r>
      <w:r w:rsidRPr="00CA3E14">
        <w:rPr>
          <w:rFonts w:cs="Arial"/>
          <w:i/>
          <w:szCs w:val="20"/>
        </w:rPr>
        <w:t xml:space="preserve"> A201</w:t>
      </w:r>
      <w:r>
        <w:rPr>
          <w:rFonts w:cs="Arial"/>
          <w:szCs w:val="20"/>
        </w:rPr>
        <w:t xml:space="preserve">] </w:t>
      </w:r>
      <w:r w:rsidRPr="00961271">
        <w:rPr>
          <w:rFonts w:cs="Arial"/>
          <w:szCs w:val="20"/>
        </w:rPr>
        <w:t>Information gathered by performing risk assessment procedures</w:t>
      </w:r>
      <w:ins w:id="1604" w:author="Author">
        <w:r>
          <w:rPr>
            <w:rFonts w:cs="Arial"/>
            <w:szCs w:val="20"/>
          </w:rPr>
          <w:t xml:space="preserve"> is used as audit evidence to provide the basis for the identification and assessment of the risks of material misstatement. </w:t>
        </w:r>
      </w:ins>
      <w:del w:id="1605" w:author="Author">
        <w:r w:rsidRPr="00961271" w:rsidDel="00FF4842">
          <w:rPr>
            <w:rFonts w:cs="Arial"/>
            <w:szCs w:val="20"/>
          </w:rPr>
          <w:delText>, including t</w:delText>
        </w:r>
      </w:del>
      <w:ins w:id="1606" w:author="Author">
        <w:r>
          <w:rPr>
            <w:rFonts w:cs="Arial"/>
            <w:szCs w:val="20"/>
          </w:rPr>
          <w:t>T</w:t>
        </w:r>
      </w:ins>
      <w:r w:rsidRPr="00961271">
        <w:rPr>
          <w:rFonts w:cs="Arial"/>
          <w:szCs w:val="20"/>
        </w:rPr>
        <w:t xml:space="preserve">he audit evidence obtained </w:t>
      </w:r>
      <w:del w:id="1607" w:author="Author">
        <w:r w:rsidRPr="00961271" w:rsidDel="00FF4842">
          <w:rPr>
            <w:rFonts w:cs="Arial"/>
            <w:szCs w:val="20"/>
          </w:rPr>
          <w:delText xml:space="preserve">in </w:delText>
        </w:r>
      </w:del>
      <w:ins w:id="1608" w:author="Author">
        <w:r>
          <w:rPr>
            <w:rFonts w:cs="Arial"/>
            <w:szCs w:val="20"/>
          </w:rPr>
          <w:t>when</w:t>
        </w:r>
        <w:r w:rsidRPr="00961271">
          <w:rPr>
            <w:rFonts w:cs="Arial"/>
            <w:szCs w:val="20"/>
          </w:rPr>
          <w:t xml:space="preserve"> </w:t>
        </w:r>
      </w:ins>
      <w:r w:rsidRPr="00961271">
        <w:rPr>
          <w:rFonts w:cs="Arial"/>
          <w:szCs w:val="20"/>
        </w:rPr>
        <w:t xml:space="preserve">evaluating the design of </w:t>
      </w:r>
      <w:ins w:id="1609" w:author="Author">
        <w:r>
          <w:rPr>
            <w:rFonts w:cs="Arial"/>
            <w:szCs w:val="20"/>
          </w:rPr>
          <w:t xml:space="preserve">identified </w:t>
        </w:r>
      </w:ins>
      <w:r w:rsidRPr="00961271">
        <w:rPr>
          <w:rFonts w:cs="Arial"/>
          <w:szCs w:val="20"/>
        </w:rPr>
        <w:t xml:space="preserve">controls </w:t>
      </w:r>
      <w:del w:id="1610" w:author="Author">
        <w:r w:rsidRPr="00961271" w:rsidDel="00FF4842">
          <w:rPr>
            <w:rFonts w:cs="Arial"/>
            <w:szCs w:val="20"/>
          </w:rPr>
          <w:delText>relevant to the audit</w:delText>
        </w:r>
      </w:del>
      <w:ins w:id="1611" w:author="Author">
        <w:r>
          <w:rPr>
            <w:rFonts w:cs="Arial"/>
            <w:szCs w:val="20"/>
          </w:rPr>
          <w:t>in the control activities component</w:t>
        </w:r>
      </w:ins>
      <w:r w:rsidRPr="00961271">
        <w:rPr>
          <w:rFonts w:cs="Arial"/>
          <w:szCs w:val="20"/>
        </w:rPr>
        <w:t xml:space="preserve"> and determining whether th</w:t>
      </w:r>
      <w:ins w:id="1612" w:author="Author">
        <w:r>
          <w:rPr>
            <w:rFonts w:cs="Arial"/>
            <w:szCs w:val="20"/>
          </w:rPr>
          <w:t xml:space="preserve">ose </w:t>
        </w:r>
        <w:r>
          <w:rPr>
            <w:rFonts w:cs="Arial"/>
            <w:szCs w:val="20"/>
          </w:rPr>
          <w:lastRenderedPageBreak/>
          <w:t>controls</w:t>
        </w:r>
      </w:ins>
      <w:del w:id="1613" w:author="Author">
        <w:r w:rsidRPr="00961271" w:rsidDel="00FF4842">
          <w:rPr>
            <w:rFonts w:cs="Arial"/>
            <w:szCs w:val="20"/>
          </w:rPr>
          <w:delText>ey</w:delText>
        </w:r>
      </w:del>
      <w:r w:rsidRPr="00961271">
        <w:rPr>
          <w:rFonts w:cs="Arial"/>
          <w:szCs w:val="20"/>
        </w:rPr>
        <w:t xml:space="preserve"> have been implemented, is </w:t>
      </w:r>
      <w:ins w:id="1614" w:author="Author">
        <w:r>
          <w:rPr>
            <w:rFonts w:cs="Arial"/>
            <w:szCs w:val="20"/>
          </w:rPr>
          <w:t xml:space="preserve">also </w:t>
        </w:r>
      </w:ins>
      <w:r w:rsidRPr="00961271">
        <w:rPr>
          <w:rFonts w:cs="Arial"/>
          <w:szCs w:val="20"/>
        </w:rPr>
        <w:t xml:space="preserve">used as audit evidence to support the risk assessment. The </w:t>
      </w:r>
      <w:ins w:id="1615" w:author="Author">
        <w:r>
          <w:rPr>
            <w:rFonts w:cs="Arial"/>
            <w:szCs w:val="20"/>
          </w:rPr>
          <w:t xml:space="preserve">basis for the </w:t>
        </w:r>
      </w:ins>
      <w:r w:rsidRPr="00961271">
        <w:rPr>
          <w:rFonts w:cs="Arial"/>
          <w:szCs w:val="20"/>
        </w:rPr>
        <w:t>risk assessment</w:t>
      </w:r>
      <w:r>
        <w:rPr>
          <w:rFonts w:cs="Arial"/>
          <w:szCs w:val="20"/>
        </w:rPr>
        <w:t xml:space="preserve"> </w:t>
      </w:r>
      <w:del w:id="1616" w:author="Author">
        <w:r w:rsidDel="00CA3E14">
          <w:rPr>
            <w:rFonts w:cs="Arial"/>
            <w:szCs w:val="20"/>
          </w:rPr>
          <w:delText>determines</w:delText>
        </w:r>
      </w:del>
      <w:r w:rsidRPr="00961271">
        <w:rPr>
          <w:rFonts w:cs="Arial"/>
          <w:szCs w:val="20"/>
        </w:rPr>
        <w:t xml:space="preserve"> </w:t>
      </w:r>
      <w:ins w:id="1617" w:author="Author">
        <w:r>
          <w:rPr>
            <w:rFonts w:cs="Arial"/>
            <w:szCs w:val="20"/>
          </w:rPr>
          <w:t>also provides the basis for the auditor to design overall responses to address the assessed risks of material misstatement at the financial statement level, as well as</w:t>
        </w:r>
        <w:r w:rsidRPr="00961271">
          <w:rPr>
            <w:rFonts w:cs="Arial"/>
            <w:szCs w:val="20"/>
          </w:rPr>
          <w:t xml:space="preserve"> </w:t>
        </w:r>
      </w:ins>
      <w:r w:rsidRPr="00961271">
        <w:rPr>
          <w:rFonts w:cs="Arial"/>
          <w:szCs w:val="20"/>
        </w:rPr>
        <w:t>the</w:t>
      </w:r>
      <w:r>
        <w:rPr>
          <w:rFonts w:cs="Arial"/>
          <w:szCs w:val="20"/>
        </w:rPr>
        <w:t xml:space="preserve"> </w:t>
      </w:r>
      <w:r w:rsidRPr="00961271">
        <w:rPr>
          <w:rFonts w:cs="Arial"/>
          <w:szCs w:val="20"/>
        </w:rPr>
        <w:t xml:space="preserve">nature, timing and extent of further audit procedures to be performed in accordance with ISA 330. </w:t>
      </w:r>
      <w:r>
        <w:rPr>
          <w:rFonts w:cs="Arial"/>
          <w:szCs w:val="20"/>
        </w:rPr>
        <w:t>[</w:t>
      </w:r>
      <w:r w:rsidRPr="00BA2165">
        <w:rPr>
          <w:rFonts w:cs="Arial"/>
          <w:i/>
          <w:szCs w:val="20"/>
        </w:rPr>
        <w:t>Moved to Para. A221a</w:t>
      </w:r>
      <w:r>
        <w:rPr>
          <w:rFonts w:cs="Arial"/>
          <w:szCs w:val="20"/>
        </w:rPr>
        <w:t xml:space="preserve">] </w:t>
      </w:r>
      <w:del w:id="1618" w:author="Author">
        <w:r w:rsidRPr="00961271" w:rsidDel="00FD08AA">
          <w:rPr>
            <w:rFonts w:cs="Arial"/>
            <w:szCs w:val="20"/>
          </w:rPr>
          <w:delText>In identifying and assessing the risks of material misstatement in the financial statements, the auditor exercises professional skepticism in accordance with ISA 200.</w:delText>
        </w:r>
        <w:r w:rsidRPr="00961271" w:rsidDel="00FD08AA">
          <w:rPr>
            <w:rFonts w:cs="Arial"/>
            <w:szCs w:val="20"/>
            <w:vertAlign w:val="superscript"/>
          </w:rPr>
          <w:footnoteReference w:id="52"/>
        </w:r>
      </w:del>
    </w:p>
    <w:p w:rsidR="005C2535" w:rsidRDefault="005C2535" w:rsidP="005C2535">
      <w:pPr>
        <w:ind w:left="547" w:hanging="547"/>
        <w:rPr>
          <w:rFonts w:cs="Arial"/>
          <w:kern w:val="20"/>
          <w:szCs w:val="20"/>
        </w:rPr>
      </w:pPr>
      <w:r w:rsidRPr="00961271">
        <w:rPr>
          <w:rFonts w:cs="Arial"/>
          <w:kern w:val="20"/>
          <w:szCs w:val="20"/>
        </w:rPr>
        <w:t>A202.</w:t>
      </w:r>
      <w:r w:rsidRPr="00961271">
        <w:rPr>
          <w:rFonts w:cs="Arial"/>
          <w:kern w:val="20"/>
          <w:szCs w:val="20"/>
        </w:rPr>
        <w:tab/>
      </w:r>
      <w:r>
        <w:rPr>
          <w:rFonts w:cs="Arial"/>
          <w:kern w:val="20"/>
          <w:szCs w:val="20"/>
        </w:rPr>
        <w:t>[</w:t>
      </w:r>
      <w:r w:rsidRPr="00EE583E">
        <w:rPr>
          <w:rFonts w:cs="Arial"/>
          <w:i/>
          <w:kern w:val="20"/>
          <w:szCs w:val="20"/>
        </w:rPr>
        <w:t>Move</w:t>
      </w:r>
      <w:r>
        <w:rPr>
          <w:rFonts w:cs="Arial"/>
          <w:i/>
          <w:kern w:val="20"/>
          <w:szCs w:val="20"/>
        </w:rPr>
        <w:t>d</w:t>
      </w:r>
      <w:r w:rsidRPr="00EE583E">
        <w:rPr>
          <w:rFonts w:cs="Arial"/>
          <w:i/>
          <w:kern w:val="20"/>
          <w:szCs w:val="20"/>
        </w:rPr>
        <w:t xml:space="preserve"> to FAQ</w:t>
      </w:r>
      <w:r>
        <w:rPr>
          <w:rFonts w:cs="Arial"/>
          <w:kern w:val="20"/>
          <w:szCs w:val="20"/>
        </w:rPr>
        <w:t xml:space="preserve">] </w:t>
      </w:r>
    </w:p>
    <w:p w:rsidR="005C2535" w:rsidRPr="00BA2165" w:rsidRDefault="005C2535" w:rsidP="005C2535">
      <w:pPr>
        <w:ind w:left="547"/>
        <w:rPr>
          <w:rFonts w:cs="Arial"/>
          <w:strike/>
          <w:kern w:val="20"/>
          <w:szCs w:val="20"/>
        </w:rPr>
      </w:pPr>
      <w:r w:rsidRPr="00BA2165">
        <w:rPr>
          <w:rFonts w:cs="Arial"/>
          <w:strike/>
          <w:kern w:val="20"/>
          <w:szCs w:val="20"/>
        </w:rPr>
        <w:t>The auditor’s understanding required by paragraphs 23 to 25, and the identification and assessment of the risks of material misstatement, is an iterative process. For example, the auditor may form initial expectations about the significant classes of transactions, account balances and disclosures based on the understanding of the entity and its environment and the applicable financial reporting framework obtained in accordance with paragraph 23. These expectations may be confirmed or updated as the auditor performs further risk assessment procedures to address the requirements in paragraphs 24 and 25, in particular relating to the auditor’s understanding of the entity’s information system. Specifically, the auditor may identify additional risks of material misstatement related to the classes of transactions, account balances or disclosures that were expected to be significant, thus confirming their significance. The auditor may also identify risks of material misstatement at the assertion level that are related to classes of transactions, account balances or disclosures not previously considered significant and which may therefore give rise to the identification of additional significant classes of transactions, account balances, or disclosures. (Ref: Para. 45(b) and 46)</w:t>
      </w:r>
    </w:p>
    <w:p w:rsidR="005C2535" w:rsidRDefault="005C2535" w:rsidP="005C2535">
      <w:pPr>
        <w:ind w:left="547" w:hanging="547"/>
        <w:rPr>
          <w:rFonts w:cs="Arial"/>
          <w:kern w:val="20"/>
          <w:szCs w:val="20"/>
        </w:rPr>
      </w:pPr>
      <w:r>
        <w:rPr>
          <w:rFonts w:cs="Arial"/>
          <w:kern w:val="20"/>
          <w:szCs w:val="20"/>
        </w:rPr>
        <w:t xml:space="preserve">A202a. </w:t>
      </w:r>
      <w:ins w:id="1621" w:author="Author">
        <w:r>
          <w:rPr>
            <w:rFonts w:cs="Arial"/>
            <w:kern w:val="20"/>
            <w:szCs w:val="20"/>
          </w:rPr>
          <w:t xml:space="preserve">Identifying the risks of material misstatement also provides the basis for the auditor’s determination of relevant assertions, which assists the auditor’s determination of the significant classes of transactions, account balances and disclosures. </w:t>
        </w:r>
      </w:ins>
    </w:p>
    <w:p w:rsidR="005C2535" w:rsidRDefault="005C2535" w:rsidP="005C2535">
      <w:pPr>
        <w:keepNext/>
        <w:spacing w:before="240"/>
        <w:rPr>
          <w:ins w:id="1622" w:author="Author"/>
          <w:rFonts w:cs="Arial"/>
          <w:bCs/>
          <w:i/>
          <w:kern w:val="20"/>
          <w:szCs w:val="20"/>
        </w:rPr>
      </w:pPr>
      <w:ins w:id="1623" w:author="Author">
        <w:r>
          <w:rPr>
            <w:rFonts w:cs="Arial"/>
            <w:bCs/>
            <w:i/>
            <w:kern w:val="20"/>
            <w:szCs w:val="20"/>
          </w:rPr>
          <w:t>Assertions</w:t>
        </w:r>
      </w:ins>
    </w:p>
    <w:p w:rsidR="005C2535" w:rsidRPr="00BA2165" w:rsidRDefault="005C2535" w:rsidP="005C2535">
      <w:pPr>
        <w:keepNext/>
        <w:ind w:left="547" w:hanging="547"/>
        <w:rPr>
          <w:ins w:id="1624" w:author="Author"/>
          <w:rFonts w:cs="Arial"/>
          <w:b/>
          <w:i/>
          <w:kern w:val="20"/>
          <w:szCs w:val="20"/>
        </w:rPr>
      </w:pPr>
      <w:ins w:id="1625" w:author="Author">
        <w:r w:rsidRPr="00BA2165">
          <w:rPr>
            <w:rFonts w:cs="Arial"/>
            <w:b/>
            <w:i/>
            <w:kern w:val="20"/>
            <w:szCs w:val="20"/>
          </w:rPr>
          <w:t>Why the Auditor Uses Assertions</w:t>
        </w:r>
      </w:ins>
    </w:p>
    <w:p w:rsidR="005C2535" w:rsidRPr="00FD08AA" w:rsidRDefault="005C2535" w:rsidP="005C2535">
      <w:pPr>
        <w:ind w:left="547" w:hanging="547"/>
        <w:rPr>
          <w:ins w:id="1626" w:author="Author"/>
          <w:rFonts w:cs="Arial"/>
          <w:bCs/>
          <w:kern w:val="20"/>
          <w:szCs w:val="20"/>
        </w:rPr>
      </w:pPr>
      <w:ins w:id="1627" w:author="Author">
        <w:r>
          <w:rPr>
            <w:rFonts w:cs="Arial"/>
            <w:bCs/>
            <w:kern w:val="20"/>
            <w:szCs w:val="20"/>
          </w:rPr>
          <w:t>A202b. Management makes assertions about the entity’s classes of transactions, account balances and disclosures when representing that the financial statements are prepared in accordance with the applicable financial reporting framework. In identifying and assessing the risks of material misstatement, the auditor uses assertions to consider the different types of potential misstatements that may occur. Assertions for which the auditor has identified related risks of material misstatement are relevant assertions.</w:t>
        </w:r>
        <w:del w:id="1628" w:author="Author">
          <w:r w:rsidDel="00CD0328">
            <w:rPr>
              <w:rFonts w:cs="Arial"/>
              <w:bCs/>
              <w:kern w:val="20"/>
              <w:szCs w:val="20"/>
            </w:rPr>
            <w:delText>.</w:delText>
          </w:r>
        </w:del>
        <w:r>
          <w:rPr>
            <w:rFonts w:cs="Arial"/>
            <w:bCs/>
            <w:kern w:val="20"/>
            <w:szCs w:val="20"/>
          </w:rPr>
          <w:t xml:space="preserve"> </w:t>
        </w:r>
      </w:ins>
    </w:p>
    <w:p w:rsidR="005C2535" w:rsidRPr="00961271" w:rsidRDefault="005C2535" w:rsidP="005C2535">
      <w:pPr>
        <w:rPr>
          <w:rFonts w:cs="Arial"/>
          <w:bCs/>
          <w:i/>
          <w:kern w:val="20"/>
          <w:szCs w:val="20"/>
        </w:rPr>
      </w:pPr>
      <w:r w:rsidRPr="00961271">
        <w:rPr>
          <w:rFonts w:cs="Arial"/>
          <w:bCs/>
          <w:i/>
          <w:kern w:val="20"/>
          <w:szCs w:val="20"/>
        </w:rPr>
        <w:t xml:space="preserve">The Use of Assertions </w:t>
      </w:r>
    </w:p>
    <w:p w:rsidR="005C2535" w:rsidRPr="00961271" w:rsidRDefault="005C2535" w:rsidP="005C2535">
      <w:pPr>
        <w:ind w:left="547" w:hanging="547"/>
        <w:rPr>
          <w:rFonts w:cs="Arial"/>
          <w:kern w:val="20"/>
          <w:szCs w:val="20"/>
        </w:rPr>
      </w:pPr>
      <w:r w:rsidRPr="00961271">
        <w:rPr>
          <w:rFonts w:cs="Arial"/>
          <w:kern w:val="20"/>
          <w:szCs w:val="20"/>
        </w:rPr>
        <w:t>A203.</w:t>
      </w:r>
      <w:r w:rsidRPr="00961271">
        <w:rPr>
          <w:rFonts w:cs="Arial"/>
          <w:kern w:val="20"/>
          <w:szCs w:val="20"/>
        </w:rPr>
        <w:tab/>
        <w:t xml:space="preserve">In identifying and </w:t>
      </w:r>
      <w:r w:rsidRPr="00BA2165">
        <w:rPr>
          <w:rFonts w:cs="Arial"/>
          <w:kern w:val="20"/>
          <w:szCs w:val="20"/>
        </w:rPr>
        <w:t>assessing the risks of material misstatement, the auditor may use the assertions as described in paragraph A204(a)‒(b) below or may</w:t>
      </w:r>
      <w:r w:rsidRPr="00961271">
        <w:rPr>
          <w:rFonts w:cs="Arial"/>
          <w:kern w:val="20"/>
          <w:szCs w:val="20"/>
        </w:rPr>
        <w:t xml:space="preserve"> express them differently provided all aspects described below have been covered. </w:t>
      </w:r>
      <w:del w:id="1629" w:author="Author">
        <w:r w:rsidRPr="00961271" w:rsidDel="003938A0">
          <w:rPr>
            <w:rFonts w:cs="Arial"/>
            <w:kern w:val="20"/>
            <w:szCs w:val="20"/>
          </w:rPr>
          <w:delText>For example, t</w:delText>
        </w:r>
      </w:del>
      <w:ins w:id="1630" w:author="Author">
        <w:r>
          <w:rPr>
            <w:rFonts w:cs="Arial"/>
            <w:kern w:val="20"/>
            <w:szCs w:val="20"/>
          </w:rPr>
          <w:t>T</w:t>
        </w:r>
      </w:ins>
      <w:r w:rsidRPr="00961271">
        <w:rPr>
          <w:rFonts w:cs="Arial"/>
          <w:kern w:val="20"/>
          <w:szCs w:val="20"/>
        </w:rPr>
        <w:t>he auditor may choose to combine the assertions about classes of transactions and events, and related disclosures, with the assertions about account balances, and related disclosures.</w:t>
      </w:r>
    </w:p>
    <w:p w:rsidR="005C2535" w:rsidRPr="00961271" w:rsidRDefault="005C2535" w:rsidP="005C2535">
      <w:pPr>
        <w:ind w:left="547" w:hanging="547"/>
        <w:rPr>
          <w:rFonts w:cs="Arial"/>
          <w:kern w:val="20"/>
          <w:szCs w:val="20"/>
        </w:rPr>
      </w:pPr>
      <w:r w:rsidRPr="00961271">
        <w:rPr>
          <w:rFonts w:cs="Arial"/>
          <w:kern w:val="20"/>
          <w:szCs w:val="20"/>
        </w:rPr>
        <w:lastRenderedPageBreak/>
        <w:t>A204.</w:t>
      </w:r>
      <w:r w:rsidRPr="00961271">
        <w:rPr>
          <w:rFonts w:cs="Arial"/>
          <w:kern w:val="20"/>
          <w:szCs w:val="20"/>
        </w:rPr>
        <w:tab/>
        <w:t>Assertions used by the auditor in considering the different types of potential misstatements that may occur may fall into the following categories:</w:t>
      </w:r>
    </w:p>
    <w:p w:rsidR="005C2535" w:rsidRPr="00961271" w:rsidRDefault="005C2535" w:rsidP="007B1D35">
      <w:pPr>
        <w:numPr>
          <w:ilvl w:val="0"/>
          <w:numId w:val="101"/>
        </w:numPr>
        <w:ind w:left="1094" w:hanging="547"/>
        <w:rPr>
          <w:rFonts w:cs="Arial"/>
          <w:szCs w:val="20"/>
        </w:rPr>
      </w:pPr>
      <w:r w:rsidRPr="00961271">
        <w:rPr>
          <w:rFonts w:cs="Arial"/>
          <w:szCs w:val="20"/>
        </w:rPr>
        <w:t>Assertions about classes of transactions and events, and related disclosures, for the period under audit:</w:t>
      </w:r>
    </w:p>
    <w:p w:rsidR="005C2535" w:rsidRPr="00961271" w:rsidRDefault="005C2535" w:rsidP="007B1D35">
      <w:pPr>
        <w:numPr>
          <w:ilvl w:val="0"/>
          <w:numId w:val="102"/>
        </w:numPr>
        <w:ind w:left="1641" w:hanging="547"/>
        <w:rPr>
          <w:rFonts w:cs="Arial"/>
          <w:szCs w:val="20"/>
        </w:rPr>
      </w:pPr>
      <w:r w:rsidRPr="00961271">
        <w:rPr>
          <w:rFonts w:cs="Arial"/>
          <w:szCs w:val="20"/>
        </w:rPr>
        <w:t>Occurrence—transactions and events that have been recorded or disclosed, have occurred, and such transactions and events pertain to the entity.</w:t>
      </w:r>
    </w:p>
    <w:p w:rsidR="005C2535" w:rsidRPr="00961271" w:rsidRDefault="005C2535" w:rsidP="007B1D35">
      <w:pPr>
        <w:numPr>
          <w:ilvl w:val="0"/>
          <w:numId w:val="102"/>
        </w:numPr>
        <w:ind w:left="1641" w:hanging="547"/>
        <w:rPr>
          <w:rFonts w:cs="Arial"/>
          <w:szCs w:val="20"/>
        </w:rPr>
      </w:pPr>
      <w:r w:rsidRPr="00961271">
        <w:rPr>
          <w:rFonts w:cs="Arial"/>
          <w:szCs w:val="20"/>
        </w:rPr>
        <w:t>Completeness—all transactions and events that should have been recorded have been recorded, and all related disclosures that should have been included in the financial statements have been included.</w:t>
      </w:r>
    </w:p>
    <w:p w:rsidR="005C2535" w:rsidRPr="00961271" w:rsidRDefault="005C2535" w:rsidP="007B1D35">
      <w:pPr>
        <w:numPr>
          <w:ilvl w:val="0"/>
          <w:numId w:val="102"/>
        </w:numPr>
        <w:ind w:left="1641" w:hanging="547"/>
        <w:rPr>
          <w:rFonts w:cs="Arial"/>
          <w:szCs w:val="20"/>
        </w:rPr>
      </w:pPr>
      <w:r w:rsidRPr="00961271">
        <w:rPr>
          <w:rFonts w:cs="Arial"/>
          <w:szCs w:val="20"/>
        </w:rPr>
        <w:t>Accuracy—amounts and other data relating to recorded transactions and events have been recorded appropriately, and related disclosures have been appropriately measured and described.</w:t>
      </w:r>
    </w:p>
    <w:p w:rsidR="005C2535" w:rsidRPr="00961271" w:rsidRDefault="005C2535" w:rsidP="007B1D35">
      <w:pPr>
        <w:numPr>
          <w:ilvl w:val="0"/>
          <w:numId w:val="102"/>
        </w:numPr>
        <w:ind w:left="1641" w:hanging="547"/>
        <w:rPr>
          <w:rFonts w:cs="Arial"/>
          <w:szCs w:val="20"/>
        </w:rPr>
      </w:pPr>
      <w:r w:rsidRPr="00961271">
        <w:rPr>
          <w:rFonts w:cs="Arial"/>
          <w:szCs w:val="20"/>
        </w:rPr>
        <w:t>Cutoff—transactions and events have been recorded in the correct accounting period.</w:t>
      </w:r>
    </w:p>
    <w:p w:rsidR="005C2535" w:rsidRPr="00961271" w:rsidRDefault="005C2535" w:rsidP="007B1D35">
      <w:pPr>
        <w:numPr>
          <w:ilvl w:val="0"/>
          <w:numId w:val="102"/>
        </w:numPr>
        <w:ind w:left="1641" w:hanging="547"/>
        <w:rPr>
          <w:rFonts w:cs="Arial"/>
          <w:szCs w:val="20"/>
        </w:rPr>
      </w:pPr>
      <w:r w:rsidRPr="00961271">
        <w:rPr>
          <w:rFonts w:cs="Arial"/>
          <w:szCs w:val="20"/>
        </w:rPr>
        <w:t>Classification—transactions and events have been recorded in the proper accounts.</w:t>
      </w:r>
    </w:p>
    <w:p w:rsidR="005C2535" w:rsidRPr="00961271" w:rsidRDefault="005C2535" w:rsidP="007B1D35">
      <w:pPr>
        <w:numPr>
          <w:ilvl w:val="0"/>
          <w:numId w:val="102"/>
        </w:numPr>
        <w:ind w:left="1641" w:hanging="547"/>
        <w:rPr>
          <w:rFonts w:cs="Arial"/>
          <w:szCs w:val="20"/>
        </w:rPr>
      </w:pPr>
      <w:r w:rsidRPr="00961271">
        <w:rPr>
          <w:rFonts w:cs="Arial"/>
          <w:szCs w:val="20"/>
        </w:rPr>
        <w:t>Presentation—transactions and events are appropriately aggregated or disaggregated and clearly described, and related disclosures are relevant and understandable in the context of the requirements of the applicable financial reporting framework.</w:t>
      </w:r>
    </w:p>
    <w:p w:rsidR="005C2535" w:rsidRPr="00961271" w:rsidRDefault="005C2535" w:rsidP="007B1D35">
      <w:pPr>
        <w:keepNext/>
        <w:numPr>
          <w:ilvl w:val="0"/>
          <w:numId w:val="101"/>
        </w:numPr>
        <w:ind w:left="1094" w:hanging="547"/>
        <w:rPr>
          <w:rFonts w:cs="Arial"/>
          <w:szCs w:val="20"/>
        </w:rPr>
      </w:pPr>
      <w:r w:rsidRPr="00961271">
        <w:rPr>
          <w:rFonts w:cs="Arial"/>
          <w:szCs w:val="20"/>
        </w:rPr>
        <w:t>Assertions about account balances, and related disclosures, at the period end:</w:t>
      </w:r>
    </w:p>
    <w:p w:rsidR="005C2535" w:rsidRPr="00961271" w:rsidRDefault="005C2535" w:rsidP="007B1D35">
      <w:pPr>
        <w:numPr>
          <w:ilvl w:val="0"/>
          <w:numId w:val="103"/>
        </w:numPr>
        <w:ind w:left="1641" w:hanging="547"/>
        <w:rPr>
          <w:rFonts w:cs="Arial"/>
          <w:szCs w:val="20"/>
        </w:rPr>
      </w:pPr>
      <w:r w:rsidRPr="00961271">
        <w:rPr>
          <w:rFonts w:cs="Arial"/>
          <w:szCs w:val="20"/>
        </w:rPr>
        <w:t>Existence—assets, liabilities, and equity interests exist.</w:t>
      </w:r>
    </w:p>
    <w:p w:rsidR="005C2535" w:rsidRPr="00961271" w:rsidRDefault="005C2535" w:rsidP="007B1D35">
      <w:pPr>
        <w:numPr>
          <w:ilvl w:val="0"/>
          <w:numId w:val="103"/>
        </w:numPr>
        <w:ind w:left="1641" w:hanging="547"/>
        <w:rPr>
          <w:rFonts w:cs="Arial"/>
          <w:szCs w:val="20"/>
        </w:rPr>
      </w:pPr>
      <w:r w:rsidRPr="00961271">
        <w:rPr>
          <w:rFonts w:cs="Arial"/>
          <w:szCs w:val="20"/>
        </w:rPr>
        <w:t>Rights and obligations—the entity holds or controls the rights to assets, and liabilities are the obligations of the entity.</w:t>
      </w:r>
    </w:p>
    <w:p w:rsidR="005C2535" w:rsidRPr="00961271" w:rsidRDefault="005C2535" w:rsidP="007B1D35">
      <w:pPr>
        <w:numPr>
          <w:ilvl w:val="0"/>
          <w:numId w:val="103"/>
        </w:numPr>
        <w:ind w:left="1641" w:hanging="547"/>
        <w:rPr>
          <w:rFonts w:cs="Arial"/>
          <w:szCs w:val="20"/>
        </w:rPr>
      </w:pPr>
      <w:r w:rsidRPr="00961271">
        <w:rPr>
          <w:rFonts w:cs="Arial"/>
          <w:szCs w:val="20"/>
        </w:rPr>
        <w:t>Completeness—all assets, liabilities and equity interests that should have been recorded have been recorded, and all related disclosures that should have been included in the financial statements have been included.</w:t>
      </w:r>
    </w:p>
    <w:p w:rsidR="005C2535" w:rsidRPr="00961271" w:rsidRDefault="005C2535" w:rsidP="007B1D35">
      <w:pPr>
        <w:numPr>
          <w:ilvl w:val="0"/>
          <w:numId w:val="103"/>
        </w:numPr>
        <w:ind w:left="1641" w:hanging="547"/>
        <w:rPr>
          <w:rFonts w:cs="Arial"/>
          <w:szCs w:val="20"/>
        </w:rPr>
      </w:pPr>
      <w:r w:rsidRPr="00961271">
        <w:rPr>
          <w:rFonts w:cs="Arial"/>
          <w:szCs w:val="20"/>
        </w:rPr>
        <w:t>Accuracy, valuation and allocation—assets, liabilities, and equity interests have been included in the financial statements at appropriate amounts and any resulting valuation or allocation adjustments have been appropriately recorded, and related disclosures have been appropriately measured and described.</w:t>
      </w:r>
    </w:p>
    <w:p w:rsidR="005C2535" w:rsidRPr="00961271" w:rsidRDefault="005C2535" w:rsidP="007B1D35">
      <w:pPr>
        <w:numPr>
          <w:ilvl w:val="0"/>
          <w:numId w:val="103"/>
        </w:numPr>
        <w:ind w:left="1641" w:hanging="547"/>
        <w:rPr>
          <w:rFonts w:cs="Arial"/>
          <w:szCs w:val="20"/>
        </w:rPr>
      </w:pPr>
      <w:r w:rsidRPr="00961271">
        <w:rPr>
          <w:rFonts w:cs="Arial"/>
          <w:szCs w:val="20"/>
        </w:rPr>
        <w:t>Classification—assets, liabilities and equity interests have been recorded in the proper accounts.</w:t>
      </w:r>
    </w:p>
    <w:p w:rsidR="005C2535" w:rsidRPr="00961271" w:rsidRDefault="005C2535" w:rsidP="007B1D35">
      <w:pPr>
        <w:numPr>
          <w:ilvl w:val="0"/>
          <w:numId w:val="103"/>
        </w:numPr>
        <w:ind w:left="1641" w:hanging="547"/>
        <w:rPr>
          <w:rFonts w:cs="Arial"/>
          <w:szCs w:val="20"/>
        </w:rPr>
      </w:pPr>
      <w:r w:rsidRPr="00961271">
        <w:rPr>
          <w:rFonts w:cs="Arial"/>
          <w:szCs w:val="20"/>
        </w:rPr>
        <w:t>Presentation—assets, liabilities and equity interests are appropriately aggregated or disaggregated and clearly described, and related disclosures are relevant and understandable in the context of the requirements of the applicable financial reporting framework.</w:t>
      </w:r>
    </w:p>
    <w:p w:rsidR="005C2535" w:rsidRDefault="005C2535" w:rsidP="005C2535">
      <w:pPr>
        <w:spacing w:after="120"/>
        <w:ind w:left="547" w:hanging="547"/>
        <w:rPr>
          <w:ins w:id="1631" w:author="Author"/>
          <w:rFonts w:cs="Arial"/>
          <w:kern w:val="20"/>
          <w:szCs w:val="20"/>
        </w:rPr>
      </w:pPr>
      <w:r w:rsidRPr="00961271">
        <w:rPr>
          <w:rFonts w:cs="Arial"/>
          <w:kern w:val="20"/>
          <w:szCs w:val="20"/>
        </w:rPr>
        <w:t>A205.</w:t>
      </w:r>
      <w:r w:rsidRPr="00961271">
        <w:rPr>
          <w:rFonts w:cs="Arial"/>
          <w:kern w:val="20"/>
          <w:szCs w:val="20"/>
        </w:rPr>
        <w:tab/>
        <w:t xml:space="preserve">The assertions described in </w:t>
      </w:r>
      <w:r w:rsidRPr="00BA2165">
        <w:rPr>
          <w:rFonts w:cs="Arial"/>
          <w:kern w:val="20"/>
          <w:szCs w:val="20"/>
        </w:rPr>
        <w:t>paragraph A204(a)‒(b) above</w:t>
      </w:r>
      <w:r w:rsidRPr="00961271">
        <w:rPr>
          <w:rFonts w:cs="Arial"/>
          <w:kern w:val="20"/>
          <w:szCs w:val="20"/>
        </w:rPr>
        <w:t>, adapted as appropriate, may also be used by the auditor in considering the different types of misstatements that may occur in disclosures not directly related to recorded classes of transactions, events, or account balances.</w:t>
      </w:r>
    </w:p>
    <w:tbl>
      <w:tblPr>
        <w:tblStyle w:val="TableGrid"/>
        <w:tblW w:w="0" w:type="auto"/>
        <w:tblInd w:w="547" w:type="dxa"/>
        <w:tblLook w:val="04A0" w:firstRow="1" w:lastRow="0" w:firstColumn="1" w:lastColumn="0" w:noHBand="0" w:noVBand="1"/>
      </w:tblPr>
      <w:tblGrid>
        <w:gridCol w:w="8793"/>
      </w:tblGrid>
      <w:tr w:rsidR="005C2535" w:rsidTr="005C2535">
        <w:trPr>
          <w:ins w:id="1632" w:author="Author"/>
        </w:trPr>
        <w:tc>
          <w:tcPr>
            <w:tcW w:w="9340" w:type="dxa"/>
          </w:tcPr>
          <w:p w:rsidR="005C2535" w:rsidRDefault="005C2535" w:rsidP="005C2535">
            <w:pPr>
              <w:spacing w:after="120"/>
              <w:ind w:left="547" w:hanging="547"/>
              <w:rPr>
                <w:rFonts w:cs="Arial"/>
                <w:kern w:val="20"/>
                <w:szCs w:val="20"/>
              </w:rPr>
            </w:pPr>
            <w:ins w:id="1633" w:author="Author">
              <w:r>
                <w:rPr>
                  <w:rFonts w:cs="Arial"/>
                  <w:kern w:val="20"/>
                  <w:szCs w:val="20"/>
                </w:rPr>
                <w:lastRenderedPageBreak/>
                <w:t>E</w:t>
              </w:r>
              <w:r w:rsidRPr="00961271">
                <w:rPr>
                  <w:rFonts w:cs="Arial"/>
                  <w:kern w:val="20"/>
                  <w:szCs w:val="20"/>
                </w:rPr>
                <w:t>xample</w:t>
              </w:r>
              <w:r>
                <w:rPr>
                  <w:rFonts w:cs="Arial"/>
                  <w:kern w:val="20"/>
                  <w:szCs w:val="20"/>
                </w:rPr>
                <w:t>:</w:t>
              </w:r>
            </w:ins>
          </w:p>
          <w:p w:rsidR="005C2535" w:rsidRDefault="005C2535" w:rsidP="005C2535">
            <w:pPr>
              <w:spacing w:before="120" w:after="120"/>
              <w:rPr>
                <w:ins w:id="1634" w:author="Author"/>
                <w:rFonts w:cs="Arial"/>
                <w:kern w:val="20"/>
                <w:szCs w:val="20"/>
              </w:rPr>
            </w:pPr>
            <w:del w:id="1635" w:author="Author">
              <w:r w:rsidDel="00BA2165">
                <w:rPr>
                  <w:rFonts w:cs="Arial"/>
                  <w:kern w:val="20"/>
                  <w:szCs w:val="20"/>
                </w:rPr>
                <w:delText xml:space="preserve">As an example </w:delText>
              </w:r>
              <w:r w:rsidRPr="00961271" w:rsidDel="008531EB">
                <w:rPr>
                  <w:rFonts w:cs="Arial"/>
                  <w:kern w:val="20"/>
                  <w:szCs w:val="20"/>
                </w:rPr>
                <w:delText xml:space="preserve"> of such a disclosure, t</w:delText>
              </w:r>
            </w:del>
            <w:r>
              <w:rPr>
                <w:rFonts w:cs="Arial"/>
                <w:kern w:val="20"/>
                <w:szCs w:val="20"/>
              </w:rPr>
              <w:t>T</w:t>
            </w:r>
            <w:r w:rsidRPr="00961271">
              <w:rPr>
                <w:rFonts w:cs="Arial"/>
                <w:kern w:val="20"/>
                <w:szCs w:val="20"/>
              </w:rPr>
              <w:t>he entity may be required to describe its exposure to risks arising from financial instruments, including how the risks arise; the objectives, policies and processes for managing the risks; and the methods used to measure the risks.</w:t>
            </w:r>
            <w:r>
              <w:rPr>
                <w:rFonts w:cs="Arial"/>
                <w:kern w:val="20"/>
                <w:szCs w:val="20"/>
              </w:rPr>
              <w:t xml:space="preserve"> </w:t>
            </w:r>
            <w:ins w:id="1636" w:author="Author">
              <w:r>
                <w:rPr>
                  <w:rFonts w:cs="Arial"/>
                  <w:kern w:val="20"/>
                  <w:szCs w:val="20"/>
                </w:rPr>
                <w:t xml:space="preserve"> </w:t>
              </w:r>
            </w:ins>
          </w:p>
        </w:tc>
      </w:tr>
    </w:tbl>
    <w:p w:rsidR="005C2535" w:rsidRPr="00961271" w:rsidRDefault="005C2535" w:rsidP="005C2535">
      <w:pPr>
        <w:spacing w:before="240"/>
        <w:rPr>
          <w:rFonts w:cs="Arial"/>
          <w:bCs/>
          <w:kern w:val="20"/>
          <w:szCs w:val="20"/>
        </w:rPr>
      </w:pPr>
      <w:r w:rsidRPr="00961271">
        <w:rPr>
          <w:rFonts w:cs="Arial"/>
          <w:bCs/>
          <w:kern w:val="20"/>
          <w:szCs w:val="20"/>
        </w:rPr>
        <w:t>Considerations Specific to Public Sector Entities</w:t>
      </w:r>
    </w:p>
    <w:p w:rsidR="005C2535" w:rsidRPr="00961271" w:rsidRDefault="005C2535" w:rsidP="005C2535">
      <w:pPr>
        <w:ind w:left="547" w:hanging="547"/>
        <w:rPr>
          <w:rFonts w:cs="Arial"/>
          <w:kern w:val="20"/>
          <w:szCs w:val="20"/>
        </w:rPr>
      </w:pPr>
      <w:r w:rsidRPr="00961271">
        <w:rPr>
          <w:rFonts w:cs="Arial"/>
          <w:kern w:val="20"/>
          <w:szCs w:val="20"/>
        </w:rPr>
        <w:t>A206.</w:t>
      </w:r>
      <w:r w:rsidRPr="00961271">
        <w:rPr>
          <w:rFonts w:cs="Arial"/>
          <w:kern w:val="20"/>
          <w:szCs w:val="20"/>
        </w:rPr>
        <w:tab/>
      </w:r>
      <w:r w:rsidRPr="008531EB">
        <w:rPr>
          <w:rFonts w:cs="Arial"/>
          <w:kern w:val="20"/>
          <w:szCs w:val="20"/>
          <w:highlight w:val="lightGray"/>
        </w:rPr>
        <w:t>When making assertions about the financial statements of public sector entities, in addition to those assertions set out in paragraph A204(a)‒(b), management may often assert that transactions and events have been carried out in accordance with law, regulation or other authority. Such assertions may fall within the scope of the financial statement audit.</w:t>
      </w:r>
    </w:p>
    <w:p w:rsidR="005C2535" w:rsidRPr="00961271" w:rsidDel="00BA2165" w:rsidRDefault="005C2535" w:rsidP="005C2535">
      <w:pPr>
        <w:keepNext/>
        <w:spacing w:before="240"/>
        <w:rPr>
          <w:del w:id="1637" w:author="Author"/>
          <w:rFonts w:cs="Arial"/>
          <w:i/>
          <w:kern w:val="20"/>
          <w:szCs w:val="20"/>
        </w:rPr>
      </w:pPr>
      <w:del w:id="1638" w:author="Author">
        <w:r w:rsidRPr="00961271" w:rsidDel="00BA2165">
          <w:rPr>
            <w:rFonts w:cs="Arial"/>
            <w:i/>
            <w:kern w:val="20"/>
            <w:szCs w:val="20"/>
          </w:rPr>
          <w:delText xml:space="preserve">Identifying Risks of Material Misstatement </w:delText>
        </w:r>
        <w:r w:rsidDel="00BA2165">
          <w:rPr>
            <w:rFonts w:cs="Arial"/>
            <w:kern w:val="20"/>
            <w:szCs w:val="20"/>
          </w:rPr>
          <w:delText>(Ref: Para. 45</w:delText>
        </w:r>
        <w:r w:rsidRPr="00961271" w:rsidDel="00BA2165">
          <w:rPr>
            <w:rFonts w:cs="Arial"/>
            <w:kern w:val="20"/>
            <w:szCs w:val="20"/>
          </w:rPr>
          <w:delText>)</w:delText>
        </w:r>
      </w:del>
    </w:p>
    <w:p w:rsidR="005C2535" w:rsidRPr="00BA2165" w:rsidRDefault="005C2535" w:rsidP="005C2535">
      <w:pPr>
        <w:jc w:val="left"/>
        <w:rPr>
          <w:ins w:id="1639" w:author="Author"/>
          <w:rFonts w:cs="Arial"/>
          <w:b/>
          <w:i/>
          <w:kern w:val="20"/>
          <w:szCs w:val="20"/>
        </w:rPr>
      </w:pPr>
      <w:ins w:id="1640" w:author="Author">
        <w:r w:rsidRPr="00BA2165">
          <w:rPr>
            <w:rFonts w:cs="Arial"/>
            <w:b/>
            <w:i/>
            <w:kern w:val="20"/>
            <w:szCs w:val="20"/>
          </w:rPr>
          <w:t>Why the Auditor Identifies and Assesses Risks of Material Misstatement at the Financial Statement and Assertion Levels</w:t>
        </w:r>
      </w:ins>
    </w:p>
    <w:p w:rsidR="005C2535" w:rsidRDefault="005C2535" w:rsidP="005C2535">
      <w:pPr>
        <w:ind w:left="547" w:hanging="547"/>
        <w:rPr>
          <w:rFonts w:cs="Arial"/>
          <w:kern w:val="20"/>
          <w:szCs w:val="20"/>
        </w:rPr>
      </w:pPr>
      <w:ins w:id="1641" w:author="Author">
        <w:r>
          <w:rPr>
            <w:rFonts w:cs="Arial"/>
            <w:kern w:val="20"/>
            <w:szCs w:val="20"/>
          </w:rPr>
          <w:t>A206a. The auditor identifies risks of material misstatement at the financial statement level in order to determine whether the risks</w:t>
        </w:r>
        <w:del w:id="1642" w:author="Author">
          <w:r w:rsidDel="00DC01CA">
            <w:rPr>
              <w:rFonts w:cs="Arial"/>
              <w:kern w:val="20"/>
              <w:szCs w:val="20"/>
            </w:rPr>
            <w:delText xml:space="preserve"> may</w:delText>
          </w:r>
        </w:del>
        <w:r>
          <w:rPr>
            <w:rFonts w:cs="Arial"/>
            <w:kern w:val="20"/>
            <w:szCs w:val="20"/>
          </w:rPr>
          <w:t xml:space="preserve"> have a pervasive effect on the financial statements that would require an overall response in accordance with ISA 330.</w:t>
        </w:r>
        <w:r>
          <w:rPr>
            <w:rStyle w:val="FootnoteReference"/>
            <w:rFonts w:cs="Arial"/>
            <w:kern w:val="20"/>
            <w:szCs w:val="20"/>
          </w:rPr>
          <w:footnoteReference w:id="53"/>
        </w:r>
        <w:r>
          <w:rPr>
            <w:rFonts w:cs="Arial"/>
            <w:kern w:val="20"/>
            <w:szCs w:val="20"/>
          </w:rPr>
          <w:t xml:space="preserve"> In addition, risks of material misstatement at the financial statement level may also affect individual assertions, and identifying these risks may assist the auditor in assessing risks of material misstatement at the assertion level and in designing further audit procedures to address the identified risks.</w:t>
        </w:r>
      </w:ins>
    </w:p>
    <w:p w:rsidR="005C2535" w:rsidRPr="00BA2165" w:rsidRDefault="005C2535" w:rsidP="005C2535">
      <w:pPr>
        <w:ind w:left="547" w:hanging="547"/>
        <w:rPr>
          <w:rFonts w:cs="Arial"/>
          <w:color w:val="000000"/>
          <w:szCs w:val="20"/>
          <w:u w:val="single"/>
        </w:rPr>
      </w:pPr>
      <w:ins w:id="1644" w:author="Author">
        <w:r>
          <w:rPr>
            <w:rFonts w:cs="Arial"/>
            <w:kern w:val="20"/>
            <w:szCs w:val="20"/>
          </w:rPr>
          <w:t xml:space="preserve">A206b. </w:t>
        </w:r>
      </w:ins>
      <w:r>
        <w:rPr>
          <w:rFonts w:cs="Arial"/>
          <w:kern w:val="20"/>
          <w:szCs w:val="20"/>
        </w:rPr>
        <w:t>[</w:t>
      </w:r>
      <w:r w:rsidRPr="007B1D35">
        <w:rPr>
          <w:rFonts w:cs="Arial"/>
          <w:i/>
          <w:kern w:val="20"/>
          <w:szCs w:val="20"/>
          <w:highlight w:val="yellow"/>
        </w:rPr>
        <w:t>Previously part of para. A216</w:t>
      </w:r>
      <w:r w:rsidRPr="00BA2165">
        <w:rPr>
          <w:rFonts w:cs="Arial"/>
          <w:kern w:val="20"/>
          <w:szCs w:val="20"/>
        </w:rPr>
        <w:t xml:space="preserve">] </w:t>
      </w:r>
      <w:r w:rsidRPr="00BA2165">
        <w:rPr>
          <w:rFonts w:cs="Arial"/>
          <w:kern w:val="20"/>
          <w:szCs w:val="20"/>
          <w:u w:val="single"/>
        </w:rPr>
        <w:t>The evaluation of whether risks identified relate pervasively to the financial statements supports the auditor’s assessment of the risks of material misstatement at the financial statement level</w:t>
      </w:r>
    </w:p>
    <w:p w:rsidR="005C2535" w:rsidRDefault="005C2535" w:rsidP="005C2535">
      <w:pPr>
        <w:ind w:left="547" w:hanging="547"/>
        <w:rPr>
          <w:ins w:id="1645" w:author="Author"/>
          <w:rFonts w:cs="Arial"/>
          <w:kern w:val="20"/>
          <w:szCs w:val="20"/>
        </w:rPr>
      </w:pPr>
      <w:ins w:id="1646" w:author="Author">
        <w:r>
          <w:rPr>
            <w:rFonts w:cs="Arial"/>
            <w:kern w:val="20"/>
            <w:szCs w:val="20"/>
          </w:rPr>
          <w:t>Professional Skepticism</w:t>
        </w:r>
      </w:ins>
    </w:p>
    <w:p w:rsidR="005C2535" w:rsidRPr="00FF1C31" w:rsidRDefault="005C2535" w:rsidP="005C2535">
      <w:pPr>
        <w:ind w:left="547" w:hanging="547"/>
        <w:rPr>
          <w:ins w:id="1647" w:author="Author"/>
          <w:rFonts w:cs="Arial"/>
          <w:kern w:val="20"/>
          <w:szCs w:val="20"/>
        </w:rPr>
      </w:pPr>
      <w:ins w:id="1648" w:author="Author">
        <w:r>
          <w:rPr>
            <w:rFonts w:cs="Arial"/>
            <w:kern w:val="20"/>
            <w:szCs w:val="20"/>
          </w:rPr>
          <w:t>A206</w:t>
        </w:r>
        <w:r w:rsidR="007B1D35">
          <w:rPr>
            <w:rFonts w:cs="Arial"/>
            <w:kern w:val="20"/>
            <w:szCs w:val="20"/>
          </w:rPr>
          <w:t>c</w:t>
        </w:r>
        <w:r>
          <w:rPr>
            <w:rFonts w:cs="Arial"/>
            <w:kern w:val="20"/>
            <w:szCs w:val="20"/>
          </w:rPr>
          <w:t>. In identifying the risks of material misstatement, the auditor considers whether sufficient understanding about the entity and its environment, the applicable financial reporting framework and the enti</w:t>
        </w:r>
        <w:del w:id="1649" w:author="Author">
          <w:r w:rsidDel="00E6732B">
            <w:rPr>
              <w:rFonts w:cs="Arial"/>
              <w:kern w:val="20"/>
              <w:szCs w:val="20"/>
            </w:rPr>
            <w:delText>u</w:delText>
          </w:r>
        </w:del>
        <w:r>
          <w:rPr>
            <w:rFonts w:cs="Arial"/>
            <w:kern w:val="20"/>
            <w:szCs w:val="20"/>
          </w:rPr>
          <w:t xml:space="preserve">ty’s system of internal control has been obtained to be able to identify the risks of material misstatement, as well as whether there is any evidence that is contradictory that may indicate a risk of material misstatement. </w:t>
        </w:r>
      </w:ins>
    </w:p>
    <w:p w:rsidR="005C2535" w:rsidRDefault="005C2535" w:rsidP="005C2535">
      <w:pPr>
        <w:ind w:left="547" w:hanging="547"/>
        <w:jc w:val="left"/>
        <w:rPr>
          <w:ins w:id="1650" w:author="Author"/>
          <w:rFonts w:cs="Arial"/>
          <w:kern w:val="20"/>
          <w:szCs w:val="20"/>
        </w:rPr>
      </w:pPr>
      <w:ins w:id="1651" w:author="Author">
        <w:r>
          <w:rPr>
            <w:rFonts w:cs="Arial"/>
            <w:kern w:val="20"/>
            <w:szCs w:val="20"/>
          </w:rPr>
          <w:t>Risks of Material Misstatement at the Financial Statement Level</w:t>
        </w:r>
      </w:ins>
    </w:p>
    <w:p w:rsidR="005C2535" w:rsidRDefault="005C2535" w:rsidP="005C2535">
      <w:pPr>
        <w:spacing w:after="120"/>
        <w:ind w:left="547" w:hanging="547"/>
        <w:rPr>
          <w:ins w:id="1652" w:author="Author"/>
          <w:rFonts w:cs="Arial"/>
          <w:kern w:val="20"/>
          <w:szCs w:val="20"/>
        </w:rPr>
      </w:pPr>
      <w:r w:rsidRPr="00961271">
        <w:rPr>
          <w:rFonts w:cs="Arial"/>
          <w:kern w:val="20"/>
          <w:szCs w:val="20"/>
        </w:rPr>
        <w:t>A207.</w:t>
      </w:r>
      <w:r w:rsidRPr="00961271">
        <w:rPr>
          <w:rFonts w:cs="Arial"/>
          <w:kern w:val="20"/>
          <w:szCs w:val="20"/>
        </w:rPr>
        <w:tab/>
      </w:r>
      <w:del w:id="1653" w:author="Author">
        <w:r w:rsidRPr="00961271" w:rsidDel="001D531B">
          <w:rPr>
            <w:rFonts w:cs="Arial"/>
            <w:szCs w:val="20"/>
          </w:rPr>
          <w:delText xml:space="preserve">The required understanding of the entity and the environment, the applicable financial reporting framework, and the system of internal control forms the basis for the auditor’s identification of risks of material misstatement. </w:delText>
        </w:r>
      </w:del>
      <w:r w:rsidRPr="00961271">
        <w:rPr>
          <w:rFonts w:cs="Arial"/>
          <w:kern w:val="20"/>
          <w:szCs w:val="20"/>
        </w:rPr>
        <w:t>Risks of material misstatement at the financial statement level refer to risks that relate pervasively to the financial statements as a whole, and potentially affect many assertions. Risks of this nature are not necessarily risks identifiable with specific assertions at the class of transactions, account balance, or disclosure level. Rather,</w:t>
      </w:r>
      <w:r w:rsidRPr="00961271" w:rsidDel="005F7600">
        <w:rPr>
          <w:rFonts w:cs="Arial"/>
          <w:kern w:val="20"/>
          <w:szCs w:val="20"/>
        </w:rPr>
        <w:t xml:space="preserve"> </w:t>
      </w:r>
      <w:r w:rsidRPr="00961271">
        <w:rPr>
          <w:rFonts w:cs="Arial"/>
          <w:kern w:val="20"/>
          <w:szCs w:val="20"/>
        </w:rPr>
        <w:t xml:space="preserve">they represent circumstances that may pervasively increase the risks of material misstatement at the assertion level. </w:t>
      </w:r>
    </w:p>
    <w:tbl>
      <w:tblPr>
        <w:tblStyle w:val="TableGrid"/>
        <w:tblW w:w="0" w:type="auto"/>
        <w:tblInd w:w="547" w:type="dxa"/>
        <w:tblLook w:val="04A0" w:firstRow="1" w:lastRow="0" w:firstColumn="1" w:lastColumn="0" w:noHBand="0" w:noVBand="1"/>
      </w:tblPr>
      <w:tblGrid>
        <w:gridCol w:w="8793"/>
      </w:tblGrid>
      <w:tr w:rsidR="005C2535" w:rsidTr="005C2535">
        <w:trPr>
          <w:ins w:id="1654" w:author="Author"/>
        </w:trPr>
        <w:tc>
          <w:tcPr>
            <w:tcW w:w="9340" w:type="dxa"/>
          </w:tcPr>
          <w:p w:rsidR="005C2535" w:rsidRDefault="005C2535" w:rsidP="005C2535">
            <w:pPr>
              <w:rPr>
                <w:ins w:id="1655" w:author="Author"/>
                <w:rFonts w:cs="Arial"/>
                <w:kern w:val="20"/>
                <w:szCs w:val="20"/>
              </w:rPr>
            </w:pPr>
            <w:ins w:id="1656" w:author="Author">
              <w:r>
                <w:rPr>
                  <w:rFonts w:cs="Arial"/>
                  <w:kern w:val="20"/>
                  <w:szCs w:val="20"/>
                </w:rPr>
                <w:lastRenderedPageBreak/>
                <w:t>Example:</w:t>
              </w:r>
            </w:ins>
          </w:p>
          <w:p w:rsidR="005C2535" w:rsidRPr="008B30F4" w:rsidRDefault="005C2535" w:rsidP="005C2535">
            <w:pPr>
              <w:rPr>
                <w:ins w:id="1657" w:author="Author"/>
              </w:rPr>
            </w:pPr>
            <w:ins w:id="1658" w:author="Author">
              <w:r>
                <w:t xml:space="preserve">The entity faces operating losses and liquidity issues and is reliant on funding that has not yet been secured. In such a circumstance, the auditor determines that the going concern basis of accounting </w:t>
              </w:r>
              <w:del w:id="1659" w:author="Author">
                <w:r w:rsidDel="00E6732B">
                  <w:delText>is</w:delText>
                </w:r>
              </w:del>
              <w:r>
                <w:t xml:space="preserve">gives rise to a risk of material misstatement at the financial statement level. In this situation, the accounting framework may need to be applied using a liquidation basis which would affect all assertions pervasively. </w:t>
              </w:r>
            </w:ins>
          </w:p>
        </w:tc>
      </w:tr>
    </w:tbl>
    <w:p w:rsidR="005C2535" w:rsidRDefault="005C2535" w:rsidP="005C2535">
      <w:pPr>
        <w:ind w:left="547" w:hanging="547"/>
        <w:rPr>
          <w:ins w:id="1660" w:author="Author"/>
          <w:rFonts w:cs="Arial"/>
          <w:kern w:val="20"/>
          <w:szCs w:val="20"/>
        </w:rPr>
      </w:pPr>
      <w:ins w:id="1661" w:author="Author">
        <w:r>
          <w:rPr>
            <w:rFonts w:cs="Arial"/>
            <w:kern w:val="20"/>
            <w:szCs w:val="20"/>
          </w:rPr>
          <w:t xml:space="preserve">A207a. </w:t>
        </w:r>
      </w:ins>
      <w:r>
        <w:rPr>
          <w:rFonts w:cs="Arial"/>
          <w:kern w:val="20"/>
          <w:szCs w:val="20"/>
        </w:rPr>
        <w:t>[</w:t>
      </w:r>
      <w:r w:rsidRPr="007B1D35">
        <w:rPr>
          <w:rFonts w:cs="Arial"/>
          <w:i/>
          <w:kern w:val="20"/>
          <w:szCs w:val="20"/>
          <w:highlight w:val="yellow"/>
        </w:rPr>
        <w:t>Moved from Para A218</w:t>
      </w:r>
      <w:r>
        <w:rPr>
          <w:rFonts w:cs="Arial"/>
          <w:kern w:val="20"/>
          <w:szCs w:val="20"/>
        </w:rPr>
        <w:t xml:space="preserve">] </w:t>
      </w:r>
      <w:r w:rsidRPr="0077786F">
        <w:rPr>
          <w:rFonts w:cs="Arial"/>
          <w:kern w:val="20"/>
          <w:szCs w:val="20"/>
          <w:u w:val="single"/>
        </w:rPr>
        <w:t>The auditor’s identification and assessment of risks of material misstatement at the financial statement level is influenced by the auditor’s understanding of the entity’s system of internal control,</w:t>
      </w:r>
      <w:ins w:id="1662" w:author="Author">
        <w:r>
          <w:rPr>
            <w:rFonts w:cs="Arial"/>
            <w:kern w:val="20"/>
            <w:szCs w:val="20"/>
            <w:u w:val="single"/>
          </w:rPr>
          <w:t xml:space="preserve"> in particular the auditor’s understanding of the control environment, the entity’s risk assessment process and the entity’s process to monitor the system of internal control</w:t>
        </w:r>
      </w:ins>
      <w:r w:rsidRPr="0077786F">
        <w:rPr>
          <w:rFonts w:cs="Arial"/>
          <w:kern w:val="20"/>
          <w:szCs w:val="20"/>
          <w:u w:val="single"/>
        </w:rPr>
        <w:t xml:space="preserve"> </w:t>
      </w:r>
      <w:del w:id="1663" w:author="Author">
        <w:r w:rsidRPr="008B30F4" w:rsidDel="008B30F4">
          <w:rPr>
            <w:rFonts w:cs="Arial"/>
            <w:kern w:val="20"/>
            <w:szCs w:val="20"/>
          </w:rPr>
          <w:delText>including the</w:delText>
        </w:r>
      </w:del>
      <w:r>
        <w:rPr>
          <w:rFonts w:cs="Arial"/>
          <w:kern w:val="20"/>
          <w:szCs w:val="20"/>
          <w:u w:val="single"/>
        </w:rPr>
        <w:t xml:space="preserve"> </w:t>
      </w:r>
      <w:ins w:id="1664" w:author="Author">
        <w:r>
          <w:rPr>
            <w:rFonts w:cs="Arial"/>
            <w:kern w:val="20"/>
            <w:szCs w:val="20"/>
            <w:u w:val="single"/>
          </w:rPr>
          <w:t>and the</w:t>
        </w:r>
      </w:ins>
      <w:r w:rsidRPr="0077786F">
        <w:rPr>
          <w:rFonts w:cs="Arial"/>
          <w:kern w:val="20"/>
          <w:szCs w:val="20"/>
          <w:u w:val="single"/>
        </w:rPr>
        <w:t xml:space="preserve"> outcome of the </w:t>
      </w:r>
      <w:ins w:id="1665" w:author="Author">
        <w:r>
          <w:rPr>
            <w:rFonts w:cs="Arial"/>
            <w:kern w:val="20"/>
            <w:szCs w:val="20"/>
            <w:u w:val="single"/>
          </w:rPr>
          <w:t xml:space="preserve">related </w:t>
        </w:r>
      </w:ins>
      <w:r w:rsidRPr="008B30F4">
        <w:rPr>
          <w:rFonts w:cs="Arial"/>
          <w:kern w:val="20"/>
          <w:szCs w:val="20"/>
          <w:u w:val="single"/>
        </w:rPr>
        <w:t>evaluations required by paragraphs 28</w:t>
      </w:r>
      <w:del w:id="1666" w:author="Author">
        <w:r w:rsidRPr="008B30F4" w:rsidDel="00C73D1C">
          <w:rPr>
            <w:rFonts w:cs="Arial"/>
            <w:kern w:val="20"/>
            <w:szCs w:val="20"/>
            <w:u w:val="single"/>
          </w:rPr>
          <w:delText>–36</w:delText>
        </w:r>
      </w:del>
      <w:ins w:id="1667" w:author="Author">
        <w:r w:rsidRPr="008B30F4">
          <w:rPr>
            <w:rFonts w:cs="Arial"/>
            <w:kern w:val="20"/>
            <w:szCs w:val="20"/>
            <w:u w:val="single"/>
          </w:rPr>
          <w:t xml:space="preserve"> and 30,</w:t>
        </w:r>
      </w:ins>
      <w:r w:rsidRPr="008B30F4">
        <w:rPr>
          <w:rFonts w:cs="Arial"/>
          <w:kern w:val="20"/>
          <w:szCs w:val="20"/>
          <w:u w:val="single"/>
        </w:rPr>
        <w:t xml:space="preserve"> </w:t>
      </w:r>
      <w:del w:id="1668" w:author="Author">
        <w:r w:rsidRPr="008B30F4" w:rsidDel="00C73D1C">
          <w:rPr>
            <w:rFonts w:cs="Arial"/>
            <w:kern w:val="20"/>
            <w:szCs w:val="20"/>
            <w:u w:val="single"/>
          </w:rPr>
          <w:delText xml:space="preserve">and42 </w:delText>
        </w:r>
      </w:del>
      <w:r w:rsidRPr="008B30F4">
        <w:rPr>
          <w:rFonts w:cs="Arial"/>
          <w:kern w:val="20"/>
          <w:szCs w:val="20"/>
          <w:u w:val="single"/>
        </w:rPr>
        <w:t xml:space="preserve">and any control deficiencies identified in accordance with </w:t>
      </w:r>
      <w:proofErr w:type="spellStart"/>
      <w:r w:rsidRPr="008B30F4">
        <w:rPr>
          <w:rFonts w:cs="Arial"/>
          <w:kern w:val="20"/>
          <w:szCs w:val="20"/>
          <w:u w:val="single"/>
        </w:rPr>
        <w:t>pargarph</w:t>
      </w:r>
      <w:proofErr w:type="spellEnd"/>
      <w:r w:rsidRPr="008B30F4">
        <w:rPr>
          <w:rFonts w:cs="Arial"/>
          <w:kern w:val="20"/>
          <w:szCs w:val="20"/>
          <w:u w:val="single"/>
        </w:rPr>
        <w:t xml:space="preserve"> 43. In particular, risks at the financial statement level may arise from deficiencies</w:t>
      </w:r>
      <w:r w:rsidRPr="0077786F">
        <w:rPr>
          <w:rFonts w:cs="Arial"/>
          <w:kern w:val="20"/>
          <w:szCs w:val="20"/>
          <w:u w:val="single"/>
        </w:rPr>
        <w:t xml:space="preserve"> in the control environment or from external events or conditions, such as declining economic conditions.</w:t>
      </w:r>
    </w:p>
    <w:p w:rsidR="005C2535" w:rsidRPr="008B30F4" w:rsidRDefault="005C2535" w:rsidP="005C2535">
      <w:pPr>
        <w:spacing w:after="120"/>
        <w:ind w:left="547" w:hanging="547"/>
        <w:rPr>
          <w:rFonts w:cs="Arial"/>
          <w:kern w:val="20"/>
          <w:szCs w:val="20"/>
          <w:u w:val="single"/>
        </w:rPr>
      </w:pPr>
      <w:ins w:id="1669" w:author="Author">
        <w:r>
          <w:rPr>
            <w:rFonts w:cs="Arial"/>
            <w:kern w:val="20"/>
            <w:szCs w:val="20"/>
          </w:rPr>
          <w:t xml:space="preserve">A207b. </w:t>
        </w:r>
      </w:ins>
      <w:r>
        <w:rPr>
          <w:rFonts w:cs="Arial"/>
          <w:kern w:val="20"/>
          <w:szCs w:val="20"/>
        </w:rPr>
        <w:t>[</w:t>
      </w:r>
      <w:r w:rsidR="007B1D35" w:rsidRPr="007B1D35">
        <w:rPr>
          <w:rFonts w:cs="Arial"/>
          <w:i/>
          <w:kern w:val="20"/>
          <w:szCs w:val="20"/>
          <w:highlight w:val="yellow"/>
        </w:rPr>
        <w:t>Moved f</w:t>
      </w:r>
      <w:r w:rsidRPr="007B1D35">
        <w:rPr>
          <w:rFonts w:cs="Arial"/>
          <w:i/>
          <w:kern w:val="20"/>
          <w:szCs w:val="20"/>
          <w:highlight w:val="yellow"/>
        </w:rPr>
        <w:t>rom para. A217</w:t>
      </w:r>
      <w:r>
        <w:rPr>
          <w:rFonts w:cs="Arial"/>
          <w:kern w:val="20"/>
          <w:szCs w:val="20"/>
        </w:rPr>
        <w:t xml:space="preserve">] </w:t>
      </w:r>
      <w:r w:rsidRPr="008B30F4">
        <w:rPr>
          <w:rFonts w:cs="Arial"/>
          <w:kern w:val="20"/>
          <w:szCs w:val="20"/>
          <w:u w:val="single"/>
        </w:rPr>
        <w:t xml:space="preserve">Risks of material misstatement due to fraud may be particularly relevant to the auditor’s consideration of the risks of material misstatement at the financial statement level. </w:t>
      </w:r>
    </w:p>
    <w:tbl>
      <w:tblPr>
        <w:tblStyle w:val="TableGrid"/>
        <w:tblW w:w="0" w:type="auto"/>
        <w:tblInd w:w="547" w:type="dxa"/>
        <w:tblLook w:val="04A0" w:firstRow="1" w:lastRow="0" w:firstColumn="1" w:lastColumn="0" w:noHBand="0" w:noVBand="1"/>
      </w:tblPr>
      <w:tblGrid>
        <w:gridCol w:w="8793"/>
      </w:tblGrid>
      <w:tr w:rsidR="005C2535" w:rsidTr="005C2535">
        <w:trPr>
          <w:ins w:id="1670" w:author="Author"/>
        </w:trPr>
        <w:tc>
          <w:tcPr>
            <w:tcW w:w="9340" w:type="dxa"/>
          </w:tcPr>
          <w:p w:rsidR="005C2535" w:rsidRDefault="005C2535" w:rsidP="005C2535">
            <w:pPr>
              <w:rPr>
                <w:ins w:id="1671" w:author="Author"/>
                <w:rFonts w:cs="Arial"/>
                <w:kern w:val="20"/>
                <w:szCs w:val="20"/>
              </w:rPr>
            </w:pPr>
            <w:ins w:id="1672" w:author="Author">
              <w:r>
                <w:rPr>
                  <w:rFonts w:cs="Arial"/>
                  <w:kern w:val="20"/>
                  <w:szCs w:val="20"/>
                </w:rPr>
                <w:t>E</w:t>
              </w:r>
              <w:r w:rsidRPr="00961271">
                <w:rPr>
                  <w:rFonts w:cs="Arial"/>
                  <w:kern w:val="20"/>
                  <w:szCs w:val="20"/>
                </w:rPr>
                <w:t>xample</w:t>
              </w:r>
              <w:r>
                <w:rPr>
                  <w:rFonts w:cs="Arial"/>
                  <w:kern w:val="20"/>
                  <w:szCs w:val="20"/>
                </w:rPr>
                <w:t>:</w:t>
              </w:r>
              <w:r w:rsidRPr="00961271">
                <w:rPr>
                  <w:rFonts w:cs="Arial"/>
                  <w:kern w:val="20"/>
                  <w:szCs w:val="20"/>
                </w:rPr>
                <w:t xml:space="preserve"> </w:t>
              </w:r>
            </w:ins>
          </w:p>
          <w:p w:rsidR="005C2535" w:rsidRDefault="005C2535" w:rsidP="005C2535">
            <w:pPr>
              <w:rPr>
                <w:rFonts w:cs="Arial"/>
                <w:kern w:val="20"/>
                <w:szCs w:val="20"/>
              </w:rPr>
            </w:pPr>
            <w:ins w:id="1673" w:author="Author">
              <w:r>
                <w:rPr>
                  <w:rFonts w:cs="Arial"/>
                  <w:kern w:val="20"/>
                  <w:szCs w:val="20"/>
                </w:rPr>
                <w:t xml:space="preserve">The auditor understands from </w:t>
              </w:r>
              <w:proofErr w:type="spellStart"/>
              <w:r>
                <w:rPr>
                  <w:rFonts w:cs="Arial"/>
                  <w:kern w:val="20"/>
                  <w:szCs w:val="20"/>
                </w:rPr>
                <w:t>inquries</w:t>
              </w:r>
              <w:proofErr w:type="spellEnd"/>
              <w:r>
                <w:rPr>
                  <w:rFonts w:cs="Arial"/>
                  <w:kern w:val="20"/>
                  <w:szCs w:val="20"/>
                </w:rPr>
                <w:t xml:space="preserve"> of management that the entity’s financial statements are to</w:t>
              </w:r>
              <w:r w:rsidRPr="00EE1E5C">
                <w:rPr>
                  <w:rFonts w:cs="Arial"/>
                  <w:kern w:val="20"/>
                  <w:szCs w:val="20"/>
                </w:rPr>
                <w:t xml:space="preserve"> be used </w:t>
              </w:r>
              <w:r>
                <w:rPr>
                  <w:rFonts w:cs="Arial"/>
                  <w:kern w:val="20"/>
                  <w:szCs w:val="20"/>
                </w:rPr>
                <w:t>in discussions with their bank in order to secure</w:t>
              </w:r>
              <w:r w:rsidRPr="00EE1E5C">
                <w:rPr>
                  <w:rFonts w:cs="Arial"/>
                  <w:kern w:val="20"/>
                  <w:szCs w:val="20"/>
                </w:rPr>
                <w:t xml:space="preserve"> </w:t>
              </w:r>
              <w:r>
                <w:rPr>
                  <w:rFonts w:cs="Arial"/>
                  <w:kern w:val="20"/>
                  <w:szCs w:val="20"/>
                </w:rPr>
                <w:t xml:space="preserve">further </w:t>
              </w:r>
              <w:r w:rsidRPr="00EE1E5C">
                <w:rPr>
                  <w:rFonts w:cs="Arial"/>
                  <w:kern w:val="20"/>
                  <w:szCs w:val="20"/>
                </w:rPr>
                <w:t xml:space="preserve">financing </w:t>
              </w:r>
              <w:r>
                <w:rPr>
                  <w:rFonts w:cs="Arial"/>
                  <w:kern w:val="20"/>
                  <w:szCs w:val="20"/>
                </w:rPr>
                <w:t xml:space="preserve">to maintain working capital.  </w:t>
              </w:r>
              <w:r w:rsidRPr="00635F42">
                <w:rPr>
                  <w:rFonts w:cs="Arial"/>
                  <w:kern w:val="20"/>
                  <w:szCs w:val="20"/>
                </w:rPr>
                <w:t xml:space="preserve">The </w:t>
              </w:r>
              <w:r>
                <w:rPr>
                  <w:rFonts w:cs="Arial"/>
                  <w:kern w:val="20"/>
                  <w:szCs w:val="20"/>
                </w:rPr>
                <w:t xml:space="preserve">auditor determines that there is a </w:t>
              </w:r>
              <w:r w:rsidRPr="00961271">
                <w:rPr>
                  <w:rFonts w:cs="Arial"/>
                  <w:kern w:val="20"/>
                  <w:szCs w:val="20"/>
                </w:rPr>
                <w:t>greater potential for misstatement based on</w:t>
              </w:r>
              <w:r>
                <w:rPr>
                  <w:rFonts w:cs="Arial"/>
                  <w:kern w:val="20"/>
                  <w:szCs w:val="20"/>
                </w:rPr>
                <w:t xml:space="preserve"> </w:t>
              </w:r>
              <w:r w:rsidRPr="00961271">
                <w:rPr>
                  <w:rFonts w:cs="Arial"/>
                  <w:kern w:val="20"/>
                  <w:szCs w:val="20"/>
                </w:rPr>
                <w:t xml:space="preserve">susceptibility to management bias or </w:t>
              </w:r>
              <w:r>
                <w:rPr>
                  <w:rFonts w:cs="Arial"/>
                  <w:kern w:val="20"/>
                  <w:szCs w:val="20"/>
                </w:rPr>
                <w:t xml:space="preserve">misappropriation of assets. (i.e. the financial statements </w:t>
              </w:r>
              <w:r w:rsidRPr="00635F42">
                <w:rPr>
                  <w:rFonts w:cs="Arial"/>
                  <w:kern w:val="20"/>
                  <w:szCs w:val="20"/>
                </w:rPr>
                <w:t xml:space="preserve">may be materially misstated, as </w:t>
              </w:r>
              <w:r>
                <w:rPr>
                  <w:rFonts w:cs="Arial"/>
                  <w:kern w:val="20"/>
                  <w:szCs w:val="20"/>
                </w:rPr>
                <w:t>management</w:t>
              </w:r>
              <w:r w:rsidRPr="00635F42">
                <w:rPr>
                  <w:rFonts w:cs="Arial"/>
                  <w:kern w:val="20"/>
                  <w:szCs w:val="20"/>
                </w:rPr>
                <w:t xml:space="preserve"> might engage in fraudulent financial reporting,</w:t>
              </w:r>
              <w:r>
                <w:rPr>
                  <w:rFonts w:cs="Arial"/>
                  <w:kern w:val="20"/>
                  <w:szCs w:val="20"/>
                </w:rPr>
                <w:t xml:space="preserve"> such as</w:t>
              </w:r>
              <w:r w:rsidRPr="00635F42">
                <w:rPr>
                  <w:rFonts w:cs="Arial"/>
                  <w:kern w:val="20"/>
                  <w:szCs w:val="20"/>
                </w:rPr>
                <w:t xml:space="preserve"> overstatement of assets </w:t>
              </w:r>
              <w:r>
                <w:rPr>
                  <w:rFonts w:cs="Arial"/>
                  <w:kern w:val="20"/>
                  <w:szCs w:val="20"/>
                </w:rPr>
                <w:t>and revenue</w:t>
              </w:r>
              <w:r w:rsidRPr="00635F42">
                <w:rPr>
                  <w:rFonts w:cs="Arial"/>
                  <w:kern w:val="20"/>
                  <w:szCs w:val="20"/>
                </w:rPr>
                <w:t xml:space="preserve"> and under-statement of liabilities and expenses to ensure that financing will be obtained</w:t>
              </w:r>
              <w:r>
                <w:rPr>
                  <w:rFonts w:cs="Arial"/>
                  <w:kern w:val="20"/>
                  <w:szCs w:val="20"/>
                </w:rPr>
                <w:t>)</w:t>
              </w:r>
              <w:r w:rsidRPr="00635F42">
                <w:rPr>
                  <w:rFonts w:cs="Arial"/>
                  <w:kern w:val="20"/>
                  <w:szCs w:val="20"/>
                </w:rPr>
                <w:t>.</w:t>
              </w:r>
              <w:r>
                <w:rPr>
                  <w:rFonts w:cs="Arial"/>
                  <w:kern w:val="20"/>
                  <w:szCs w:val="20"/>
                </w:rPr>
                <w:t xml:space="preserve"> </w:t>
              </w:r>
            </w:ins>
          </w:p>
          <w:p w:rsidR="005C2535" w:rsidRDefault="005C2535" w:rsidP="005C2535">
            <w:pPr>
              <w:rPr>
                <w:ins w:id="1674" w:author="Author"/>
                <w:rFonts w:cs="Arial"/>
                <w:kern w:val="20"/>
                <w:szCs w:val="20"/>
              </w:rPr>
            </w:pPr>
            <w:del w:id="1675" w:author="Author">
              <w:r w:rsidDel="008B30F4">
                <w:rPr>
                  <w:rFonts w:cs="Arial"/>
                  <w:kern w:val="20"/>
                  <w:szCs w:val="20"/>
                </w:rPr>
                <w:delText>For example, the risk of management override of controls may pervasively affect the risks of material misstatement at the assertion level, although the auditor may consider particular assertions to have a greater potential for misstatement based on greater susceptibility to management bias or fraud.</w:delText>
              </w:r>
            </w:del>
          </w:p>
        </w:tc>
      </w:tr>
    </w:tbl>
    <w:p w:rsidR="005C2535" w:rsidRPr="0077786F" w:rsidRDefault="005C2535" w:rsidP="005C2535">
      <w:pPr>
        <w:spacing w:after="120"/>
        <w:ind w:left="547" w:hanging="547"/>
        <w:rPr>
          <w:rFonts w:cs="Arial"/>
          <w:kern w:val="20"/>
          <w:szCs w:val="20"/>
          <w:u w:val="single"/>
        </w:rPr>
      </w:pPr>
      <w:ins w:id="1676" w:author="Author">
        <w:r>
          <w:rPr>
            <w:rFonts w:cs="Arial"/>
            <w:kern w:val="20"/>
            <w:szCs w:val="20"/>
          </w:rPr>
          <w:t xml:space="preserve">A207c. </w:t>
        </w:r>
      </w:ins>
      <w:r>
        <w:rPr>
          <w:rFonts w:cs="Arial"/>
          <w:kern w:val="20"/>
          <w:szCs w:val="20"/>
        </w:rPr>
        <w:t>[</w:t>
      </w:r>
      <w:r w:rsidRPr="007B1D35">
        <w:rPr>
          <w:rFonts w:cs="Arial"/>
          <w:i/>
          <w:kern w:val="20"/>
          <w:szCs w:val="20"/>
          <w:highlight w:val="yellow"/>
        </w:rPr>
        <w:t>Moved from para. A219</w:t>
      </w:r>
      <w:r>
        <w:rPr>
          <w:rFonts w:cs="Arial"/>
          <w:kern w:val="20"/>
          <w:szCs w:val="20"/>
        </w:rPr>
        <w:t xml:space="preserve">] </w:t>
      </w:r>
      <w:r w:rsidRPr="0077786F">
        <w:rPr>
          <w:rFonts w:cs="Arial"/>
          <w:kern w:val="20"/>
          <w:szCs w:val="20"/>
          <w:u w:val="single"/>
        </w:rPr>
        <w:t xml:space="preserve">The auditor’s understanding </w:t>
      </w:r>
      <w:ins w:id="1677" w:author="Author">
        <w:r>
          <w:rPr>
            <w:rFonts w:cs="Arial"/>
            <w:kern w:val="20"/>
            <w:szCs w:val="20"/>
            <w:u w:val="single"/>
          </w:rPr>
          <w:t xml:space="preserve">and evaluations </w:t>
        </w:r>
      </w:ins>
      <w:r w:rsidRPr="0077786F">
        <w:rPr>
          <w:rFonts w:cs="Arial"/>
          <w:kern w:val="20"/>
          <w:szCs w:val="20"/>
          <w:u w:val="single"/>
        </w:rPr>
        <w:t xml:space="preserve">of the control environment and other components of the system of internal control may raise doubts about the </w:t>
      </w:r>
      <w:r>
        <w:rPr>
          <w:rFonts w:cs="Arial"/>
          <w:kern w:val="20"/>
          <w:szCs w:val="20"/>
          <w:u w:val="single"/>
        </w:rPr>
        <w:t xml:space="preserve">auditability </w:t>
      </w:r>
      <w:r w:rsidRPr="0077786F">
        <w:rPr>
          <w:rFonts w:cs="Arial"/>
          <w:kern w:val="20"/>
          <w:szCs w:val="20"/>
          <w:u w:val="single"/>
        </w:rPr>
        <w:t>of</w:t>
      </w:r>
      <w:r>
        <w:rPr>
          <w:rFonts w:cs="Arial"/>
          <w:kern w:val="20"/>
          <w:szCs w:val="20"/>
          <w:u w:val="single"/>
        </w:rPr>
        <w:t xml:space="preserve"> </w:t>
      </w:r>
      <w:del w:id="1678" w:author="Author">
        <w:r w:rsidDel="00A41ED4">
          <w:rPr>
            <w:rFonts w:cs="Arial"/>
            <w:kern w:val="20"/>
            <w:szCs w:val="20"/>
            <w:u w:val="single"/>
          </w:rPr>
          <w:delText>an entity’s</w:delText>
        </w:r>
      </w:del>
      <w:r w:rsidRPr="0077786F">
        <w:rPr>
          <w:rFonts w:cs="Arial"/>
          <w:kern w:val="20"/>
          <w:szCs w:val="20"/>
          <w:u w:val="single"/>
        </w:rPr>
        <w:t xml:space="preserve"> </w:t>
      </w:r>
      <w:ins w:id="1679" w:author="Author">
        <w:r>
          <w:rPr>
            <w:rFonts w:cs="Arial"/>
            <w:kern w:val="20"/>
            <w:szCs w:val="20"/>
            <w:u w:val="single"/>
          </w:rPr>
          <w:t>the</w:t>
        </w:r>
      </w:ins>
      <w:r w:rsidRPr="0077786F">
        <w:rPr>
          <w:rFonts w:cs="Arial"/>
          <w:kern w:val="20"/>
          <w:szCs w:val="20"/>
          <w:u w:val="single"/>
        </w:rPr>
        <w:t xml:space="preserve"> financial statements</w:t>
      </w:r>
      <w:ins w:id="1680" w:author="Author">
        <w:r>
          <w:rPr>
            <w:rFonts w:cs="Arial"/>
            <w:kern w:val="20"/>
            <w:szCs w:val="20"/>
            <w:u w:val="single"/>
          </w:rPr>
          <w:t xml:space="preserve"> to be audited</w:t>
        </w:r>
      </w:ins>
      <w:r w:rsidRPr="0077786F">
        <w:rPr>
          <w:rFonts w:cs="Arial"/>
          <w:kern w:val="20"/>
          <w:szCs w:val="20"/>
          <w:u w:val="single"/>
        </w:rPr>
        <w:t xml:space="preserve">, such that it may affect the auditor’s </w:t>
      </w:r>
      <w:ins w:id="1681" w:author="Author">
        <w:r>
          <w:rPr>
            <w:rFonts w:cs="Arial"/>
            <w:kern w:val="20"/>
            <w:szCs w:val="20"/>
            <w:u w:val="single"/>
          </w:rPr>
          <w:t xml:space="preserve">expectations about the ability to obtain audit evidence to support the audit </w:t>
        </w:r>
      </w:ins>
      <w:r w:rsidRPr="0077786F">
        <w:rPr>
          <w:rFonts w:cs="Arial"/>
          <w:kern w:val="20"/>
          <w:szCs w:val="20"/>
          <w:u w:val="single"/>
        </w:rPr>
        <w:t xml:space="preserve">opinion or be cause for withdrawal from the engagement. </w:t>
      </w:r>
    </w:p>
    <w:tbl>
      <w:tblPr>
        <w:tblStyle w:val="TableGrid"/>
        <w:tblW w:w="0" w:type="auto"/>
        <w:tblInd w:w="547" w:type="dxa"/>
        <w:tblLook w:val="04A0" w:firstRow="1" w:lastRow="0" w:firstColumn="1" w:lastColumn="0" w:noHBand="0" w:noVBand="1"/>
      </w:tblPr>
      <w:tblGrid>
        <w:gridCol w:w="8793"/>
      </w:tblGrid>
      <w:tr w:rsidR="005C2535" w:rsidTr="005C2535">
        <w:trPr>
          <w:cantSplit w:val="0"/>
          <w:ins w:id="1682" w:author="Author"/>
        </w:trPr>
        <w:tc>
          <w:tcPr>
            <w:tcW w:w="9340" w:type="dxa"/>
          </w:tcPr>
          <w:p w:rsidR="005C2535" w:rsidRPr="0077786F" w:rsidRDefault="005C2535" w:rsidP="005C2535">
            <w:pPr>
              <w:ind w:left="547" w:hanging="547"/>
              <w:rPr>
                <w:rFonts w:cs="Arial"/>
                <w:kern w:val="20"/>
                <w:szCs w:val="20"/>
                <w:u w:val="single"/>
              </w:rPr>
            </w:pPr>
            <w:r w:rsidRPr="0077786F">
              <w:rPr>
                <w:rFonts w:cs="Arial"/>
                <w:kern w:val="20"/>
                <w:szCs w:val="20"/>
                <w:u w:val="single"/>
              </w:rPr>
              <w:t>Example:</w:t>
            </w:r>
          </w:p>
          <w:p w:rsidR="005C2535" w:rsidRPr="0077786F" w:rsidRDefault="005C2535" w:rsidP="007B1D35">
            <w:pPr>
              <w:numPr>
                <w:ilvl w:val="0"/>
                <w:numId w:val="104"/>
              </w:numPr>
              <w:spacing w:before="120" w:after="0"/>
              <w:ind w:left="547" w:hanging="547"/>
              <w:rPr>
                <w:rFonts w:cs="Arial"/>
                <w:szCs w:val="20"/>
                <w:u w:val="single"/>
              </w:rPr>
            </w:pPr>
            <w:ins w:id="1683" w:author="Author">
              <w:r>
                <w:rPr>
                  <w:rFonts w:cs="Arial"/>
                  <w:szCs w:val="20"/>
                  <w:u w:val="single"/>
                </w:rPr>
                <w:t>In evaluating the entity’s control environment, the auditor has c</w:t>
              </w:r>
            </w:ins>
            <w:del w:id="1684" w:author="Author">
              <w:r w:rsidRPr="0077786F" w:rsidDel="00C73D1C">
                <w:rPr>
                  <w:rFonts w:cs="Arial"/>
                  <w:szCs w:val="20"/>
                  <w:u w:val="single"/>
                </w:rPr>
                <w:delText>C</w:delText>
              </w:r>
            </w:del>
            <w:r w:rsidRPr="0077786F">
              <w:rPr>
                <w:rFonts w:cs="Arial"/>
                <w:szCs w:val="20"/>
                <w:u w:val="single"/>
              </w:rPr>
              <w:t>oncerns about the integrity of the entity’s management</w:t>
            </w:r>
            <w:ins w:id="1685" w:author="Author">
              <w:r>
                <w:rPr>
                  <w:rFonts w:cs="Arial"/>
                  <w:szCs w:val="20"/>
                  <w:u w:val="single"/>
                </w:rPr>
                <w:t>, which</w:t>
              </w:r>
            </w:ins>
            <w:r w:rsidRPr="0077786F">
              <w:rPr>
                <w:rFonts w:cs="Arial"/>
                <w:szCs w:val="20"/>
                <w:u w:val="single"/>
              </w:rPr>
              <w:t xml:space="preserve"> may be so serious as to cause the auditor to conclude that the risk of management misrepresentation in the financial statements is such that an audit cannot be conducted. </w:t>
            </w:r>
          </w:p>
          <w:p w:rsidR="005C2535" w:rsidRPr="0083564B" w:rsidRDefault="005C2535" w:rsidP="007B1D35">
            <w:pPr>
              <w:pStyle w:val="ListParagraph"/>
              <w:numPr>
                <w:ilvl w:val="0"/>
                <w:numId w:val="104"/>
              </w:numPr>
              <w:spacing w:before="120" w:after="120"/>
              <w:ind w:left="547" w:hanging="547"/>
              <w:contextualSpacing w:val="0"/>
              <w:rPr>
                <w:ins w:id="1686" w:author="Author"/>
                <w:rFonts w:cs="Arial"/>
                <w:kern w:val="20"/>
                <w:szCs w:val="20"/>
              </w:rPr>
            </w:pPr>
            <w:ins w:id="1687" w:author="Author">
              <w:r>
                <w:rPr>
                  <w:rFonts w:cs="Arial"/>
                  <w:szCs w:val="20"/>
                  <w:u w:val="single"/>
                </w:rPr>
                <w:t xml:space="preserve">In </w:t>
              </w:r>
              <w:del w:id="1688" w:author="Author">
                <w:r w:rsidDel="005B4E09">
                  <w:rPr>
                    <w:rFonts w:cs="Arial"/>
                    <w:szCs w:val="20"/>
                    <w:u w:val="single"/>
                  </w:rPr>
                  <w:delText>evaluating</w:delText>
                </w:r>
              </w:del>
              <w:r>
                <w:rPr>
                  <w:rFonts w:cs="Arial"/>
                  <w:szCs w:val="20"/>
                  <w:u w:val="single"/>
                </w:rPr>
                <w:t xml:space="preserve">evaluating the entity’s information system and communication, the auditor determines that significant changes in the IT environment have been poorly managed, with </w:t>
              </w:r>
              <w:r>
                <w:rPr>
                  <w:rFonts w:cs="Arial"/>
                  <w:szCs w:val="20"/>
                  <w:u w:val="single"/>
                </w:rPr>
                <w:lastRenderedPageBreak/>
                <w:t xml:space="preserve">little oversight from management and those charged with governance. The auditor concludes that there are significant </w:t>
              </w:r>
              <w:del w:id="1689" w:author="Author">
                <w:r w:rsidDel="002F6E9F">
                  <w:rPr>
                    <w:rFonts w:cs="Arial"/>
                    <w:szCs w:val="20"/>
                    <w:u w:val="single"/>
                  </w:rPr>
                  <w:delText xml:space="preserve">may have </w:delText>
                </w:r>
              </w:del>
              <w:r>
                <w:rPr>
                  <w:rFonts w:cs="Arial"/>
                  <w:szCs w:val="20"/>
                  <w:u w:val="single"/>
                </w:rPr>
                <w:t>c</w:t>
              </w:r>
            </w:ins>
            <w:del w:id="1690" w:author="Author">
              <w:r w:rsidRPr="0077786F" w:rsidDel="00C73D1C">
                <w:rPr>
                  <w:rFonts w:cs="Arial"/>
                  <w:szCs w:val="20"/>
                  <w:u w:val="single"/>
                </w:rPr>
                <w:delText>C</w:delText>
              </w:r>
            </w:del>
            <w:r w:rsidRPr="0077786F">
              <w:rPr>
                <w:rFonts w:cs="Arial"/>
                <w:szCs w:val="20"/>
                <w:u w:val="single"/>
              </w:rPr>
              <w:t>oncerns about the condition and reliability of an entity’s records</w:t>
            </w:r>
            <w:ins w:id="1691" w:author="Author">
              <w:r>
                <w:rPr>
                  <w:rFonts w:cs="Arial"/>
                  <w:szCs w:val="20"/>
                  <w:u w:val="single"/>
                </w:rPr>
                <w:t xml:space="preserve">. In such </w:t>
              </w:r>
              <w:proofErr w:type="spellStart"/>
              <w:r>
                <w:rPr>
                  <w:rFonts w:cs="Arial"/>
                  <w:szCs w:val="20"/>
                  <w:u w:val="single"/>
                </w:rPr>
                <w:t>cirucumstan</w:t>
              </w:r>
              <w:del w:id="1692" w:author="Author">
                <w:r w:rsidDel="00B465F6">
                  <w:rPr>
                    <w:rFonts w:cs="Arial"/>
                    <w:szCs w:val="20"/>
                    <w:u w:val="single"/>
                  </w:rPr>
                  <w:delText>na</w:delText>
                </w:r>
              </w:del>
              <w:r>
                <w:rPr>
                  <w:rFonts w:cs="Arial"/>
                  <w:szCs w:val="20"/>
                  <w:u w:val="single"/>
                </w:rPr>
                <w:t>ces</w:t>
              </w:r>
              <w:proofErr w:type="spellEnd"/>
              <w:r>
                <w:rPr>
                  <w:rFonts w:cs="Arial"/>
                  <w:szCs w:val="20"/>
                  <w:u w:val="single"/>
                </w:rPr>
                <w:t xml:space="preserve">, the </w:t>
              </w:r>
            </w:ins>
            <w:del w:id="1693" w:author="Author">
              <w:r w:rsidRPr="0077786F" w:rsidDel="002F6E9F">
                <w:rPr>
                  <w:rFonts w:cs="Arial"/>
                  <w:szCs w:val="20"/>
                  <w:u w:val="single"/>
                </w:rPr>
                <w:delText xml:space="preserve">may cause the </w:delText>
              </w:r>
            </w:del>
            <w:r w:rsidRPr="0077786F">
              <w:rPr>
                <w:rFonts w:cs="Arial"/>
                <w:szCs w:val="20"/>
                <w:u w:val="single"/>
              </w:rPr>
              <w:t>auditor</w:t>
            </w:r>
            <w:ins w:id="1694" w:author="Author">
              <w:r>
                <w:rPr>
                  <w:rFonts w:cs="Arial"/>
                  <w:szCs w:val="20"/>
                  <w:u w:val="single"/>
                </w:rPr>
                <w:t xml:space="preserve"> may</w:t>
              </w:r>
            </w:ins>
            <w:del w:id="1695" w:author="Author">
              <w:r w:rsidRPr="0077786F" w:rsidDel="002F6E9F">
                <w:rPr>
                  <w:rFonts w:cs="Arial"/>
                  <w:szCs w:val="20"/>
                  <w:u w:val="single"/>
                </w:rPr>
                <w:delText xml:space="preserve"> t</w:delText>
              </w:r>
              <w:r w:rsidRPr="0077786F" w:rsidDel="00EE5D31">
                <w:rPr>
                  <w:rFonts w:cs="Arial"/>
                  <w:szCs w:val="20"/>
                  <w:u w:val="single"/>
                </w:rPr>
                <w:delText>o</w:delText>
              </w:r>
            </w:del>
            <w:r w:rsidRPr="0077786F">
              <w:rPr>
                <w:rFonts w:cs="Arial"/>
                <w:szCs w:val="20"/>
                <w:u w:val="single"/>
              </w:rPr>
              <w:t xml:space="preserve"> </w:t>
            </w:r>
            <w:ins w:id="1696" w:author="Author">
              <w:r>
                <w:rPr>
                  <w:rFonts w:cs="Arial"/>
                  <w:szCs w:val="20"/>
                  <w:u w:val="single"/>
                </w:rPr>
                <w:t>determine</w:t>
              </w:r>
            </w:ins>
            <w:r>
              <w:rPr>
                <w:rFonts w:cs="Arial"/>
                <w:szCs w:val="20"/>
                <w:u w:val="single"/>
              </w:rPr>
              <w:t xml:space="preserve"> </w:t>
            </w:r>
            <w:del w:id="1697" w:author="Author">
              <w:r w:rsidRPr="0077786F" w:rsidDel="00825F3E">
                <w:rPr>
                  <w:rFonts w:cs="Arial"/>
                  <w:szCs w:val="20"/>
                  <w:u w:val="single"/>
                </w:rPr>
                <w:delText>conclude</w:delText>
              </w:r>
            </w:del>
            <w:r w:rsidRPr="0077786F">
              <w:rPr>
                <w:rFonts w:cs="Arial"/>
                <w:szCs w:val="20"/>
                <w:u w:val="single"/>
              </w:rPr>
              <w:t xml:space="preserve"> that it is unlikely that sufficient appropriate audit evidence will be available to support an unmodified opinion on the financial statements.</w:t>
            </w:r>
          </w:p>
        </w:tc>
      </w:tr>
    </w:tbl>
    <w:p w:rsidR="005C2535" w:rsidRPr="00961271" w:rsidRDefault="005C2535" w:rsidP="005C2535">
      <w:pPr>
        <w:ind w:left="547" w:hanging="547"/>
        <w:rPr>
          <w:ins w:id="1698" w:author="Author"/>
          <w:rFonts w:cs="Arial"/>
          <w:kern w:val="20"/>
          <w:szCs w:val="20"/>
        </w:rPr>
      </w:pPr>
      <w:ins w:id="1699" w:author="Author">
        <w:r>
          <w:rPr>
            <w:rFonts w:cs="Arial"/>
            <w:kern w:val="20"/>
            <w:szCs w:val="20"/>
          </w:rPr>
          <w:lastRenderedPageBreak/>
          <w:t xml:space="preserve">A207d. </w:t>
        </w:r>
      </w:ins>
      <w:r>
        <w:rPr>
          <w:rFonts w:cs="Arial"/>
          <w:kern w:val="20"/>
          <w:szCs w:val="20"/>
        </w:rPr>
        <w:t>[</w:t>
      </w:r>
      <w:r w:rsidRPr="007B1D35">
        <w:rPr>
          <w:rFonts w:cs="Arial"/>
          <w:i/>
          <w:kern w:val="20"/>
          <w:szCs w:val="20"/>
          <w:highlight w:val="yellow"/>
        </w:rPr>
        <w:t>Moved from para A220</w:t>
      </w:r>
      <w:r>
        <w:rPr>
          <w:rFonts w:cs="Arial"/>
          <w:kern w:val="20"/>
          <w:szCs w:val="20"/>
        </w:rPr>
        <w:t xml:space="preserve">] </w:t>
      </w:r>
      <w:r w:rsidRPr="00A25DA8">
        <w:rPr>
          <w:rFonts w:cs="Arial"/>
          <w:kern w:val="20"/>
          <w:szCs w:val="20"/>
          <w:u w:val="single"/>
        </w:rPr>
        <w:t>ISA 705 (Revised)</w:t>
      </w:r>
      <w:r w:rsidRPr="00A25DA8">
        <w:rPr>
          <w:rFonts w:cs="Arial"/>
          <w:kern w:val="20"/>
          <w:szCs w:val="20"/>
          <w:u w:val="single"/>
          <w:vertAlign w:val="superscript"/>
        </w:rPr>
        <w:footnoteReference w:id="54"/>
      </w:r>
      <w:r w:rsidRPr="00A25DA8">
        <w:rPr>
          <w:rFonts w:cs="Arial"/>
          <w:kern w:val="20"/>
          <w:szCs w:val="20"/>
          <w:u w:val="single"/>
        </w:rPr>
        <w:t xml:space="preserve"> establishes requirements and provides guidance in determining whether there is a need for the auditor to express a qualified opinion or disclaim an opinion or, as may be required in some cases, to withdraw from the engagement where withdrawal is possible under applicable law or regulation.</w:t>
      </w:r>
    </w:p>
    <w:p w:rsidR="005C2535" w:rsidRDefault="005C2535" w:rsidP="005C2535">
      <w:pPr>
        <w:spacing w:before="240" w:after="120"/>
        <w:ind w:left="547" w:hanging="547"/>
        <w:jc w:val="left"/>
        <w:rPr>
          <w:ins w:id="1702" w:author="Author"/>
          <w:rFonts w:cs="Arial"/>
          <w:kern w:val="20"/>
          <w:szCs w:val="20"/>
        </w:rPr>
      </w:pPr>
      <w:ins w:id="1703" w:author="Author">
        <w:r>
          <w:rPr>
            <w:rFonts w:cs="Arial"/>
            <w:kern w:val="20"/>
            <w:szCs w:val="20"/>
          </w:rPr>
          <w:t>Risks of Material Misstatement at the Assertion Level</w:t>
        </w:r>
      </w:ins>
    </w:p>
    <w:tbl>
      <w:tblPr>
        <w:tblStyle w:val="TableGrid"/>
        <w:tblW w:w="0" w:type="auto"/>
        <w:tblInd w:w="547" w:type="dxa"/>
        <w:tblLook w:val="04A0" w:firstRow="1" w:lastRow="0" w:firstColumn="1" w:lastColumn="0" w:noHBand="0" w:noVBand="1"/>
      </w:tblPr>
      <w:tblGrid>
        <w:gridCol w:w="8793"/>
      </w:tblGrid>
      <w:tr w:rsidR="005C2535" w:rsidTr="005C2535">
        <w:trPr>
          <w:ins w:id="1704" w:author="Author"/>
        </w:trPr>
        <w:tc>
          <w:tcPr>
            <w:tcW w:w="9340" w:type="dxa"/>
          </w:tcPr>
          <w:p w:rsidR="005C2535" w:rsidRDefault="005C2535" w:rsidP="005C2535">
            <w:pPr>
              <w:spacing w:after="120"/>
              <w:rPr>
                <w:ins w:id="1705" w:author="Author"/>
                <w:rFonts w:cs="Arial"/>
                <w:kern w:val="20"/>
                <w:szCs w:val="20"/>
              </w:rPr>
            </w:pPr>
            <w:ins w:id="1706" w:author="Author">
              <w:r w:rsidRPr="00E5668E">
                <w:rPr>
                  <w:rFonts w:cs="Arial"/>
                  <w:b/>
                  <w:kern w:val="20"/>
                  <w:szCs w:val="20"/>
                </w:rPr>
                <w:t>Appendix 2</w:t>
              </w:r>
              <w:r w:rsidRPr="00E5668E">
                <w:rPr>
                  <w:rFonts w:cs="Arial"/>
                  <w:kern w:val="20"/>
                  <w:szCs w:val="20"/>
                </w:rPr>
                <w:t xml:space="preserve"> sets out examples, in the context of the inherent risk factors, of events and conditions that may indicate susceptibility to misstatement that may be material.</w:t>
              </w:r>
            </w:ins>
          </w:p>
        </w:tc>
      </w:tr>
    </w:tbl>
    <w:p w:rsidR="005C2535" w:rsidRPr="009D1132" w:rsidRDefault="005C2535" w:rsidP="005C2535">
      <w:pPr>
        <w:ind w:left="547" w:hanging="547"/>
        <w:rPr>
          <w:rFonts w:cs="Arial"/>
          <w:strike/>
          <w:kern w:val="20"/>
          <w:szCs w:val="20"/>
        </w:rPr>
      </w:pPr>
      <w:r w:rsidRPr="00961271">
        <w:rPr>
          <w:rFonts w:cs="Arial"/>
          <w:kern w:val="20"/>
          <w:szCs w:val="20"/>
        </w:rPr>
        <w:t>A208.</w:t>
      </w:r>
      <w:r w:rsidRPr="00961271">
        <w:rPr>
          <w:rFonts w:cs="Arial"/>
          <w:kern w:val="20"/>
          <w:szCs w:val="20"/>
        </w:rPr>
        <w:tab/>
        <w:t>Risks of material misstatements that do not relate pervasively to the financial statements are risks of material misstatement at the assertion level.</w:t>
      </w:r>
      <w:r w:rsidRPr="00961271">
        <w:rPr>
          <w:rFonts w:cs="Arial"/>
          <w:szCs w:val="20"/>
        </w:rPr>
        <w:t xml:space="preserve"> The identification of risks of material misstatement at the assertion level is performed before consideration of </w:t>
      </w:r>
      <w:r>
        <w:rPr>
          <w:rFonts w:cs="Arial"/>
          <w:szCs w:val="20"/>
        </w:rPr>
        <w:t xml:space="preserve">any </w:t>
      </w:r>
      <w:ins w:id="1707" w:author="Author">
        <w:r w:rsidRPr="001063BA">
          <w:rPr>
            <w:rFonts w:cs="Arial"/>
            <w:szCs w:val="20"/>
          </w:rPr>
          <w:t>related</w:t>
        </w:r>
        <w:r w:rsidRPr="00961271">
          <w:rPr>
            <w:rFonts w:cs="Arial"/>
            <w:szCs w:val="20"/>
          </w:rPr>
          <w:t xml:space="preserve"> </w:t>
        </w:r>
      </w:ins>
      <w:r w:rsidRPr="00961271">
        <w:rPr>
          <w:rFonts w:cs="Arial"/>
          <w:szCs w:val="20"/>
        </w:rPr>
        <w:t>controls</w:t>
      </w:r>
      <w:ins w:id="1708" w:author="Author">
        <w:r>
          <w:rPr>
            <w:rFonts w:cs="Arial"/>
            <w:szCs w:val="20"/>
          </w:rPr>
          <w:t>, and may be</w:t>
        </w:r>
      </w:ins>
      <w:del w:id="1709" w:author="Author">
        <w:r w:rsidRPr="00961271" w:rsidDel="000302B2">
          <w:rPr>
            <w:rFonts w:cs="Arial"/>
            <w:szCs w:val="20"/>
          </w:rPr>
          <w:delText>. The auditor does so</w:delText>
        </w:r>
      </w:del>
      <w:r w:rsidRPr="00961271">
        <w:rPr>
          <w:rFonts w:cs="Arial"/>
          <w:szCs w:val="20"/>
        </w:rPr>
        <w:t xml:space="preserve"> based on a preliminary assessment of inherent risk</w:t>
      </w:r>
      <w:r>
        <w:rPr>
          <w:rFonts w:cs="Arial"/>
          <w:szCs w:val="20"/>
        </w:rPr>
        <w:t xml:space="preserve"> </w:t>
      </w:r>
      <w:ins w:id="1710" w:author="Author">
        <w:r>
          <w:rPr>
            <w:rFonts w:cs="Arial"/>
            <w:szCs w:val="20"/>
          </w:rPr>
          <w:t>(i.e., the auditor considers those risks for which a misstatement could be material, and the likelihood that the risk could occur).</w:t>
        </w:r>
        <w:r>
          <w:rPr>
            <w:rStyle w:val="FootnoteReference"/>
            <w:rFonts w:cs="Arial"/>
            <w:szCs w:val="20"/>
          </w:rPr>
          <w:footnoteReference w:id="55"/>
        </w:r>
      </w:ins>
      <w:del w:id="1712" w:author="Author">
        <w:r w:rsidRPr="00961271" w:rsidDel="000302B2">
          <w:rPr>
            <w:rFonts w:cs="Arial"/>
            <w:szCs w:val="20"/>
          </w:rPr>
          <w:delText xml:space="preserve"> that involves identifying those risks for which there is a reasonable possibility of material misstatement.</w:delText>
        </w:r>
      </w:del>
      <w:r w:rsidRPr="00961271">
        <w:rPr>
          <w:rFonts w:cs="Arial"/>
          <w:szCs w:val="20"/>
        </w:rPr>
        <w:t xml:space="preserve"> </w:t>
      </w:r>
      <w:r>
        <w:rPr>
          <w:rFonts w:cs="Arial"/>
          <w:szCs w:val="20"/>
        </w:rPr>
        <w:t>[</w:t>
      </w:r>
      <w:r w:rsidRPr="007B1D35">
        <w:rPr>
          <w:rFonts w:cs="Arial"/>
          <w:i/>
          <w:szCs w:val="20"/>
          <w:highlight w:val="yellow"/>
        </w:rPr>
        <w:t>Moved to para. A211</w:t>
      </w:r>
      <w:r>
        <w:rPr>
          <w:rFonts w:cs="Arial"/>
          <w:szCs w:val="20"/>
        </w:rPr>
        <w:t xml:space="preserve">] </w:t>
      </w:r>
      <w:r w:rsidRPr="009D1132">
        <w:rPr>
          <w:rFonts w:cs="Arial"/>
          <w:strike/>
          <w:szCs w:val="20"/>
        </w:rPr>
        <w:t>The assertions to which such risks of material misstatement relate are relevant assertions, and the classes of transactions, account balances and disclosures to which the relevant assertions relate are significant classes of transactions, account balances and disclosures.</w:t>
      </w:r>
    </w:p>
    <w:p w:rsidR="005C2535" w:rsidRPr="00961271" w:rsidRDefault="005C2535" w:rsidP="005C2535">
      <w:pPr>
        <w:ind w:left="547" w:hanging="547"/>
        <w:rPr>
          <w:rFonts w:cs="Arial"/>
          <w:kern w:val="20"/>
          <w:szCs w:val="20"/>
        </w:rPr>
      </w:pPr>
      <w:r w:rsidRPr="00961271">
        <w:rPr>
          <w:rFonts w:cs="Arial"/>
          <w:kern w:val="20"/>
          <w:szCs w:val="20"/>
        </w:rPr>
        <w:t>A209.</w:t>
      </w:r>
      <w:r w:rsidRPr="00961271">
        <w:rPr>
          <w:rFonts w:cs="Arial"/>
          <w:kern w:val="20"/>
          <w:szCs w:val="20"/>
        </w:rPr>
        <w:tab/>
        <w:t>While obtaining the understan</w:t>
      </w:r>
      <w:r>
        <w:rPr>
          <w:rFonts w:cs="Arial"/>
          <w:kern w:val="20"/>
          <w:szCs w:val="20"/>
        </w:rPr>
        <w:t xml:space="preserve">ding </w:t>
      </w:r>
      <w:del w:id="1713" w:author="Author">
        <w:r w:rsidDel="000302B2">
          <w:rPr>
            <w:rFonts w:cs="Arial"/>
            <w:kern w:val="20"/>
            <w:szCs w:val="20"/>
          </w:rPr>
          <w:delText xml:space="preserve">as required by paragraph </w:delText>
        </w:r>
        <w:r w:rsidRPr="007B1D35" w:rsidDel="000302B2">
          <w:rPr>
            <w:rFonts w:cs="Arial"/>
            <w:kern w:val="20"/>
            <w:szCs w:val="20"/>
          </w:rPr>
          <w:delText>23</w:delText>
        </w:r>
      </w:del>
      <w:ins w:id="1714" w:author="Author">
        <w:r w:rsidRPr="007B1D35">
          <w:rPr>
            <w:rFonts w:cs="Arial"/>
            <w:kern w:val="20"/>
            <w:szCs w:val="20"/>
          </w:rPr>
          <w:t>o</w:t>
        </w:r>
        <w:r>
          <w:rPr>
            <w:rFonts w:cs="Arial"/>
            <w:kern w:val="20"/>
            <w:szCs w:val="20"/>
          </w:rPr>
          <w:t>f the entity and its environment, and how the applicable financial reporting framework is applied</w:t>
        </w:r>
      </w:ins>
      <w:r w:rsidRPr="00961271">
        <w:rPr>
          <w:rFonts w:cs="Arial"/>
          <w:kern w:val="20"/>
          <w:szCs w:val="20"/>
        </w:rPr>
        <w:t xml:space="preserve">, the </w:t>
      </w:r>
      <w:r w:rsidRPr="00961271">
        <w:rPr>
          <w:rFonts w:cs="Arial"/>
          <w:spacing w:val="-4"/>
          <w:szCs w:val="20"/>
        </w:rPr>
        <w:t xml:space="preserve">auditor </w:t>
      </w:r>
      <w:del w:id="1715" w:author="Author">
        <w:r w:rsidRPr="00961271" w:rsidDel="00E5668E">
          <w:rPr>
            <w:rFonts w:cs="Arial"/>
            <w:spacing w:val="-4"/>
            <w:szCs w:val="20"/>
          </w:rPr>
          <w:delText>takes into account the</w:delText>
        </w:r>
      </w:del>
      <w:ins w:id="1716" w:author="Author">
        <w:r>
          <w:rPr>
            <w:rFonts w:cs="Arial"/>
            <w:spacing w:val="-4"/>
            <w:szCs w:val="20"/>
          </w:rPr>
          <w:t>considers where there are</w:t>
        </w:r>
      </w:ins>
      <w:r w:rsidRPr="00961271">
        <w:rPr>
          <w:rFonts w:cs="Arial"/>
          <w:spacing w:val="-4"/>
          <w:szCs w:val="20"/>
        </w:rPr>
        <w:t xml:space="preserve"> inherent risk factors</w:t>
      </w:r>
      <w:ins w:id="1717" w:author="Author">
        <w:r>
          <w:rPr>
            <w:rFonts w:cs="Arial"/>
            <w:spacing w:val="-4"/>
            <w:szCs w:val="20"/>
          </w:rPr>
          <w:t xml:space="preserve"> related to the entity’s events and conditions, which may then assist the auditor with identifying where there could be risks of material misstatement related to the classes of transactions, account balances and disclosures</w:t>
        </w:r>
      </w:ins>
      <w:r w:rsidRPr="00961271">
        <w:rPr>
          <w:rFonts w:cs="Arial"/>
          <w:kern w:val="20"/>
          <w:szCs w:val="20"/>
        </w:rPr>
        <w:t>.</w:t>
      </w:r>
      <w:ins w:id="1718" w:author="Author">
        <w:r>
          <w:rPr>
            <w:rFonts w:cs="Arial"/>
            <w:kern w:val="20"/>
            <w:szCs w:val="20"/>
          </w:rPr>
          <w:t xml:space="preserve"> </w:t>
        </w:r>
      </w:ins>
    </w:p>
    <w:p w:rsidR="005C2535" w:rsidRPr="00961271" w:rsidRDefault="005C2535" w:rsidP="005C2535">
      <w:pPr>
        <w:keepNext/>
        <w:spacing w:before="240"/>
        <w:ind w:left="547" w:hanging="547"/>
        <w:jc w:val="left"/>
        <w:rPr>
          <w:rFonts w:cs="Arial"/>
          <w:color w:val="000000"/>
          <w:szCs w:val="20"/>
        </w:rPr>
      </w:pPr>
      <w:r w:rsidRPr="00961271">
        <w:rPr>
          <w:rFonts w:cs="Arial"/>
          <w:color w:val="000000"/>
          <w:szCs w:val="20"/>
        </w:rPr>
        <w:t>Considerations Specific to Public Sector Entities</w:t>
      </w:r>
    </w:p>
    <w:p w:rsidR="005C2535" w:rsidRPr="00961271" w:rsidRDefault="005C2535" w:rsidP="005C2535">
      <w:pPr>
        <w:ind w:left="547" w:hanging="547"/>
        <w:rPr>
          <w:rFonts w:cs="Arial"/>
          <w:color w:val="000000"/>
          <w:szCs w:val="20"/>
        </w:rPr>
      </w:pPr>
      <w:r w:rsidRPr="00961271">
        <w:rPr>
          <w:rFonts w:cs="Arial"/>
          <w:color w:val="000000"/>
          <w:szCs w:val="20"/>
        </w:rPr>
        <w:t>A210.</w:t>
      </w:r>
      <w:r w:rsidRPr="00961271">
        <w:rPr>
          <w:rFonts w:cs="Arial"/>
          <w:color w:val="000000"/>
          <w:szCs w:val="20"/>
        </w:rPr>
        <w:tab/>
      </w:r>
      <w:r w:rsidRPr="00297DE2">
        <w:rPr>
          <w:rFonts w:cs="Arial"/>
          <w:color w:val="000000"/>
          <w:szCs w:val="20"/>
          <w:highlight w:val="lightGray"/>
        </w:rPr>
        <w:t>For public sector entities, the identification of risks at the financial statement level may include consideration of matters related to the political climate, public interest and program sensitivity.</w:t>
      </w:r>
    </w:p>
    <w:p w:rsidR="005C2535" w:rsidRPr="00961271" w:rsidRDefault="005C2535" w:rsidP="005C2535">
      <w:pPr>
        <w:keepNext/>
        <w:rPr>
          <w:rFonts w:cs="Arial"/>
          <w:i/>
          <w:kern w:val="20"/>
          <w:szCs w:val="20"/>
        </w:rPr>
      </w:pPr>
      <w:ins w:id="1719" w:author="Author">
        <w:r>
          <w:rPr>
            <w:rFonts w:cs="Arial"/>
            <w:kern w:val="20"/>
            <w:szCs w:val="20"/>
          </w:rPr>
          <w:t xml:space="preserve">Relevant Assertions and </w:t>
        </w:r>
      </w:ins>
      <w:r w:rsidRPr="00961271">
        <w:rPr>
          <w:rFonts w:cs="Arial"/>
          <w:kern w:val="20"/>
          <w:szCs w:val="20"/>
        </w:rPr>
        <w:t>Significant Classes of Transactions, Account Balances and Disclosures</w:t>
      </w:r>
      <w:del w:id="1720" w:author="Author">
        <w:r w:rsidRPr="00961271" w:rsidDel="00AF0850">
          <w:rPr>
            <w:rFonts w:cs="Arial"/>
            <w:kern w:val="20"/>
            <w:szCs w:val="20"/>
          </w:rPr>
          <w:delText>, and their Re</w:delText>
        </w:r>
        <w:r w:rsidDel="00AF0850">
          <w:rPr>
            <w:rFonts w:cs="Arial"/>
            <w:kern w:val="20"/>
            <w:szCs w:val="20"/>
          </w:rPr>
          <w:delText>levant Assertions</w:delText>
        </w:r>
      </w:del>
      <w:r>
        <w:rPr>
          <w:rFonts w:cs="Arial"/>
          <w:kern w:val="20"/>
          <w:szCs w:val="20"/>
        </w:rPr>
        <w:t xml:space="preserve"> (Ref: Para. 46</w:t>
      </w:r>
      <w:r w:rsidRPr="00961271">
        <w:rPr>
          <w:rFonts w:cs="Arial"/>
          <w:kern w:val="20"/>
          <w:szCs w:val="20"/>
        </w:rPr>
        <w:t xml:space="preserve">) </w:t>
      </w:r>
    </w:p>
    <w:p w:rsidR="005C2535" w:rsidRDefault="005C2535" w:rsidP="005C2535">
      <w:pPr>
        <w:jc w:val="left"/>
        <w:rPr>
          <w:ins w:id="1721" w:author="Author"/>
          <w:rFonts w:cs="Arial"/>
          <w:kern w:val="20"/>
          <w:szCs w:val="20"/>
        </w:rPr>
      </w:pPr>
      <w:ins w:id="1722" w:author="Author">
        <w:r>
          <w:rPr>
            <w:rFonts w:cs="Arial"/>
            <w:kern w:val="20"/>
            <w:szCs w:val="20"/>
          </w:rPr>
          <w:t xml:space="preserve">Why Relevant Assertions and </w:t>
        </w:r>
        <w:r w:rsidRPr="00961271">
          <w:rPr>
            <w:rFonts w:cs="Arial"/>
            <w:kern w:val="20"/>
            <w:szCs w:val="20"/>
          </w:rPr>
          <w:t>Significant Classes of Transactions, Account Balances and Disclosures</w:t>
        </w:r>
        <w:r>
          <w:rPr>
            <w:rFonts w:cs="Arial"/>
            <w:kern w:val="20"/>
            <w:szCs w:val="20"/>
          </w:rPr>
          <w:t xml:space="preserve"> are Determined</w:t>
        </w:r>
      </w:ins>
    </w:p>
    <w:p w:rsidR="005C2535" w:rsidRDefault="005C2535" w:rsidP="005C2535">
      <w:pPr>
        <w:ind w:left="547" w:hanging="547"/>
        <w:rPr>
          <w:ins w:id="1723" w:author="Author"/>
          <w:rFonts w:cs="Arial"/>
          <w:kern w:val="20"/>
          <w:szCs w:val="20"/>
        </w:rPr>
      </w:pPr>
      <w:r w:rsidRPr="00961271">
        <w:rPr>
          <w:rFonts w:cs="Arial"/>
          <w:kern w:val="20"/>
          <w:szCs w:val="20"/>
        </w:rPr>
        <w:t xml:space="preserve">A211. </w:t>
      </w:r>
      <w:r>
        <w:rPr>
          <w:rFonts w:cs="Arial"/>
          <w:kern w:val="20"/>
          <w:szCs w:val="20"/>
        </w:rPr>
        <w:t>[</w:t>
      </w:r>
      <w:r w:rsidRPr="007B1D35">
        <w:rPr>
          <w:rFonts w:cs="Arial"/>
          <w:i/>
          <w:kern w:val="20"/>
          <w:szCs w:val="20"/>
          <w:highlight w:val="yellow"/>
        </w:rPr>
        <w:t>Moved from para. A208</w:t>
      </w:r>
      <w:r>
        <w:rPr>
          <w:rFonts w:cs="Arial"/>
          <w:kern w:val="20"/>
          <w:szCs w:val="20"/>
        </w:rPr>
        <w:t xml:space="preserve">] </w:t>
      </w:r>
      <w:r w:rsidRPr="009D1132">
        <w:rPr>
          <w:rFonts w:cs="Arial"/>
          <w:szCs w:val="20"/>
          <w:u w:val="single"/>
        </w:rPr>
        <w:t xml:space="preserve">The assertions to which </w:t>
      </w:r>
      <w:del w:id="1724" w:author="Author">
        <w:r w:rsidDel="009D1132">
          <w:rPr>
            <w:rFonts w:cs="Arial"/>
            <w:szCs w:val="20"/>
            <w:u w:val="single"/>
          </w:rPr>
          <w:delText>such</w:delText>
        </w:r>
      </w:del>
      <w:ins w:id="1725" w:author="Author">
        <w:r>
          <w:rPr>
            <w:rFonts w:cs="Arial"/>
            <w:szCs w:val="20"/>
            <w:u w:val="single"/>
          </w:rPr>
          <w:t xml:space="preserve"> identified</w:t>
        </w:r>
      </w:ins>
      <w:r w:rsidRPr="009D1132">
        <w:rPr>
          <w:rFonts w:cs="Arial"/>
          <w:szCs w:val="20"/>
          <w:u w:val="single"/>
        </w:rPr>
        <w:t xml:space="preserve"> risks of material misstatement relate are relevant assertions, and the classes of transactions, account balances and disclosures to which </w:t>
      </w:r>
      <w:r w:rsidRPr="009D1132">
        <w:rPr>
          <w:rFonts w:cs="Arial"/>
          <w:szCs w:val="20"/>
          <w:u w:val="single"/>
        </w:rPr>
        <w:lastRenderedPageBreak/>
        <w:t>the relevant assertions relate are significant classes of transactions, account balances and disclosures.</w:t>
      </w:r>
      <w:r>
        <w:rPr>
          <w:rFonts w:cs="Arial"/>
          <w:szCs w:val="20"/>
        </w:rPr>
        <w:t xml:space="preserve"> </w:t>
      </w:r>
      <w:ins w:id="1726" w:author="Author">
        <w:r>
          <w:rPr>
            <w:rFonts w:cs="Arial"/>
            <w:kern w:val="20"/>
            <w:szCs w:val="20"/>
          </w:rPr>
          <w:t xml:space="preserve">Significant classes of transactions, account balances and disclosures are determined to assist the auditor in identifying where to focus further audit procedures in accordance with paragraph 7 of ISA 330. </w:t>
        </w:r>
        <w:r w:rsidRPr="00961271">
          <w:rPr>
            <w:rFonts w:cs="Arial"/>
            <w:kern w:val="20"/>
            <w:szCs w:val="20"/>
          </w:rPr>
          <w:t xml:space="preserve">In determining the relevant assertions, the auditor considers the information gathered from the auditor’s risk assessment procedures about the identified risks of material misstatement and the assertions that they may affect. </w:t>
        </w:r>
      </w:ins>
    </w:p>
    <w:p w:rsidR="005C2535" w:rsidRDefault="005C2535" w:rsidP="005C2535">
      <w:pPr>
        <w:ind w:left="547" w:hanging="547"/>
        <w:rPr>
          <w:ins w:id="1727" w:author="Author"/>
          <w:rFonts w:cs="Arial"/>
          <w:spacing w:val="-4"/>
          <w:szCs w:val="20"/>
        </w:rPr>
      </w:pPr>
      <w:r w:rsidRPr="00961271">
        <w:rPr>
          <w:rFonts w:cs="Arial"/>
          <w:spacing w:val="-4"/>
          <w:szCs w:val="20"/>
        </w:rPr>
        <w:t>A212.</w:t>
      </w:r>
      <w:r w:rsidRPr="00961271">
        <w:rPr>
          <w:rFonts w:cs="Arial"/>
          <w:spacing w:val="-4"/>
          <w:szCs w:val="20"/>
        </w:rPr>
        <w:tab/>
      </w:r>
      <w:r>
        <w:rPr>
          <w:rFonts w:cs="Arial"/>
          <w:spacing w:val="-4"/>
          <w:szCs w:val="20"/>
        </w:rPr>
        <w:t>[</w:t>
      </w:r>
      <w:r w:rsidRPr="00DC1A2B">
        <w:rPr>
          <w:rFonts w:cs="Arial"/>
          <w:i/>
          <w:spacing w:val="-4"/>
          <w:szCs w:val="20"/>
          <w:highlight w:val="yellow"/>
        </w:rPr>
        <w:t>Deleted</w:t>
      </w:r>
      <w:r>
        <w:rPr>
          <w:rFonts w:cs="Arial"/>
          <w:spacing w:val="-4"/>
          <w:szCs w:val="20"/>
        </w:rPr>
        <w:t xml:space="preserve">] </w:t>
      </w:r>
      <w:del w:id="1728" w:author="Author">
        <w:r w:rsidRPr="00961271" w:rsidDel="00AF0850">
          <w:rPr>
            <w:rFonts w:cs="Arial"/>
            <w:spacing w:val="-4"/>
            <w:szCs w:val="20"/>
          </w:rPr>
          <w:delText>In determining significant classes of transactions, account balances and disclosures from the identified risks of material misstatement, understanding how the inherent risk factors affect the classes of transactions, account balances and disclosures enables the auditor to consider which related assertions may be subject to risks of material misstatement (see paragraph A83)</w:delText>
        </w:r>
      </w:del>
      <w:r w:rsidRPr="00961271">
        <w:rPr>
          <w:rFonts w:cs="Arial"/>
          <w:spacing w:val="-4"/>
          <w:szCs w:val="20"/>
        </w:rPr>
        <w:t>.</w:t>
      </w:r>
    </w:p>
    <w:p w:rsidR="005C2535" w:rsidRPr="00C56A6B" w:rsidRDefault="005C2535" w:rsidP="005C2535">
      <w:pPr>
        <w:ind w:left="547" w:hanging="547"/>
        <w:rPr>
          <w:rFonts w:cs="Arial"/>
          <w:spacing w:val="-4"/>
          <w:szCs w:val="20"/>
        </w:rPr>
      </w:pPr>
      <w:ins w:id="1729" w:author="Author">
        <w:r w:rsidRPr="00C56A6B">
          <w:rPr>
            <w:rFonts w:cs="Arial"/>
            <w:spacing w:val="-4"/>
            <w:szCs w:val="20"/>
          </w:rPr>
          <w:t>Automated Tools and Techniques</w:t>
        </w:r>
      </w:ins>
    </w:p>
    <w:p w:rsidR="005C2535" w:rsidRDefault="005C2535" w:rsidP="005C2535">
      <w:pPr>
        <w:spacing w:after="120"/>
        <w:ind w:left="547" w:hanging="547"/>
        <w:rPr>
          <w:ins w:id="1730" w:author="Author"/>
          <w:rFonts w:cs="Arial"/>
          <w:szCs w:val="20"/>
        </w:rPr>
      </w:pPr>
      <w:r w:rsidRPr="00961271">
        <w:rPr>
          <w:rFonts w:cs="Arial"/>
          <w:szCs w:val="20"/>
        </w:rPr>
        <w:t>A213.</w:t>
      </w:r>
      <w:r w:rsidRPr="00961271">
        <w:rPr>
          <w:rFonts w:cs="Arial"/>
          <w:szCs w:val="20"/>
        </w:rPr>
        <w:tab/>
        <w:t xml:space="preserve">The auditor may </w:t>
      </w:r>
      <w:del w:id="1731" w:author="Author">
        <w:r w:rsidRPr="00961271" w:rsidDel="00F226E2">
          <w:rPr>
            <w:rFonts w:cs="Arial"/>
            <w:szCs w:val="20"/>
          </w:rPr>
          <w:delText xml:space="preserve">also </w:delText>
        </w:r>
      </w:del>
      <w:r w:rsidRPr="00961271">
        <w:rPr>
          <w:rFonts w:cs="Arial"/>
          <w:szCs w:val="20"/>
        </w:rPr>
        <w:t xml:space="preserve">use automated techniques to </w:t>
      </w:r>
      <w:ins w:id="1732" w:author="Author">
        <w:r>
          <w:rPr>
            <w:rFonts w:cs="Arial"/>
            <w:szCs w:val="20"/>
          </w:rPr>
          <w:t xml:space="preserve">assist in the identification of </w:t>
        </w:r>
      </w:ins>
      <w:del w:id="1733" w:author="Author">
        <w:r w:rsidRPr="00961271" w:rsidDel="00F226E2">
          <w:rPr>
            <w:rFonts w:cs="Arial"/>
            <w:szCs w:val="20"/>
          </w:rPr>
          <w:delText xml:space="preserve"> </w:delText>
        </w:r>
      </w:del>
      <w:r w:rsidRPr="00961271">
        <w:rPr>
          <w:rFonts w:cs="Arial"/>
          <w:szCs w:val="20"/>
        </w:rPr>
        <w:t>significant classes of transactions and account balances</w:t>
      </w:r>
      <w:del w:id="1734" w:author="Author">
        <w:r w:rsidRPr="00961271" w:rsidDel="00F226E2">
          <w:rPr>
            <w:rFonts w:cs="Arial"/>
            <w:szCs w:val="20"/>
          </w:rPr>
          <w:delText xml:space="preserve"> have been identified</w:delText>
        </w:r>
      </w:del>
      <w:ins w:id="1735" w:author="Author">
        <w:r>
          <w:rPr>
            <w:rFonts w:cs="Arial"/>
            <w:szCs w:val="20"/>
          </w:rPr>
          <w:t>.</w:t>
        </w:r>
      </w:ins>
    </w:p>
    <w:tbl>
      <w:tblPr>
        <w:tblStyle w:val="TableGrid"/>
        <w:tblW w:w="0" w:type="auto"/>
        <w:tblInd w:w="547" w:type="dxa"/>
        <w:tblLook w:val="04A0" w:firstRow="1" w:lastRow="0" w:firstColumn="1" w:lastColumn="0" w:noHBand="0" w:noVBand="1"/>
      </w:tblPr>
      <w:tblGrid>
        <w:gridCol w:w="8793"/>
      </w:tblGrid>
      <w:tr w:rsidR="005C2535" w:rsidTr="005C2535">
        <w:trPr>
          <w:ins w:id="1736" w:author="Author"/>
        </w:trPr>
        <w:tc>
          <w:tcPr>
            <w:tcW w:w="9340" w:type="dxa"/>
          </w:tcPr>
          <w:p w:rsidR="005C2535" w:rsidRDefault="005C2535" w:rsidP="005C2535">
            <w:pPr>
              <w:rPr>
                <w:ins w:id="1737" w:author="Author"/>
                <w:rFonts w:cs="Arial"/>
                <w:szCs w:val="20"/>
              </w:rPr>
            </w:pPr>
            <w:del w:id="1738" w:author="Author">
              <w:r w:rsidRPr="00961271" w:rsidDel="00F84DFB">
                <w:rPr>
                  <w:rFonts w:cs="Arial"/>
                  <w:szCs w:val="20"/>
                </w:rPr>
                <w:delText>by, for e</w:delText>
              </w:r>
            </w:del>
            <w:ins w:id="1739" w:author="Author">
              <w:r>
                <w:rPr>
                  <w:rFonts w:cs="Arial"/>
                  <w:szCs w:val="20"/>
                </w:rPr>
                <w:t>E</w:t>
              </w:r>
            </w:ins>
            <w:r w:rsidRPr="00961271">
              <w:rPr>
                <w:rFonts w:cs="Arial"/>
                <w:szCs w:val="20"/>
              </w:rPr>
              <w:t>xample</w:t>
            </w:r>
            <w:ins w:id="1740" w:author="Author">
              <w:r>
                <w:rPr>
                  <w:rFonts w:cs="Arial"/>
                  <w:szCs w:val="20"/>
                </w:rPr>
                <w:t>s:</w:t>
              </w:r>
            </w:ins>
          </w:p>
          <w:p w:rsidR="005C2535" w:rsidDel="0020503A" w:rsidRDefault="005C2535" w:rsidP="005C2535">
            <w:pPr>
              <w:rPr>
                <w:del w:id="1741" w:author="Author"/>
                <w:rFonts w:cs="Arial"/>
                <w:szCs w:val="20"/>
              </w:rPr>
            </w:pPr>
            <w:del w:id="1742" w:author="Author">
              <w:r w:rsidDel="0020503A">
                <w:rPr>
                  <w:rFonts w:cs="Arial"/>
                  <w:szCs w:val="20"/>
                </w:rPr>
                <w:delText>by, for example, analyzing an entire population of transactions to identify their nature, source, size and volume. By applying automated techniques, the auditor may, for example identify that an account with a zero balance at period end actually was comprised of numerous offsetting transactions and journal entries occurring during the period thus indicating that the account balance or class of transactions may be significant (e.g., a “loan processing suspense” account in a financial institution entity).</w:delText>
              </w:r>
            </w:del>
          </w:p>
          <w:p w:rsidR="005C2535" w:rsidRDefault="005C2535" w:rsidP="005C2535">
            <w:pPr>
              <w:rPr>
                <w:ins w:id="1743" w:author="Author"/>
                <w:rFonts w:cs="Arial"/>
                <w:szCs w:val="20"/>
              </w:rPr>
            </w:pPr>
            <w:ins w:id="1744" w:author="Author">
              <w:r>
                <w:rPr>
                  <w:rFonts w:cs="Arial"/>
                  <w:szCs w:val="20"/>
                </w:rPr>
                <w:t>A</w:t>
              </w:r>
              <w:r w:rsidRPr="00961271">
                <w:rPr>
                  <w:rFonts w:cs="Arial"/>
                  <w:szCs w:val="20"/>
                </w:rPr>
                <w:t xml:space="preserve">n entire population of transactions </w:t>
              </w:r>
              <w:r>
                <w:rPr>
                  <w:rFonts w:cs="Arial"/>
                  <w:szCs w:val="20"/>
                </w:rPr>
                <w:t xml:space="preserve">may be analyzed </w:t>
              </w:r>
              <w:r w:rsidRPr="00961271">
                <w:rPr>
                  <w:rFonts w:cs="Arial"/>
                  <w:szCs w:val="20"/>
                </w:rPr>
                <w:t>to identify their nature, source, size and volume. By applying automated techniques, the auditor may, for example</w:t>
              </w:r>
              <w:r>
                <w:rPr>
                  <w:rFonts w:cs="Arial"/>
                  <w:szCs w:val="20"/>
                </w:rPr>
                <w:t>,</w:t>
              </w:r>
              <w:r w:rsidRPr="00961271">
                <w:rPr>
                  <w:rFonts w:cs="Arial"/>
                  <w:szCs w:val="20"/>
                </w:rPr>
                <w:t xml:space="preserve"> identify that an account with a zero balance at period end was comprised of numerous offsetting transactions and journal entries occurring during the period thus indicating that the account balance or class of transactions may be significant </w:t>
              </w:r>
              <w:r>
                <w:rPr>
                  <w:rFonts w:cs="Arial"/>
                  <w:szCs w:val="20"/>
                </w:rPr>
                <w:t>(e.g., a payroll clearing account). This same payroll clearing account may also identify expense reimbursements to management (and other employees), which could be a significant disclosure due to these payments being made to related parties.</w:t>
              </w:r>
            </w:ins>
          </w:p>
          <w:p w:rsidR="005C2535" w:rsidRDefault="005C2535" w:rsidP="005C2535">
            <w:pPr>
              <w:spacing w:before="120" w:after="120"/>
              <w:rPr>
                <w:ins w:id="1745" w:author="Author"/>
                <w:rFonts w:cs="Arial"/>
                <w:szCs w:val="20"/>
              </w:rPr>
            </w:pPr>
            <w:ins w:id="1746" w:author="Author">
              <w:r>
                <w:rPr>
                  <w:rFonts w:cs="Arial"/>
                  <w:szCs w:val="20"/>
                </w:rPr>
                <w:t>By mapping the flow of an entire population of revenue transactions, the auditor may identify a significant class of transaction in revenue that had not previously been identified by the auditor.</w:t>
              </w:r>
            </w:ins>
          </w:p>
        </w:tc>
      </w:tr>
    </w:tbl>
    <w:p w:rsidR="005C2535" w:rsidRPr="00961271" w:rsidRDefault="005C2535" w:rsidP="007B1D35">
      <w:pPr>
        <w:ind w:left="547" w:hanging="547"/>
        <w:rPr>
          <w:rFonts w:cs="Arial"/>
          <w:color w:val="000000"/>
          <w:szCs w:val="20"/>
        </w:rPr>
      </w:pPr>
      <w:r w:rsidRPr="00961271">
        <w:rPr>
          <w:rFonts w:cs="Arial"/>
          <w:szCs w:val="20"/>
        </w:rPr>
        <w:t xml:space="preserve"> </w:t>
      </w:r>
      <w:del w:id="1747" w:author="Author">
        <w:r w:rsidRPr="00961271" w:rsidDel="006E1623">
          <w:rPr>
            <w:rFonts w:cs="Arial"/>
            <w:color w:val="000000"/>
            <w:szCs w:val="20"/>
          </w:rPr>
          <w:delText xml:space="preserve">Significant </w:delText>
        </w:r>
      </w:del>
      <w:r w:rsidRPr="00961271">
        <w:rPr>
          <w:rFonts w:cs="Arial"/>
          <w:color w:val="000000"/>
          <w:szCs w:val="20"/>
        </w:rPr>
        <w:t>Disclosures</w:t>
      </w:r>
      <w:ins w:id="1748" w:author="Author">
        <w:r>
          <w:rPr>
            <w:rFonts w:cs="Arial"/>
            <w:color w:val="000000"/>
            <w:szCs w:val="20"/>
          </w:rPr>
          <w:t xml:space="preserve"> that May be Significant</w:t>
        </w:r>
      </w:ins>
    </w:p>
    <w:p w:rsidR="005C2535" w:rsidRPr="00961271" w:rsidRDefault="005C2535" w:rsidP="005C2535">
      <w:pPr>
        <w:ind w:left="547" w:hanging="547"/>
        <w:rPr>
          <w:rFonts w:cs="Arial"/>
          <w:kern w:val="20"/>
          <w:szCs w:val="20"/>
        </w:rPr>
      </w:pPr>
      <w:r w:rsidRPr="00961271">
        <w:rPr>
          <w:rFonts w:cs="Arial"/>
          <w:kern w:val="20"/>
          <w:szCs w:val="20"/>
        </w:rPr>
        <w:t>A214.</w:t>
      </w:r>
      <w:r w:rsidRPr="00961271">
        <w:rPr>
          <w:rFonts w:cs="Arial"/>
          <w:kern w:val="20"/>
          <w:szCs w:val="20"/>
        </w:rPr>
        <w:tab/>
        <w:t xml:space="preserve">Significant disclosures include both quantitative and qualitative disclosures for which there is one or more relevant assertions. Examples of </w:t>
      </w:r>
      <w:del w:id="1749" w:author="Author">
        <w:r w:rsidRPr="00961271" w:rsidDel="006E1623">
          <w:rPr>
            <w:rFonts w:cs="Arial"/>
            <w:kern w:val="20"/>
            <w:szCs w:val="20"/>
          </w:rPr>
          <w:delText xml:space="preserve">significant </w:delText>
        </w:r>
      </w:del>
      <w:r w:rsidRPr="00961271">
        <w:rPr>
          <w:rFonts w:cs="Arial"/>
          <w:kern w:val="20"/>
          <w:szCs w:val="20"/>
        </w:rPr>
        <w:t xml:space="preserve">disclosures that have qualitative aspects </w:t>
      </w:r>
      <w:ins w:id="1750" w:author="Author">
        <w:r>
          <w:rPr>
            <w:rFonts w:cs="Arial"/>
            <w:kern w:val="20"/>
            <w:szCs w:val="20"/>
          </w:rPr>
          <w:t xml:space="preserve">and that may have relevant assertions and may therefore be considered significant by the auditor </w:t>
        </w:r>
      </w:ins>
      <w:r w:rsidRPr="00961271">
        <w:rPr>
          <w:rFonts w:cs="Arial"/>
          <w:kern w:val="20"/>
          <w:szCs w:val="20"/>
        </w:rPr>
        <w:t xml:space="preserve">include disclosures about: </w:t>
      </w:r>
    </w:p>
    <w:p w:rsidR="005C2535" w:rsidRPr="00961271" w:rsidRDefault="005C2535" w:rsidP="007B1D35">
      <w:pPr>
        <w:numPr>
          <w:ilvl w:val="0"/>
          <w:numId w:val="105"/>
        </w:numPr>
        <w:ind w:left="1094" w:hanging="547"/>
        <w:rPr>
          <w:rFonts w:cs="Arial"/>
          <w:szCs w:val="20"/>
        </w:rPr>
      </w:pPr>
      <w:r w:rsidRPr="00961271">
        <w:rPr>
          <w:rFonts w:cs="Arial"/>
          <w:szCs w:val="20"/>
        </w:rPr>
        <w:t>Liquidity and debt covenants of an entity in financial distress.</w:t>
      </w:r>
    </w:p>
    <w:p w:rsidR="005C2535" w:rsidRPr="00961271" w:rsidRDefault="005C2535" w:rsidP="007B1D35">
      <w:pPr>
        <w:numPr>
          <w:ilvl w:val="0"/>
          <w:numId w:val="105"/>
        </w:numPr>
        <w:ind w:left="1094" w:hanging="547"/>
        <w:rPr>
          <w:rFonts w:cs="Arial"/>
          <w:szCs w:val="20"/>
        </w:rPr>
      </w:pPr>
      <w:r w:rsidRPr="00961271">
        <w:rPr>
          <w:rFonts w:cs="Arial"/>
          <w:szCs w:val="20"/>
        </w:rPr>
        <w:t>Events or circumstances that have led to the recognition of an impairment loss.</w:t>
      </w:r>
    </w:p>
    <w:p w:rsidR="005C2535" w:rsidRPr="00961271" w:rsidRDefault="005C2535" w:rsidP="007B1D35">
      <w:pPr>
        <w:numPr>
          <w:ilvl w:val="0"/>
          <w:numId w:val="105"/>
        </w:numPr>
        <w:ind w:left="1094" w:hanging="547"/>
        <w:rPr>
          <w:rFonts w:cs="Arial"/>
          <w:szCs w:val="20"/>
        </w:rPr>
      </w:pPr>
      <w:r w:rsidRPr="00961271">
        <w:rPr>
          <w:rFonts w:cs="Arial"/>
          <w:szCs w:val="20"/>
        </w:rPr>
        <w:t>Key sources of estimation uncertainty, including assumptions about the future.</w:t>
      </w:r>
    </w:p>
    <w:p w:rsidR="005C2535" w:rsidRPr="00961271" w:rsidRDefault="005C2535" w:rsidP="007B1D35">
      <w:pPr>
        <w:numPr>
          <w:ilvl w:val="0"/>
          <w:numId w:val="105"/>
        </w:numPr>
        <w:ind w:left="1094" w:hanging="547"/>
        <w:rPr>
          <w:rFonts w:cs="Arial"/>
          <w:szCs w:val="20"/>
        </w:rPr>
      </w:pPr>
      <w:r w:rsidRPr="00961271">
        <w:rPr>
          <w:rFonts w:cs="Arial"/>
          <w:szCs w:val="20"/>
        </w:rPr>
        <w:t xml:space="preserve">The nature of a change in accounting policy, and other relevant disclosures required by the applicable financial reporting framework, where, for example, new financial reporting </w:t>
      </w:r>
      <w:r w:rsidRPr="00961271">
        <w:rPr>
          <w:rFonts w:cs="Arial"/>
          <w:szCs w:val="20"/>
        </w:rPr>
        <w:lastRenderedPageBreak/>
        <w:t xml:space="preserve">requirements are expected to have a significant impact on the financial position and financial performance of the entity. </w:t>
      </w:r>
    </w:p>
    <w:p w:rsidR="005C2535" w:rsidRPr="00961271" w:rsidRDefault="005C2535" w:rsidP="007B1D35">
      <w:pPr>
        <w:numPr>
          <w:ilvl w:val="0"/>
          <w:numId w:val="105"/>
        </w:numPr>
        <w:ind w:left="1094" w:hanging="547"/>
        <w:rPr>
          <w:rFonts w:cs="Arial"/>
          <w:szCs w:val="20"/>
        </w:rPr>
      </w:pPr>
      <w:r w:rsidRPr="00961271">
        <w:rPr>
          <w:rFonts w:cs="Arial"/>
          <w:szCs w:val="20"/>
        </w:rPr>
        <w:t>Share-based payment arrangements, including information about how any amounts recognized were determined, and other relevant disclosures.</w:t>
      </w:r>
    </w:p>
    <w:p w:rsidR="005C2535" w:rsidRPr="00961271" w:rsidRDefault="005C2535" w:rsidP="007B1D35">
      <w:pPr>
        <w:numPr>
          <w:ilvl w:val="0"/>
          <w:numId w:val="105"/>
        </w:numPr>
        <w:ind w:left="1094" w:hanging="547"/>
        <w:rPr>
          <w:rFonts w:cs="Arial"/>
          <w:szCs w:val="20"/>
        </w:rPr>
      </w:pPr>
      <w:r w:rsidRPr="00961271">
        <w:rPr>
          <w:rFonts w:cs="Arial"/>
          <w:szCs w:val="20"/>
        </w:rPr>
        <w:t>Related parties, and related party transactions.</w:t>
      </w:r>
    </w:p>
    <w:p w:rsidR="005C2535" w:rsidRPr="00961271" w:rsidRDefault="005C2535" w:rsidP="007B1D35">
      <w:pPr>
        <w:pStyle w:val="ListParagraph"/>
        <w:numPr>
          <w:ilvl w:val="0"/>
          <w:numId w:val="105"/>
        </w:numPr>
        <w:ind w:left="1094" w:hanging="547"/>
        <w:rPr>
          <w:rFonts w:cs="Arial"/>
          <w:bCs/>
          <w:i/>
          <w:iCs/>
          <w:kern w:val="20"/>
          <w:szCs w:val="20"/>
        </w:rPr>
      </w:pPr>
      <w:r w:rsidRPr="00961271">
        <w:rPr>
          <w:rFonts w:cs="Arial"/>
          <w:szCs w:val="20"/>
        </w:rPr>
        <w:t>Sensitivity analysis, including the effects of changes in assumptions used in the entity’s valuation techniques intended to enable users to understand the underlying measurement uncertainty of a recorded or disclosed amount.</w:t>
      </w:r>
    </w:p>
    <w:p w:rsidR="005C2535" w:rsidRPr="00961271" w:rsidRDefault="005C2535" w:rsidP="005C2535">
      <w:pPr>
        <w:keepNext/>
        <w:spacing w:before="240"/>
        <w:ind w:left="547" w:hanging="547"/>
        <w:rPr>
          <w:rFonts w:cs="Arial"/>
          <w:bCs/>
          <w:iCs/>
          <w:kern w:val="20"/>
          <w:szCs w:val="20"/>
        </w:rPr>
      </w:pPr>
      <w:r w:rsidRPr="00961271">
        <w:rPr>
          <w:rFonts w:cs="Arial"/>
          <w:bCs/>
          <w:i/>
          <w:iCs/>
          <w:kern w:val="20"/>
          <w:szCs w:val="20"/>
        </w:rPr>
        <w:t>Assessing Risks of Material Misstatement at the Financial Statement Level</w:t>
      </w:r>
      <w:r>
        <w:rPr>
          <w:rFonts w:cs="Arial"/>
          <w:bCs/>
          <w:iCs/>
          <w:kern w:val="20"/>
          <w:szCs w:val="20"/>
        </w:rPr>
        <w:t xml:space="preserve"> (Ref: Para. 47</w:t>
      </w:r>
      <w:r w:rsidRPr="00961271">
        <w:rPr>
          <w:rFonts w:cs="Arial"/>
          <w:bCs/>
          <w:iCs/>
          <w:kern w:val="20"/>
          <w:szCs w:val="20"/>
        </w:rPr>
        <w:t>)</w:t>
      </w:r>
    </w:p>
    <w:p w:rsidR="005C2535" w:rsidRPr="00961271" w:rsidRDefault="005C2535" w:rsidP="005C2535">
      <w:pPr>
        <w:ind w:left="547" w:hanging="547"/>
        <w:rPr>
          <w:rFonts w:cs="Arial"/>
          <w:kern w:val="20"/>
          <w:szCs w:val="20"/>
        </w:rPr>
      </w:pPr>
      <w:r w:rsidRPr="00961271">
        <w:rPr>
          <w:rFonts w:cs="Arial"/>
          <w:color w:val="000000"/>
          <w:szCs w:val="20"/>
        </w:rPr>
        <w:t>A215.</w:t>
      </w:r>
      <w:r w:rsidRPr="00961271">
        <w:rPr>
          <w:rFonts w:cs="Arial"/>
          <w:color w:val="000000"/>
          <w:szCs w:val="20"/>
        </w:rPr>
        <w:tab/>
      </w:r>
      <w:r w:rsidRPr="00961271">
        <w:rPr>
          <w:rFonts w:cs="Arial"/>
          <w:kern w:val="20"/>
          <w:szCs w:val="20"/>
        </w:rPr>
        <w:t>Because risks of material misstatement at the financial statement level have a pervasive effect on the financial statements, it may not be possible to identify the specific assertions that are more susceptible to the risk (e.g., risk of management override of controls). In other cases, a number of assertions may be identified as susceptible to the risk, and which may therefore affect the auditor’s risk identification and assessment of risks of material misstatement at the assertion level.</w:t>
      </w:r>
    </w:p>
    <w:p w:rsidR="005C2535" w:rsidRPr="00BA2165" w:rsidRDefault="005C2535" w:rsidP="005C2535">
      <w:pPr>
        <w:ind w:left="547" w:hanging="547"/>
        <w:rPr>
          <w:rFonts w:cs="Arial"/>
          <w:strike/>
          <w:kern w:val="20"/>
          <w:szCs w:val="20"/>
        </w:rPr>
      </w:pPr>
      <w:r w:rsidRPr="00961271">
        <w:rPr>
          <w:rFonts w:cs="Arial"/>
          <w:kern w:val="20"/>
          <w:szCs w:val="20"/>
        </w:rPr>
        <w:t>A216.</w:t>
      </w:r>
      <w:r w:rsidRPr="00961271">
        <w:rPr>
          <w:rFonts w:cs="Arial"/>
          <w:kern w:val="20"/>
          <w:szCs w:val="20"/>
        </w:rPr>
        <w:tab/>
      </w:r>
      <w:r>
        <w:rPr>
          <w:rFonts w:cs="Arial"/>
          <w:kern w:val="20"/>
          <w:szCs w:val="20"/>
        </w:rPr>
        <w:t>[</w:t>
      </w:r>
      <w:r w:rsidRPr="007B1D35">
        <w:rPr>
          <w:rFonts w:cs="Arial"/>
          <w:i/>
          <w:kern w:val="20"/>
          <w:szCs w:val="20"/>
          <w:highlight w:val="yellow"/>
        </w:rPr>
        <w:t>Moved to para. A206b</w:t>
      </w:r>
      <w:r>
        <w:rPr>
          <w:rFonts w:cs="Arial"/>
          <w:kern w:val="20"/>
          <w:szCs w:val="20"/>
        </w:rPr>
        <w:t xml:space="preserve">] </w:t>
      </w:r>
      <w:r w:rsidRPr="00BA2165">
        <w:rPr>
          <w:rFonts w:cs="Arial"/>
          <w:strike/>
          <w:kern w:val="20"/>
          <w:szCs w:val="20"/>
        </w:rPr>
        <w:t xml:space="preserve">The evaluation of whether risks identified relate pervasively to the financial statements as required by paragraph 45(a) supports the auditor’s ability to perform the assessment of the risks of material misstatement at the financial statement level as required by paragraph 47. in accordance with paragraph 48(b). </w:t>
      </w:r>
    </w:p>
    <w:p w:rsidR="005C2535" w:rsidRPr="008B30F4" w:rsidRDefault="005C2535" w:rsidP="005C2535">
      <w:pPr>
        <w:spacing w:after="120"/>
        <w:ind w:left="547" w:hanging="547"/>
        <w:rPr>
          <w:rFonts w:cs="Arial"/>
          <w:strike/>
          <w:kern w:val="20"/>
          <w:szCs w:val="20"/>
        </w:rPr>
      </w:pPr>
      <w:r w:rsidRPr="00961271">
        <w:rPr>
          <w:rFonts w:cs="Arial"/>
          <w:kern w:val="20"/>
          <w:szCs w:val="20"/>
        </w:rPr>
        <w:t>A217.</w:t>
      </w:r>
      <w:r w:rsidRPr="00961271">
        <w:rPr>
          <w:rFonts w:cs="Arial"/>
          <w:kern w:val="20"/>
          <w:szCs w:val="20"/>
        </w:rPr>
        <w:tab/>
      </w:r>
      <w:r>
        <w:rPr>
          <w:rFonts w:cs="Arial"/>
          <w:kern w:val="20"/>
          <w:szCs w:val="20"/>
        </w:rPr>
        <w:t>[</w:t>
      </w:r>
      <w:r w:rsidRPr="007B1D35">
        <w:rPr>
          <w:rFonts w:cs="Arial"/>
          <w:i/>
          <w:kern w:val="20"/>
          <w:szCs w:val="20"/>
          <w:highlight w:val="yellow"/>
        </w:rPr>
        <w:t>Moved to para. A207b</w:t>
      </w:r>
      <w:r>
        <w:rPr>
          <w:rFonts w:cs="Arial"/>
          <w:kern w:val="20"/>
          <w:szCs w:val="20"/>
        </w:rPr>
        <w:t xml:space="preserve">] </w:t>
      </w:r>
      <w:r w:rsidRPr="008B30F4">
        <w:rPr>
          <w:rFonts w:cs="Arial"/>
          <w:strike/>
          <w:kern w:val="20"/>
          <w:szCs w:val="20"/>
        </w:rPr>
        <w:t>Risks of material misstatement due to fraud may be particularly relevant to the auditor’s consideration of the risks of material misstatement at the financial statement level. For example, the risk of management override of controls may pervasively affect the risks of material misstatement at the assertion level, although the auditor may consider particular assertions to have a greater potential for misstatement based on greater susceptibility to management bias or fraud.</w:t>
      </w:r>
    </w:p>
    <w:p w:rsidR="005C2535" w:rsidRPr="008B30F4" w:rsidRDefault="005C2535" w:rsidP="005C2535">
      <w:pPr>
        <w:ind w:left="547" w:hanging="547"/>
        <w:rPr>
          <w:rFonts w:cs="Arial"/>
          <w:strike/>
          <w:kern w:val="20"/>
          <w:szCs w:val="20"/>
        </w:rPr>
      </w:pPr>
      <w:r w:rsidRPr="00961271">
        <w:rPr>
          <w:rFonts w:cs="Arial"/>
          <w:kern w:val="20"/>
          <w:szCs w:val="20"/>
        </w:rPr>
        <w:t>A218.</w:t>
      </w:r>
      <w:r w:rsidRPr="00961271">
        <w:rPr>
          <w:rFonts w:cs="Arial"/>
          <w:kern w:val="20"/>
          <w:szCs w:val="20"/>
        </w:rPr>
        <w:tab/>
      </w:r>
      <w:r>
        <w:rPr>
          <w:rFonts w:cs="Arial"/>
          <w:kern w:val="20"/>
          <w:szCs w:val="20"/>
        </w:rPr>
        <w:t>[</w:t>
      </w:r>
      <w:r w:rsidRPr="007B1D35">
        <w:rPr>
          <w:rFonts w:cs="Arial"/>
          <w:i/>
          <w:kern w:val="20"/>
          <w:szCs w:val="20"/>
          <w:highlight w:val="yellow"/>
        </w:rPr>
        <w:t>Moved to para. A207a</w:t>
      </w:r>
      <w:r>
        <w:rPr>
          <w:rFonts w:cs="Arial"/>
          <w:kern w:val="20"/>
          <w:szCs w:val="20"/>
        </w:rPr>
        <w:t xml:space="preserve">] </w:t>
      </w:r>
      <w:r w:rsidRPr="008B30F4">
        <w:rPr>
          <w:rFonts w:cs="Arial"/>
          <w:strike/>
          <w:kern w:val="20"/>
          <w:szCs w:val="20"/>
        </w:rPr>
        <w:t xml:space="preserve">The auditor’s identification and assessment of risks of material misstatement at the financial statement level is influenced by the auditor’s understanding of the entity’s system of internal control, including the outcome of the evaluations required by paragraphs 28 and 31(b) and any control deficiencies identified in accordance with paragraph 43. In particular, risks at the financial statement level may arise from deficiencies in the control environment or from external events or conditions, such as declining economic conditions. </w:t>
      </w:r>
    </w:p>
    <w:p w:rsidR="005C2535" w:rsidRPr="009D1132" w:rsidRDefault="005C2535" w:rsidP="005C2535">
      <w:pPr>
        <w:spacing w:after="120"/>
        <w:ind w:left="547" w:hanging="547"/>
        <w:rPr>
          <w:rFonts w:cs="Arial"/>
          <w:strike/>
          <w:kern w:val="20"/>
          <w:szCs w:val="20"/>
        </w:rPr>
      </w:pPr>
      <w:r w:rsidRPr="00961271">
        <w:rPr>
          <w:rFonts w:cs="Arial"/>
          <w:kern w:val="20"/>
          <w:szCs w:val="20"/>
        </w:rPr>
        <w:t>A219.</w:t>
      </w:r>
      <w:r w:rsidRPr="00961271">
        <w:rPr>
          <w:rFonts w:cs="Arial"/>
          <w:kern w:val="20"/>
          <w:szCs w:val="20"/>
        </w:rPr>
        <w:tab/>
      </w:r>
      <w:r>
        <w:rPr>
          <w:rFonts w:cs="Arial"/>
          <w:kern w:val="20"/>
          <w:szCs w:val="20"/>
        </w:rPr>
        <w:t>[</w:t>
      </w:r>
      <w:r w:rsidRPr="007B1D35">
        <w:rPr>
          <w:rFonts w:cs="Arial"/>
          <w:i/>
          <w:kern w:val="20"/>
          <w:szCs w:val="20"/>
          <w:highlight w:val="yellow"/>
        </w:rPr>
        <w:t>Moved to Para. A207c</w:t>
      </w:r>
      <w:r>
        <w:rPr>
          <w:rFonts w:cs="Arial"/>
          <w:kern w:val="20"/>
          <w:szCs w:val="20"/>
        </w:rPr>
        <w:t xml:space="preserve">] </w:t>
      </w:r>
      <w:r w:rsidRPr="009D1132">
        <w:rPr>
          <w:rFonts w:cs="Arial"/>
          <w:strike/>
          <w:kern w:val="20"/>
          <w:szCs w:val="20"/>
        </w:rPr>
        <w:t>The auditor’s understanding of the control environment and other components of the system of internal control may raise doubts about the auditability of an entity’s financial statements, such that it may affect the auditor’s opinion or be cause for withdrawal from the engagement. For example:</w:t>
      </w:r>
    </w:p>
    <w:p w:rsidR="005C2535" w:rsidRPr="009D1132" w:rsidRDefault="005C2535" w:rsidP="007B1D35">
      <w:pPr>
        <w:numPr>
          <w:ilvl w:val="0"/>
          <w:numId w:val="104"/>
        </w:numPr>
        <w:ind w:left="1094" w:hanging="547"/>
        <w:rPr>
          <w:rFonts w:cs="Arial"/>
          <w:strike/>
          <w:szCs w:val="20"/>
        </w:rPr>
      </w:pPr>
      <w:r w:rsidRPr="009D1132">
        <w:rPr>
          <w:rFonts w:cs="Arial"/>
          <w:strike/>
          <w:szCs w:val="20"/>
        </w:rPr>
        <w:t xml:space="preserve">Concerns about the integrity of the entity’s management may be so serious as to cause the auditor to conclude that the risk of management misrepresentation in the financial statements is such that an audit cannot be conducted. </w:t>
      </w:r>
    </w:p>
    <w:p w:rsidR="005C2535" w:rsidRPr="009D1132" w:rsidRDefault="005C2535" w:rsidP="007B1D35">
      <w:pPr>
        <w:numPr>
          <w:ilvl w:val="0"/>
          <w:numId w:val="104"/>
        </w:numPr>
        <w:ind w:left="1094" w:hanging="547"/>
        <w:rPr>
          <w:rFonts w:cs="Arial"/>
          <w:strike/>
          <w:szCs w:val="20"/>
        </w:rPr>
      </w:pPr>
      <w:r w:rsidRPr="009D1132">
        <w:rPr>
          <w:rFonts w:cs="Arial"/>
          <w:strike/>
          <w:szCs w:val="20"/>
        </w:rPr>
        <w:t xml:space="preserve">Concerns about the condition and reliability of an entity’s records may cause the auditor to conclude that it is unlikely that sufficient appropriate audit evidence will be available to support an unmodified opinion on the financial statements. </w:t>
      </w:r>
    </w:p>
    <w:p w:rsidR="005C2535" w:rsidRPr="00961271" w:rsidRDefault="005C2535" w:rsidP="005C2535">
      <w:pPr>
        <w:ind w:left="547" w:hanging="547"/>
        <w:rPr>
          <w:rFonts w:cs="Arial"/>
          <w:kern w:val="20"/>
          <w:szCs w:val="20"/>
        </w:rPr>
      </w:pPr>
      <w:r w:rsidRPr="00961271">
        <w:rPr>
          <w:rFonts w:cs="Arial"/>
          <w:kern w:val="20"/>
          <w:szCs w:val="20"/>
        </w:rPr>
        <w:lastRenderedPageBreak/>
        <w:t>A220.</w:t>
      </w:r>
      <w:r w:rsidRPr="00961271">
        <w:rPr>
          <w:rFonts w:cs="Arial"/>
          <w:kern w:val="20"/>
          <w:szCs w:val="20"/>
        </w:rPr>
        <w:tab/>
      </w:r>
      <w:r>
        <w:rPr>
          <w:rFonts w:cs="Arial"/>
          <w:kern w:val="20"/>
          <w:szCs w:val="20"/>
        </w:rPr>
        <w:t>[</w:t>
      </w:r>
      <w:r w:rsidRPr="007B1D35">
        <w:rPr>
          <w:rFonts w:cs="Arial"/>
          <w:i/>
          <w:kern w:val="20"/>
          <w:szCs w:val="20"/>
          <w:highlight w:val="yellow"/>
        </w:rPr>
        <w:t>Moved to Para A207d</w:t>
      </w:r>
      <w:r>
        <w:rPr>
          <w:rFonts w:cs="Arial"/>
          <w:kern w:val="20"/>
          <w:szCs w:val="20"/>
        </w:rPr>
        <w:t xml:space="preserve">] </w:t>
      </w:r>
      <w:r w:rsidRPr="00A73C74">
        <w:rPr>
          <w:rFonts w:cs="Arial"/>
          <w:strike/>
          <w:kern w:val="20"/>
          <w:szCs w:val="20"/>
        </w:rPr>
        <w:t>ISA 705 (Revised)</w:t>
      </w:r>
      <w:r w:rsidRPr="00A73C74">
        <w:rPr>
          <w:rFonts w:cs="Arial"/>
          <w:strike/>
          <w:kern w:val="20"/>
          <w:szCs w:val="20"/>
          <w:vertAlign w:val="superscript"/>
        </w:rPr>
        <w:footnoteReference w:id="56"/>
      </w:r>
      <w:r w:rsidRPr="00A73C74">
        <w:rPr>
          <w:rFonts w:cs="Arial"/>
          <w:strike/>
          <w:kern w:val="20"/>
          <w:szCs w:val="20"/>
        </w:rPr>
        <w:t xml:space="preserve"> establishes requirements and provides guidance in determining whether there is a need for the auditor to express a qualified opinion or disclaim an opinion or, as may be required in some cases, to withdraw from the engagement where withdrawal is possible under applicable law or regulation.</w:t>
      </w:r>
    </w:p>
    <w:p w:rsidR="005C2535" w:rsidRPr="00961271" w:rsidRDefault="005C2535" w:rsidP="005C2535">
      <w:pPr>
        <w:keepNext/>
        <w:spacing w:before="240"/>
        <w:jc w:val="left"/>
        <w:rPr>
          <w:rFonts w:cs="Arial"/>
          <w:i/>
          <w:kern w:val="20"/>
          <w:szCs w:val="20"/>
        </w:rPr>
      </w:pPr>
      <w:r w:rsidRPr="00961271">
        <w:rPr>
          <w:rFonts w:cs="Arial"/>
          <w:i/>
          <w:kern w:val="20"/>
          <w:szCs w:val="20"/>
        </w:rPr>
        <w:t xml:space="preserve">Assessing Risks of Material Misstatement at the Assertion Level </w:t>
      </w:r>
    </w:p>
    <w:p w:rsidR="005C2535" w:rsidRPr="00961271" w:rsidRDefault="005C2535" w:rsidP="005C2535">
      <w:pPr>
        <w:keepNext/>
        <w:jc w:val="left"/>
        <w:rPr>
          <w:rFonts w:cs="Arial"/>
          <w:bCs/>
          <w:i/>
          <w:iCs/>
          <w:kern w:val="20"/>
          <w:szCs w:val="20"/>
        </w:rPr>
      </w:pPr>
      <w:r w:rsidRPr="00961271">
        <w:rPr>
          <w:rFonts w:cs="Arial"/>
          <w:bCs/>
          <w:iCs/>
          <w:kern w:val="20"/>
          <w:szCs w:val="20"/>
        </w:rPr>
        <w:t>Assess</w:t>
      </w:r>
      <w:r>
        <w:rPr>
          <w:rFonts w:cs="Arial"/>
          <w:bCs/>
          <w:iCs/>
          <w:kern w:val="20"/>
          <w:szCs w:val="20"/>
        </w:rPr>
        <w:t>ing Inherent Risk (Ref: Para. 48</w:t>
      </w:r>
      <w:r w:rsidRPr="00961271">
        <w:rPr>
          <w:rFonts w:cs="Arial"/>
          <w:bCs/>
          <w:iCs/>
          <w:kern w:val="20"/>
          <w:szCs w:val="20"/>
        </w:rPr>
        <w:t>)</w:t>
      </w:r>
    </w:p>
    <w:p w:rsidR="005C2535" w:rsidRPr="00961271" w:rsidRDefault="005C2535" w:rsidP="005C2535">
      <w:pPr>
        <w:rPr>
          <w:rFonts w:cs="Arial"/>
          <w:bCs/>
          <w:kern w:val="20"/>
          <w:szCs w:val="20"/>
        </w:rPr>
      </w:pPr>
      <w:r w:rsidRPr="00961271">
        <w:rPr>
          <w:rFonts w:cs="Arial"/>
          <w:bCs/>
          <w:kern w:val="20"/>
          <w:szCs w:val="20"/>
        </w:rPr>
        <w:t>Assessing the Likelihood and Magnitude of the Risks of Material Misstatement at th</w:t>
      </w:r>
      <w:r>
        <w:rPr>
          <w:rFonts w:cs="Arial"/>
          <w:bCs/>
          <w:kern w:val="20"/>
          <w:szCs w:val="20"/>
        </w:rPr>
        <w:t>e Assertion Level (Ref: Para: 48</w:t>
      </w:r>
      <w:r w:rsidRPr="00961271">
        <w:rPr>
          <w:rFonts w:cs="Arial"/>
          <w:bCs/>
          <w:kern w:val="20"/>
          <w:szCs w:val="20"/>
        </w:rPr>
        <w:t>(a))</w:t>
      </w:r>
    </w:p>
    <w:p w:rsidR="005C2535" w:rsidRPr="0020503A" w:rsidRDefault="005C2535" w:rsidP="005C2535">
      <w:pPr>
        <w:rPr>
          <w:ins w:id="1753" w:author="Author"/>
          <w:rFonts w:cs="Arial"/>
          <w:b/>
          <w:bCs/>
          <w:i/>
          <w:kern w:val="20"/>
          <w:szCs w:val="20"/>
        </w:rPr>
      </w:pPr>
      <w:ins w:id="1754" w:author="Author">
        <w:r w:rsidRPr="0020503A">
          <w:rPr>
            <w:rFonts w:cs="Arial"/>
            <w:b/>
            <w:bCs/>
            <w:i/>
            <w:kern w:val="20"/>
            <w:szCs w:val="20"/>
          </w:rPr>
          <w:t xml:space="preserve">Why the Likelihood and Magnitude of Risks of Material </w:t>
        </w:r>
        <w:proofErr w:type="spellStart"/>
        <w:r w:rsidRPr="0020503A">
          <w:rPr>
            <w:rFonts w:cs="Arial"/>
            <w:b/>
            <w:bCs/>
            <w:i/>
            <w:kern w:val="20"/>
            <w:szCs w:val="20"/>
          </w:rPr>
          <w:t>Mistatement</w:t>
        </w:r>
        <w:proofErr w:type="spellEnd"/>
        <w:r w:rsidRPr="0020503A">
          <w:rPr>
            <w:rFonts w:cs="Arial"/>
            <w:b/>
            <w:bCs/>
            <w:i/>
            <w:kern w:val="20"/>
            <w:szCs w:val="20"/>
          </w:rPr>
          <w:t xml:space="preserve"> are Assessed at the Assertion Level</w:t>
        </w:r>
      </w:ins>
    </w:p>
    <w:p w:rsidR="005C2535" w:rsidRDefault="005C2535" w:rsidP="005C2535">
      <w:pPr>
        <w:ind w:left="547" w:hanging="547"/>
        <w:rPr>
          <w:ins w:id="1755" w:author="Author"/>
          <w:rFonts w:cs="Arial"/>
          <w:kern w:val="20"/>
          <w:szCs w:val="20"/>
        </w:rPr>
      </w:pPr>
      <w:ins w:id="1756" w:author="Author">
        <w:r>
          <w:rPr>
            <w:rFonts w:cs="Arial"/>
            <w:bCs/>
            <w:kern w:val="20"/>
            <w:szCs w:val="20"/>
          </w:rPr>
          <w:t xml:space="preserve">A220a. </w:t>
        </w:r>
        <w:r>
          <w:rPr>
            <w:rFonts w:cs="Arial"/>
            <w:kern w:val="20"/>
            <w:szCs w:val="20"/>
          </w:rPr>
          <w:t xml:space="preserve">The auditor assesses the likelihood and magnitude of material misstatement for identified risks of material misstatement to determine  where on the spectrum of inherent risk the identified risk is assessed, which informs the auditor’s design of further audit procedures to address the risk. Assessing the inherent risk of identified risks of material misstatement also assists the auditor in determining significant risks. </w:t>
        </w:r>
      </w:ins>
    </w:p>
    <w:p w:rsidR="005C2535" w:rsidRDefault="005C2535" w:rsidP="005C2535">
      <w:pPr>
        <w:ind w:left="547" w:hanging="547"/>
        <w:rPr>
          <w:ins w:id="1757" w:author="Author"/>
          <w:rFonts w:cs="Arial"/>
          <w:bCs/>
          <w:kern w:val="20"/>
          <w:szCs w:val="20"/>
        </w:rPr>
      </w:pPr>
      <w:ins w:id="1758" w:author="Author">
        <w:r>
          <w:rPr>
            <w:rFonts w:cs="Arial"/>
            <w:bCs/>
            <w:kern w:val="20"/>
            <w:szCs w:val="20"/>
          </w:rPr>
          <w:t>Assessing the Risks of Material Misstatement at the Assertion level</w:t>
        </w:r>
      </w:ins>
    </w:p>
    <w:p w:rsidR="005C2535" w:rsidRDefault="005C2535" w:rsidP="005C2535">
      <w:pPr>
        <w:ind w:left="547" w:hanging="547"/>
        <w:rPr>
          <w:ins w:id="1759" w:author="Author"/>
          <w:rFonts w:cs="Arial"/>
          <w:kern w:val="20"/>
          <w:szCs w:val="20"/>
        </w:rPr>
      </w:pPr>
      <w:r w:rsidRPr="00961271">
        <w:rPr>
          <w:rFonts w:cs="Arial"/>
          <w:bCs/>
          <w:kern w:val="20"/>
          <w:szCs w:val="20"/>
        </w:rPr>
        <w:t xml:space="preserve">A221. </w:t>
      </w:r>
      <w:r w:rsidRPr="00961271">
        <w:rPr>
          <w:rFonts w:cs="Arial"/>
          <w:color w:val="000000"/>
          <w:szCs w:val="20"/>
        </w:rPr>
        <w:t xml:space="preserve">The degree to which events or conditions relating to significant classes of transactions, account balances and disclosures are subject to, or affected by, the inherent risk factors affects the degree to which such events and conditions are susceptible to misstatement. The inherent risk factors influence </w:t>
      </w:r>
      <w:r>
        <w:rPr>
          <w:rFonts w:cs="Arial"/>
          <w:color w:val="000000"/>
          <w:szCs w:val="20"/>
        </w:rPr>
        <w:t>t</w:t>
      </w:r>
      <w:r w:rsidRPr="00961271">
        <w:rPr>
          <w:rFonts w:cs="Arial"/>
          <w:color w:val="000000"/>
          <w:szCs w:val="20"/>
        </w:rPr>
        <w:t xml:space="preserve">he auditor’s assessment of the likelihood and magnitude of misstatement for the identified risks of material misstatement at the assertion level. </w:t>
      </w:r>
      <w:r w:rsidRPr="00961271">
        <w:rPr>
          <w:rFonts w:cs="Arial"/>
          <w:kern w:val="20"/>
          <w:szCs w:val="20"/>
        </w:rPr>
        <w:t>The greater the degree to which a class of transactions, account balance or disclosures is susceptible to material misstatement, the higher the inherent risk assessment is likely to be.</w:t>
      </w:r>
      <w:r>
        <w:rPr>
          <w:rFonts w:cs="Arial"/>
          <w:kern w:val="20"/>
          <w:szCs w:val="20"/>
        </w:rPr>
        <w:t xml:space="preserve"> </w:t>
      </w:r>
      <w:ins w:id="1760" w:author="Author">
        <w:r>
          <w:rPr>
            <w:rFonts w:cs="Arial"/>
            <w:kern w:val="20"/>
            <w:szCs w:val="20"/>
          </w:rPr>
          <w:t>Considering the influence of the inherent risk factors assists the auditor in designing a more precise response to an assessed risk of material misstatement.</w:t>
        </w:r>
      </w:ins>
    </w:p>
    <w:p w:rsidR="005C2535" w:rsidRPr="00BE0C1E" w:rsidRDefault="005C2535" w:rsidP="005C2535">
      <w:pPr>
        <w:keepNext/>
        <w:spacing w:before="240"/>
        <w:ind w:left="547" w:hanging="547"/>
        <w:jc w:val="left"/>
        <w:rPr>
          <w:rFonts w:cs="Arial"/>
          <w:bCs/>
          <w:kern w:val="20"/>
          <w:szCs w:val="20"/>
        </w:rPr>
      </w:pPr>
      <w:ins w:id="1761" w:author="Author">
        <w:r>
          <w:rPr>
            <w:rFonts w:cs="Arial"/>
            <w:bCs/>
            <w:kern w:val="20"/>
            <w:szCs w:val="20"/>
          </w:rPr>
          <w:t>Spectrum of Inherent Risk</w:t>
        </w:r>
      </w:ins>
    </w:p>
    <w:p w:rsidR="005C2535" w:rsidRPr="00DC1A2B" w:rsidRDefault="005C2535" w:rsidP="005C2535">
      <w:pPr>
        <w:ind w:left="547" w:hanging="547"/>
        <w:rPr>
          <w:ins w:id="1762" w:author="Author"/>
          <w:rFonts w:cs="Arial"/>
          <w:szCs w:val="20"/>
        </w:rPr>
      </w:pPr>
      <w:ins w:id="1763" w:author="Author">
        <w:r>
          <w:rPr>
            <w:rFonts w:cs="Arial"/>
            <w:szCs w:val="20"/>
          </w:rPr>
          <w:t xml:space="preserve">A221a. </w:t>
        </w:r>
      </w:ins>
      <w:r>
        <w:rPr>
          <w:rFonts w:cs="Arial"/>
          <w:szCs w:val="20"/>
        </w:rPr>
        <w:t>[</w:t>
      </w:r>
      <w:r w:rsidRPr="007B1D35">
        <w:rPr>
          <w:rFonts w:cs="Arial"/>
          <w:i/>
          <w:szCs w:val="20"/>
          <w:highlight w:val="yellow"/>
        </w:rPr>
        <w:t>Moved from part of para. A201</w:t>
      </w:r>
      <w:r>
        <w:rPr>
          <w:rFonts w:cs="Arial"/>
          <w:szCs w:val="20"/>
        </w:rPr>
        <w:t xml:space="preserve">] </w:t>
      </w:r>
      <w:r w:rsidRPr="00FF1C31">
        <w:rPr>
          <w:rFonts w:cs="Arial"/>
          <w:szCs w:val="20"/>
          <w:u w:val="single"/>
        </w:rPr>
        <w:t xml:space="preserve">In </w:t>
      </w:r>
      <w:del w:id="1764" w:author="Author">
        <w:r w:rsidRPr="00DC1A2B" w:rsidDel="00FF1C31">
          <w:rPr>
            <w:rFonts w:cs="Arial"/>
            <w:szCs w:val="20"/>
          </w:rPr>
          <w:delText>identifying and</w:delText>
        </w:r>
        <w:r w:rsidRPr="00FF1C31" w:rsidDel="00FF1C31">
          <w:rPr>
            <w:rFonts w:cs="Arial"/>
            <w:szCs w:val="20"/>
            <w:u w:val="single"/>
          </w:rPr>
          <w:delText xml:space="preserve"> </w:delText>
        </w:r>
      </w:del>
      <w:r w:rsidRPr="00FF1C31">
        <w:rPr>
          <w:rFonts w:cs="Arial"/>
          <w:szCs w:val="20"/>
          <w:u w:val="single"/>
        </w:rPr>
        <w:t xml:space="preserve">assessing the risks of material </w:t>
      </w:r>
      <w:r w:rsidRPr="00DC1A2B">
        <w:rPr>
          <w:rFonts w:cs="Arial"/>
          <w:szCs w:val="20"/>
        </w:rPr>
        <w:t>misstatement</w:t>
      </w:r>
      <w:del w:id="1765" w:author="Author">
        <w:r w:rsidRPr="00DC1A2B" w:rsidDel="004333FC">
          <w:rPr>
            <w:rFonts w:cs="Arial"/>
            <w:szCs w:val="20"/>
          </w:rPr>
          <w:delText xml:space="preserve"> in the financial statements</w:delText>
        </w:r>
      </w:del>
      <w:r w:rsidRPr="00FF1C31">
        <w:rPr>
          <w:rFonts w:cs="Arial"/>
          <w:szCs w:val="20"/>
          <w:u w:val="single"/>
        </w:rPr>
        <w:t xml:space="preserve">, the auditor </w:t>
      </w:r>
      <w:ins w:id="1766" w:author="Author">
        <w:r>
          <w:rPr>
            <w:rFonts w:cs="Arial"/>
            <w:szCs w:val="20"/>
            <w:u w:val="single"/>
          </w:rPr>
          <w:t>uses professional judgment in assessing the likelihood and magnitude of material misstatement</w:t>
        </w:r>
        <w:r w:rsidRPr="00DC1A2B">
          <w:rPr>
            <w:rFonts w:cs="Arial"/>
            <w:szCs w:val="20"/>
          </w:rPr>
          <w:t xml:space="preserve">.  </w:t>
        </w:r>
      </w:ins>
      <w:del w:id="1767" w:author="Author">
        <w:r w:rsidRPr="00DC1A2B" w:rsidDel="00261616">
          <w:rPr>
            <w:rFonts w:cs="Arial"/>
            <w:szCs w:val="20"/>
          </w:rPr>
          <w:delText>exercises professional skepticism in accordance with ISA 200.</w:delText>
        </w:r>
        <w:r w:rsidRPr="00DC1A2B" w:rsidDel="00425E42">
          <w:rPr>
            <w:rFonts w:cs="Arial"/>
            <w:szCs w:val="20"/>
            <w:vertAlign w:val="superscript"/>
          </w:rPr>
          <w:footnoteReference w:id="57"/>
        </w:r>
      </w:del>
    </w:p>
    <w:p w:rsidR="005C2535" w:rsidRDefault="005C2535" w:rsidP="005C2535">
      <w:pPr>
        <w:ind w:left="547" w:hanging="547"/>
        <w:rPr>
          <w:ins w:id="1770" w:author="Author"/>
          <w:rFonts w:cs="Arial"/>
          <w:color w:val="000000"/>
          <w:szCs w:val="20"/>
        </w:rPr>
      </w:pPr>
      <w:ins w:id="1771" w:author="Author">
        <w:r>
          <w:rPr>
            <w:rFonts w:cs="Arial"/>
            <w:color w:val="000000"/>
            <w:szCs w:val="20"/>
          </w:rPr>
          <w:t>A221b</w:t>
        </w:r>
        <w:r w:rsidRPr="000D534E">
          <w:rPr>
            <w:rFonts w:cs="Arial"/>
            <w:color w:val="000000"/>
            <w:szCs w:val="20"/>
          </w:rPr>
          <w:t xml:space="preserve">. </w:t>
        </w:r>
        <w:r>
          <w:rPr>
            <w:rFonts w:cs="Arial"/>
            <w:color w:val="000000"/>
            <w:szCs w:val="20"/>
          </w:rPr>
          <w:t>For all audit engagements, a</w:t>
        </w:r>
        <w:r w:rsidRPr="000D534E">
          <w:t xml:space="preserve">cross </w:t>
        </w:r>
        <w:r>
          <w:t>the</w:t>
        </w:r>
        <w:r w:rsidRPr="000D534E">
          <w:t xml:space="preserve"> </w:t>
        </w:r>
        <w:r>
          <w:t xml:space="preserve">risks of material misstatement </w:t>
        </w:r>
        <w:r w:rsidRPr="000D534E">
          <w:t xml:space="preserve">at </w:t>
        </w:r>
        <w:r>
          <w:t xml:space="preserve">the </w:t>
        </w:r>
        <w:r w:rsidRPr="000D534E">
          <w:t xml:space="preserve">assertion level, </w:t>
        </w:r>
        <w:r>
          <w:t>inherent risk</w:t>
        </w:r>
        <w:r w:rsidRPr="000D534E">
          <w:t xml:space="preserve"> varies </w:t>
        </w:r>
        <w:r>
          <w:t xml:space="preserve">on a range </w:t>
        </w:r>
        <w:r w:rsidRPr="000D534E">
          <w:t>from lower to higher</w:t>
        </w:r>
        <w:r>
          <w:t>.</w:t>
        </w:r>
        <w:r w:rsidRPr="000D534E">
          <w:t xml:space="preserve"> The</w:t>
        </w:r>
        <w:r>
          <w:t xml:space="preserve"> assessed</w:t>
        </w:r>
        <w:r w:rsidRPr="000D534E">
          <w:t xml:space="preserve"> </w:t>
        </w:r>
        <w:r>
          <w:t>inherent risk relating to a particular risk of material misstatement at the assertion level</w:t>
        </w:r>
        <w:r w:rsidRPr="000D534E">
          <w:t xml:space="preserve"> repres</w:t>
        </w:r>
        <w:r>
          <w:t>en</w:t>
        </w:r>
        <w:r w:rsidRPr="000D534E">
          <w:t>ts a judgment within th</w:t>
        </w:r>
        <w:r>
          <w:t>at</w:t>
        </w:r>
        <w:r w:rsidRPr="000D534E">
          <w:t xml:space="preserve"> range</w:t>
        </w:r>
        <w:r>
          <w:t xml:space="preserve">. The judgment about where in the range the risk of material </w:t>
        </w:r>
        <w:proofErr w:type="spellStart"/>
        <w:r>
          <w:t>mistatement</w:t>
        </w:r>
        <w:proofErr w:type="spellEnd"/>
        <w:r>
          <w:t xml:space="preserve"> is assessed</w:t>
        </w:r>
      </w:ins>
      <w:r w:rsidR="00DC1A2B">
        <w:t xml:space="preserve"> </w:t>
      </w:r>
      <w:proofErr w:type="gramStart"/>
      <w:ins w:id="1772" w:author="Author">
        <w:r w:rsidRPr="000D534E">
          <w:t>tak</w:t>
        </w:r>
        <w:r>
          <w:t>es</w:t>
        </w:r>
        <w:r w:rsidRPr="000D534E">
          <w:t xml:space="preserve"> into account</w:t>
        </w:r>
        <w:proofErr w:type="gramEnd"/>
        <w:r w:rsidRPr="000D534E">
          <w:t xml:space="preserve"> </w:t>
        </w:r>
        <w:r>
          <w:t xml:space="preserve">the  assessed </w:t>
        </w:r>
        <w:r w:rsidRPr="000D534E">
          <w:t xml:space="preserve">likelihood and magnitude </w:t>
        </w:r>
        <w:r>
          <w:t>of the material misstatement, as well as the inherent risk factors, and may vary based on the nature, size and complexity of the entity.</w:t>
        </w:r>
      </w:ins>
    </w:p>
    <w:p w:rsidR="005C2535" w:rsidRPr="0020503A" w:rsidRDefault="005C2535" w:rsidP="005C2535">
      <w:pPr>
        <w:ind w:left="547" w:hanging="547"/>
        <w:rPr>
          <w:rFonts w:cs="Arial"/>
          <w:color w:val="000000"/>
          <w:szCs w:val="20"/>
          <w:u w:val="single"/>
        </w:rPr>
      </w:pPr>
      <w:r w:rsidRPr="00961271">
        <w:rPr>
          <w:rFonts w:cs="Arial"/>
          <w:color w:val="000000"/>
          <w:szCs w:val="20"/>
        </w:rPr>
        <w:lastRenderedPageBreak/>
        <w:t>A222.</w:t>
      </w:r>
      <w:r>
        <w:rPr>
          <w:rFonts w:cs="Arial"/>
          <w:color w:val="000000"/>
          <w:szCs w:val="20"/>
        </w:rPr>
        <w:t>[</w:t>
      </w:r>
      <w:r w:rsidRPr="007B1D35">
        <w:rPr>
          <w:rFonts w:cs="Arial"/>
          <w:i/>
          <w:color w:val="000000"/>
          <w:szCs w:val="20"/>
          <w:highlight w:val="yellow"/>
        </w:rPr>
        <w:t>New – former para. A222 moved to para. A222a</w:t>
      </w:r>
      <w:r>
        <w:rPr>
          <w:rFonts w:cs="Arial"/>
          <w:color w:val="000000"/>
          <w:szCs w:val="20"/>
        </w:rPr>
        <w:t xml:space="preserve">] </w:t>
      </w:r>
      <w:ins w:id="1773" w:author="Author">
        <w:r>
          <w:rPr>
            <w:rFonts w:cs="Arial"/>
            <w:color w:val="000000"/>
            <w:szCs w:val="20"/>
          </w:rPr>
          <w:t>In assessing the risk of material misstatement at the assertion level, the auditor considers the magnitude and likelihood of a material misstatement separately.</w:t>
        </w:r>
      </w:ins>
      <w:r>
        <w:rPr>
          <w:rFonts w:cs="Arial"/>
          <w:color w:val="000000"/>
          <w:szCs w:val="20"/>
        </w:rPr>
        <w:t xml:space="preserve"> </w:t>
      </w:r>
      <w:ins w:id="1774" w:author="Author">
        <w:r>
          <w:rPr>
            <w:rFonts w:cs="Arial"/>
            <w:color w:val="000000"/>
            <w:szCs w:val="20"/>
          </w:rPr>
          <w:t xml:space="preserve">In considering the magnitude of a misstatement, the auditor </w:t>
        </w:r>
        <w:proofErr w:type="gramStart"/>
        <w:r>
          <w:rPr>
            <w:rFonts w:cs="Arial"/>
            <w:color w:val="000000"/>
            <w:szCs w:val="20"/>
          </w:rPr>
          <w:t>consider</w:t>
        </w:r>
        <w:proofErr w:type="gramEnd"/>
        <w:r>
          <w:rPr>
            <w:rFonts w:cs="Arial"/>
            <w:color w:val="000000"/>
            <w:szCs w:val="20"/>
          </w:rPr>
          <w:t xml:space="preserve"> the qualitative and quantitative aspects of the possible misstatement </w:t>
        </w:r>
      </w:ins>
      <w:r>
        <w:rPr>
          <w:rFonts w:cs="Arial"/>
          <w:color w:val="000000"/>
          <w:szCs w:val="20"/>
        </w:rPr>
        <w:t>[</w:t>
      </w:r>
      <w:r w:rsidRPr="007B1D35">
        <w:rPr>
          <w:rFonts w:cs="Arial"/>
          <w:i/>
          <w:color w:val="000000"/>
          <w:szCs w:val="20"/>
          <w:highlight w:val="yellow"/>
        </w:rPr>
        <w:t>Previously para. A223</w:t>
      </w:r>
      <w:r>
        <w:rPr>
          <w:rFonts w:cs="Arial"/>
          <w:color w:val="000000"/>
          <w:szCs w:val="20"/>
        </w:rPr>
        <w:t xml:space="preserve">] </w:t>
      </w:r>
      <w:ins w:id="1775" w:author="Author">
        <w:r>
          <w:rPr>
            <w:rFonts w:cs="Arial"/>
            <w:color w:val="000000"/>
            <w:szCs w:val="20"/>
          </w:rPr>
          <w:t xml:space="preserve">(i.e., </w:t>
        </w:r>
      </w:ins>
      <w:r w:rsidRPr="0020503A">
        <w:rPr>
          <w:rFonts w:cs="Arial"/>
          <w:color w:val="000000"/>
          <w:szCs w:val="20"/>
          <w:u w:val="single"/>
        </w:rPr>
        <w:t>m</w:t>
      </w:r>
      <w:r w:rsidRPr="0020503A">
        <w:rPr>
          <w:rFonts w:cs="Arial"/>
          <w:szCs w:val="20"/>
          <w:u w:val="single"/>
        </w:rPr>
        <w:t xml:space="preserve">isstatements in assertions about classes of transactions, account balances or disclosures may be judged to be material due to size, nature or circumstances). </w:t>
      </w:r>
    </w:p>
    <w:p w:rsidR="005C2535" w:rsidRPr="00961271" w:rsidRDefault="005C2535" w:rsidP="005C2535">
      <w:pPr>
        <w:ind w:left="547" w:hanging="547"/>
        <w:rPr>
          <w:rFonts w:cs="Arial"/>
          <w:color w:val="000000"/>
          <w:szCs w:val="20"/>
        </w:rPr>
      </w:pPr>
      <w:ins w:id="1776" w:author="Author">
        <w:r>
          <w:rPr>
            <w:rFonts w:cs="Arial"/>
            <w:color w:val="000000"/>
            <w:szCs w:val="20"/>
          </w:rPr>
          <w:t>A222a.</w:t>
        </w:r>
      </w:ins>
      <w:r>
        <w:rPr>
          <w:rFonts w:cs="Arial"/>
          <w:color w:val="000000"/>
          <w:szCs w:val="20"/>
        </w:rPr>
        <w:t xml:space="preserve"> [</w:t>
      </w:r>
      <w:r w:rsidRPr="007B1D35">
        <w:rPr>
          <w:rFonts w:cs="Arial"/>
          <w:i/>
          <w:color w:val="000000"/>
          <w:szCs w:val="20"/>
          <w:highlight w:val="yellow"/>
        </w:rPr>
        <w:t>Previously para. A222</w:t>
      </w:r>
      <w:r>
        <w:rPr>
          <w:rFonts w:cs="Arial"/>
          <w:color w:val="000000"/>
          <w:szCs w:val="20"/>
        </w:rPr>
        <w:t xml:space="preserve">] </w:t>
      </w:r>
      <w:ins w:id="1777" w:author="Author">
        <w:r>
          <w:rPr>
            <w:rFonts w:cs="Arial"/>
            <w:color w:val="000000"/>
            <w:szCs w:val="20"/>
          </w:rPr>
          <w:t>The auditor uses</w:t>
        </w:r>
      </w:ins>
      <w:r w:rsidR="00DC1A2B">
        <w:rPr>
          <w:rFonts w:cs="Arial"/>
          <w:color w:val="000000"/>
          <w:szCs w:val="20"/>
        </w:rPr>
        <w:t xml:space="preserve"> </w:t>
      </w:r>
      <w:ins w:id="1778" w:author="Author">
        <w:r>
          <w:rPr>
            <w:rFonts w:cs="Arial"/>
            <w:color w:val="000000"/>
            <w:szCs w:val="20"/>
          </w:rPr>
          <w:t>t</w:t>
        </w:r>
      </w:ins>
      <w:del w:id="1779" w:author="Author">
        <w:r w:rsidRPr="00961271" w:rsidDel="00DC5ECB">
          <w:rPr>
            <w:rFonts w:cs="Arial"/>
            <w:color w:val="000000"/>
            <w:szCs w:val="20"/>
          </w:rPr>
          <w:delText>T</w:delText>
        </w:r>
      </w:del>
      <w:r w:rsidRPr="00961271">
        <w:rPr>
          <w:rFonts w:cs="Arial"/>
          <w:color w:val="000000"/>
          <w:szCs w:val="20"/>
        </w:rPr>
        <w:t xml:space="preserve">he relative degrees of the likelihood and magnitude of a possible misstatement determine </w:t>
      </w:r>
      <w:ins w:id="1780" w:author="Author">
        <w:r>
          <w:rPr>
            <w:rFonts w:cs="Arial"/>
            <w:color w:val="000000"/>
            <w:szCs w:val="20"/>
          </w:rPr>
          <w:t xml:space="preserve">to assist in determining </w:t>
        </w:r>
      </w:ins>
      <w:r w:rsidRPr="00961271">
        <w:rPr>
          <w:rFonts w:cs="Arial"/>
          <w:color w:val="000000"/>
          <w:szCs w:val="20"/>
        </w:rPr>
        <w:t xml:space="preserve">where on the spectrum of inherent risk </w:t>
      </w:r>
      <w:ins w:id="1781" w:author="Author">
        <w:r>
          <w:rPr>
            <w:rFonts w:cs="Arial"/>
            <w:color w:val="000000"/>
            <w:szCs w:val="20"/>
          </w:rPr>
          <w:t xml:space="preserve">(i.e., the range) </w:t>
        </w:r>
      </w:ins>
      <w:r w:rsidRPr="00961271">
        <w:rPr>
          <w:rFonts w:cs="Arial"/>
          <w:color w:val="000000"/>
          <w:szCs w:val="20"/>
        </w:rPr>
        <w:t>the risk of misstatement is assessed. The higher the combination of likelihood and magnitude, the higher the inherent risk; the lower the combination of likelihood and magnitude, the lower the inherent risk.</w:t>
      </w:r>
      <w:del w:id="1782" w:author="Author">
        <w:r w:rsidRPr="00961271" w:rsidDel="000600A0">
          <w:rPr>
            <w:rFonts w:cs="Arial"/>
            <w:color w:val="000000"/>
            <w:szCs w:val="20"/>
          </w:rPr>
          <w:delText xml:space="preserve"> </w:delText>
        </w:r>
        <w:r w:rsidRPr="00961271" w:rsidDel="000600A0">
          <w:rPr>
            <w:rFonts w:cs="Arial"/>
            <w:szCs w:val="20"/>
          </w:rPr>
          <w:delText>When considering the potential magnitude of the misstatement, the quantitative and qualitative aspects of the potential misstatement may be relevant</w:delText>
        </w:r>
      </w:del>
      <w:r w:rsidRPr="00961271">
        <w:rPr>
          <w:rFonts w:cs="Arial"/>
          <w:szCs w:val="20"/>
        </w:rPr>
        <w:t xml:space="preserve">. </w:t>
      </w:r>
      <w:r w:rsidRPr="00961271">
        <w:rPr>
          <w:rFonts w:cs="Arial"/>
          <w:color w:val="000000"/>
          <w:szCs w:val="20"/>
        </w:rPr>
        <w:t>A higher inherent risk assessment may also arise from different combinations of likelihood and magnitude, for example a higher risk assessment could result from a lower likelihood but a very high magnitude.</w:t>
      </w:r>
      <w:del w:id="1783" w:author="Author">
        <w:r w:rsidRPr="00961271" w:rsidDel="00261616">
          <w:rPr>
            <w:rFonts w:cs="Arial"/>
            <w:color w:val="000000"/>
            <w:szCs w:val="20"/>
          </w:rPr>
          <w:delText xml:space="preserve"> Determining the combination of the likelihood and potential magnitude of a possible misstatement is a matter of the auditor’s professional judgment.</w:delText>
        </w:r>
        <w:r w:rsidRPr="00961271" w:rsidDel="000600A0">
          <w:rPr>
            <w:rFonts w:cs="Arial"/>
            <w:color w:val="000000"/>
            <w:szCs w:val="20"/>
          </w:rPr>
          <w:delText xml:space="preserve"> Significant risks, which are identified</w:delText>
        </w:r>
        <w:r w:rsidDel="000600A0">
          <w:rPr>
            <w:rFonts w:cs="Arial"/>
            <w:color w:val="000000"/>
            <w:szCs w:val="20"/>
          </w:rPr>
          <w:delText xml:space="preserve"> in accordance with paragraph 49</w:delText>
        </w:r>
        <w:r w:rsidRPr="00961271" w:rsidDel="000600A0">
          <w:rPr>
            <w:rFonts w:cs="Arial"/>
            <w:color w:val="000000"/>
            <w:szCs w:val="20"/>
          </w:rPr>
          <w:delText>, are those close to the upper end of the spectrum of inherent risk</w:delText>
        </w:r>
      </w:del>
      <w:r w:rsidRPr="00961271">
        <w:rPr>
          <w:rFonts w:cs="Arial"/>
          <w:color w:val="000000"/>
          <w:szCs w:val="20"/>
        </w:rPr>
        <w:t xml:space="preserve">. </w:t>
      </w:r>
    </w:p>
    <w:p w:rsidR="005C2535" w:rsidRPr="00961271" w:rsidRDefault="005C2535" w:rsidP="005C2535">
      <w:pPr>
        <w:ind w:left="547" w:hanging="547"/>
        <w:rPr>
          <w:rFonts w:cs="Arial"/>
          <w:szCs w:val="20"/>
        </w:rPr>
      </w:pPr>
      <w:r w:rsidRPr="00961271">
        <w:rPr>
          <w:rFonts w:cs="Arial"/>
          <w:szCs w:val="20"/>
        </w:rPr>
        <w:t>A223.</w:t>
      </w:r>
      <w:r>
        <w:rPr>
          <w:rFonts w:cs="Arial"/>
          <w:szCs w:val="20"/>
        </w:rPr>
        <w:t xml:space="preserve"> [</w:t>
      </w:r>
      <w:r w:rsidRPr="007B1D35">
        <w:rPr>
          <w:rFonts w:cs="Arial"/>
          <w:i/>
          <w:szCs w:val="20"/>
          <w:highlight w:val="yellow"/>
        </w:rPr>
        <w:t>Moved to para. A222</w:t>
      </w:r>
      <w:r>
        <w:rPr>
          <w:rFonts w:cs="Arial"/>
          <w:szCs w:val="20"/>
        </w:rPr>
        <w:t xml:space="preserve">] </w:t>
      </w:r>
      <w:del w:id="1784" w:author="Author">
        <w:r w:rsidRPr="00961271" w:rsidDel="00261616">
          <w:rPr>
            <w:rFonts w:cs="Arial"/>
            <w:szCs w:val="20"/>
          </w:rPr>
          <w:delText xml:space="preserve">Misstatements in assertions about classes of transactions, account balances or disclosures may be judged to be material due to size, nature or circumstances. </w:delText>
        </w:r>
      </w:del>
    </w:p>
    <w:p w:rsidR="005C2535" w:rsidRPr="00961271" w:rsidRDefault="005C2535" w:rsidP="005C2535">
      <w:pPr>
        <w:tabs>
          <w:tab w:val="left" w:pos="6930"/>
        </w:tabs>
        <w:ind w:left="547" w:hanging="547"/>
        <w:rPr>
          <w:rFonts w:cs="Arial"/>
          <w:color w:val="000000"/>
          <w:szCs w:val="20"/>
        </w:rPr>
      </w:pPr>
      <w:r w:rsidRPr="00961271">
        <w:rPr>
          <w:rFonts w:cs="Arial"/>
          <w:color w:val="000000"/>
          <w:szCs w:val="20"/>
        </w:rPr>
        <w:t>A224.</w:t>
      </w:r>
      <w:r>
        <w:rPr>
          <w:rFonts w:cs="Arial"/>
          <w:color w:val="000000"/>
          <w:szCs w:val="20"/>
        </w:rPr>
        <w:t xml:space="preserve"> [Deleted] </w:t>
      </w:r>
      <w:del w:id="1785" w:author="Author">
        <w:r w:rsidRPr="00961271" w:rsidDel="000600A0">
          <w:rPr>
            <w:rFonts w:cs="Arial"/>
            <w:color w:val="000000"/>
            <w:szCs w:val="20"/>
          </w:rPr>
          <w:delText>The assessment of inherent risks for individual risks of material misstatement in relation to audits of smaller and less complex entities may be such that a greater proportion of such risks are assessed close to the lower end of the spectrum of inherent risk.</w:delText>
        </w:r>
      </w:del>
    </w:p>
    <w:p w:rsidR="005C2535" w:rsidRPr="000600A0" w:rsidRDefault="005C2535" w:rsidP="005C2535">
      <w:pPr>
        <w:tabs>
          <w:tab w:val="left" w:pos="6930"/>
        </w:tabs>
        <w:ind w:left="547" w:hanging="547"/>
        <w:rPr>
          <w:ins w:id="1786" w:author="Author"/>
          <w:rFonts w:cs="Arial"/>
          <w:color w:val="000000"/>
          <w:szCs w:val="20"/>
        </w:rPr>
      </w:pPr>
      <w:r w:rsidRPr="00961271">
        <w:rPr>
          <w:rFonts w:cs="Arial"/>
          <w:color w:val="000000"/>
          <w:szCs w:val="20"/>
        </w:rPr>
        <w:t>A225.</w:t>
      </w:r>
      <w:r w:rsidRPr="00961271">
        <w:rPr>
          <w:rFonts w:cs="Arial"/>
          <w:color w:val="000000"/>
          <w:szCs w:val="20"/>
        </w:rPr>
        <w:tab/>
        <w:t xml:space="preserve">In order to develop appropriate strategies for responding to risks of material misstatement, the auditor may designate risks of material misstatement within relative categories along the spectrum of inherent risk, based on their assessment of inherent risk. These relative categories may be described in different </w:t>
      </w:r>
      <w:proofErr w:type="spellStart"/>
      <w:r w:rsidRPr="00961271">
        <w:rPr>
          <w:rFonts w:cs="Arial"/>
          <w:color w:val="000000"/>
          <w:szCs w:val="20"/>
        </w:rPr>
        <w:t>ways</w:t>
      </w:r>
      <w:ins w:id="1787" w:author="Author">
        <w:r>
          <w:rPr>
            <w:rFonts w:cs="Arial"/>
            <w:color w:val="000000"/>
            <w:szCs w:val="20"/>
          </w:rPr>
          <w:t>.</w:t>
        </w:r>
      </w:ins>
      <w:del w:id="1788" w:author="Author">
        <w:r w:rsidRPr="00961271" w:rsidDel="007A640D">
          <w:rPr>
            <w:rFonts w:cs="Arial"/>
            <w:color w:val="000000"/>
            <w:szCs w:val="20"/>
          </w:rPr>
          <w:delText xml:space="preserve">, for example audit methodologies may use numerical categorizations (e.g., on a scale of one to ten), or the relative placement on the spectrum of inherent risk may be described (e.g., high, medium, low). </w:delText>
        </w:r>
      </w:del>
      <w:r w:rsidRPr="00961271">
        <w:rPr>
          <w:rFonts w:cs="Arial"/>
          <w:color w:val="000000"/>
          <w:szCs w:val="20"/>
        </w:rPr>
        <w:t>Regardless</w:t>
      </w:r>
      <w:proofErr w:type="spellEnd"/>
      <w:r w:rsidRPr="00961271">
        <w:rPr>
          <w:rFonts w:cs="Arial"/>
          <w:color w:val="000000"/>
          <w:szCs w:val="20"/>
        </w:rPr>
        <w:t xml:space="preserve"> of the method of categorization used, the auditor’s assessment of inherent risk is appropriate when the design and implementation of further audit procedures to address the identified risks of material misstatement at the assertion level is responsive to the assessment of inherent risk and the reasons for that assessment.</w:t>
      </w:r>
    </w:p>
    <w:p w:rsidR="005C2535" w:rsidRPr="00961271" w:rsidRDefault="005C2535" w:rsidP="005C2535">
      <w:pPr>
        <w:keepNext/>
        <w:tabs>
          <w:tab w:val="left" w:pos="6930"/>
        </w:tabs>
        <w:ind w:left="547" w:hanging="547"/>
        <w:rPr>
          <w:rFonts w:cs="Arial"/>
          <w:color w:val="000000"/>
          <w:szCs w:val="20"/>
        </w:rPr>
      </w:pPr>
      <w:ins w:id="1789" w:author="Author">
        <w:r>
          <w:rPr>
            <w:rFonts w:cs="Arial"/>
            <w:color w:val="000000"/>
            <w:szCs w:val="20"/>
          </w:rPr>
          <w:t xml:space="preserve">Pervasive Risks of Material Misstatement at the Assertion Level </w:t>
        </w:r>
      </w:ins>
    </w:p>
    <w:p w:rsidR="005C2535" w:rsidRPr="00961271" w:rsidRDefault="005C2535" w:rsidP="005C2535">
      <w:pPr>
        <w:tabs>
          <w:tab w:val="left" w:pos="6930"/>
        </w:tabs>
        <w:ind w:left="547" w:hanging="547"/>
        <w:rPr>
          <w:rFonts w:cs="Arial"/>
          <w:szCs w:val="20"/>
        </w:rPr>
      </w:pPr>
      <w:r w:rsidRPr="00961271">
        <w:rPr>
          <w:rFonts w:cs="Arial"/>
          <w:bCs/>
          <w:kern w:val="20"/>
          <w:szCs w:val="20"/>
        </w:rPr>
        <w:t>A226.</w:t>
      </w:r>
      <w:r w:rsidRPr="00961271">
        <w:rPr>
          <w:rFonts w:cs="Arial"/>
          <w:bCs/>
          <w:kern w:val="20"/>
          <w:szCs w:val="20"/>
        </w:rPr>
        <w:tab/>
      </w:r>
      <w:r w:rsidRPr="00961271">
        <w:rPr>
          <w:rFonts w:cs="Arial"/>
          <w:szCs w:val="20"/>
        </w:rPr>
        <w:t>In assessing the identified risks of material misstatement at the assertion level, the auditor may conclude that some risks of material misstatement relate more pervasively to the financial statements as a whole and potentially affect many assertions, in which case the auditor may update the identification of risks of material misstatement at the financial statement level.</w:t>
      </w:r>
    </w:p>
    <w:p w:rsidR="005C2535" w:rsidRPr="00961271" w:rsidRDefault="005C2535" w:rsidP="005C2535">
      <w:pPr>
        <w:ind w:left="547" w:hanging="547"/>
        <w:rPr>
          <w:rFonts w:cs="Arial"/>
          <w:szCs w:val="20"/>
        </w:rPr>
      </w:pPr>
      <w:r w:rsidRPr="00961271">
        <w:rPr>
          <w:rFonts w:cs="Arial"/>
          <w:bCs/>
          <w:kern w:val="20"/>
          <w:szCs w:val="20"/>
        </w:rPr>
        <w:t>A227.</w:t>
      </w:r>
      <w:r w:rsidRPr="00961271">
        <w:rPr>
          <w:rFonts w:cs="Arial"/>
          <w:bCs/>
          <w:kern w:val="20"/>
          <w:szCs w:val="20"/>
        </w:rPr>
        <w:tab/>
      </w:r>
      <w:r w:rsidRPr="00961271">
        <w:rPr>
          <w:rFonts w:cs="Arial"/>
          <w:kern w:val="20"/>
          <w:szCs w:val="20"/>
        </w:rPr>
        <w:t>In circumstances in which risks of material misstatement are identified as financial statement level risks due to their pervasive effect on a number of assertions</w:t>
      </w:r>
      <w:r>
        <w:rPr>
          <w:rFonts w:cs="Arial"/>
          <w:kern w:val="20"/>
          <w:szCs w:val="20"/>
        </w:rPr>
        <w:t>,</w:t>
      </w:r>
      <w:r w:rsidRPr="00961271">
        <w:rPr>
          <w:rFonts w:cs="Arial"/>
          <w:kern w:val="20"/>
          <w:szCs w:val="20"/>
        </w:rPr>
        <w:t xml:space="preserve"> and </w:t>
      </w:r>
      <w:del w:id="1790" w:author="Author">
        <w:r w:rsidRPr="00961271" w:rsidDel="0083564B">
          <w:rPr>
            <w:rFonts w:cs="Arial"/>
            <w:kern w:val="20"/>
            <w:szCs w:val="20"/>
          </w:rPr>
          <w:delText>that effect is</w:delText>
        </w:r>
      </w:del>
      <w:ins w:id="1791" w:author="Author">
        <w:r>
          <w:rPr>
            <w:rFonts w:cs="Arial"/>
            <w:kern w:val="20"/>
            <w:szCs w:val="20"/>
          </w:rPr>
          <w:t>are</w:t>
        </w:r>
      </w:ins>
      <w:r w:rsidRPr="00961271">
        <w:rPr>
          <w:rFonts w:cs="Arial"/>
          <w:kern w:val="20"/>
          <w:szCs w:val="20"/>
        </w:rPr>
        <w:t xml:space="preserve"> identifiable with specific assertions, the auditor </w:t>
      </w:r>
      <w:del w:id="1792" w:author="Author">
        <w:r w:rsidRPr="00961271" w:rsidDel="0083564B">
          <w:rPr>
            <w:rFonts w:cs="Arial"/>
            <w:kern w:val="20"/>
            <w:szCs w:val="20"/>
          </w:rPr>
          <w:delText>takes into account</w:delText>
        </w:r>
      </w:del>
      <w:ins w:id="1793" w:author="Author">
        <w:r>
          <w:rPr>
            <w:rFonts w:cs="Arial"/>
            <w:kern w:val="20"/>
            <w:szCs w:val="20"/>
          </w:rPr>
          <w:t>may consider the effect of</w:t>
        </w:r>
      </w:ins>
      <w:r w:rsidRPr="00961271">
        <w:rPr>
          <w:rFonts w:cs="Arial"/>
          <w:kern w:val="20"/>
          <w:szCs w:val="20"/>
        </w:rPr>
        <w:t xml:space="preserve"> </w:t>
      </w:r>
      <w:del w:id="1794" w:author="Author">
        <w:r w:rsidRPr="00961271" w:rsidDel="00B056E5">
          <w:rPr>
            <w:rFonts w:cs="Arial"/>
            <w:kern w:val="20"/>
            <w:szCs w:val="20"/>
          </w:rPr>
          <w:delText>the eva</w:delText>
        </w:r>
        <w:r w:rsidDel="00B056E5">
          <w:rPr>
            <w:rFonts w:cs="Arial"/>
            <w:kern w:val="20"/>
            <w:szCs w:val="20"/>
          </w:rPr>
          <w:delText>luation required by paragraph 47</w:delText>
        </w:r>
        <w:r w:rsidRPr="00961271" w:rsidDel="00B056E5">
          <w:rPr>
            <w:rFonts w:cs="Arial"/>
            <w:kern w:val="20"/>
            <w:szCs w:val="20"/>
          </w:rPr>
          <w:delText xml:space="preserve">(b), including those assertions identified that are affected by </w:delText>
        </w:r>
      </w:del>
      <w:r w:rsidRPr="00961271">
        <w:rPr>
          <w:rFonts w:cs="Arial"/>
          <w:kern w:val="20"/>
          <w:szCs w:val="20"/>
        </w:rPr>
        <w:t>those risks when assessing the inherent risk for risks of material misstatement at the</w:t>
      </w:r>
      <w:r>
        <w:rPr>
          <w:rFonts w:cs="Arial"/>
          <w:kern w:val="20"/>
          <w:szCs w:val="20"/>
        </w:rPr>
        <w:t xml:space="preserve"> assertion level. (Ref: Para. 48</w:t>
      </w:r>
      <w:r w:rsidRPr="00961271">
        <w:rPr>
          <w:rFonts w:cs="Arial"/>
          <w:kern w:val="20"/>
          <w:szCs w:val="20"/>
        </w:rPr>
        <w:t>(b))</w:t>
      </w:r>
    </w:p>
    <w:p w:rsidR="005C2535" w:rsidRPr="00961271" w:rsidRDefault="005C2535" w:rsidP="001646EC">
      <w:pPr>
        <w:keepNext/>
        <w:ind w:left="547" w:hanging="547"/>
        <w:rPr>
          <w:rFonts w:cs="Arial"/>
          <w:kern w:val="20"/>
          <w:szCs w:val="20"/>
        </w:rPr>
      </w:pPr>
      <w:r w:rsidRPr="00961271">
        <w:rPr>
          <w:rFonts w:cs="Arial"/>
          <w:kern w:val="20"/>
          <w:szCs w:val="20"/>
        </w:rPr>
        <w:lastRenderedPageBreak/>
        <w:t>Considerations specific to public sector entities</w:t>
      </w:r>
    </w:p>
    <w:p w:rsidR="005C2535" w:rsidRPr="00961271" w:rsidRDefault="005C2535" w:rsidP="005C2535">
      <w:pPr>
        <w:ind w:left="547" w:hanging="547"/>
        <w:rPr>
          <w:rFonts w:cs="Arial"/>
          <w:kern w:val="20"/>
          <w:szCs w:val="20"/>
        </w:rPr>
      </w:pPr>
      <w:r w:rsidRPr="00961271">
        <w:rPr>
          <w:rFonts w:cs="Arial"/>
          <w:kern w:val="20"/>
          <w:szCs w:val="20"/>
        </w:rPr>
        <w:t>A228.</w:t>
      </w:r>
      <w:r w:rsidRPr="00961271">
        <w:rPr>
          <w:rFonts w:cs="Arial"/>
          <w:kern w:val="20"/>
          <w:szCs w:val="20"/>
        </w:rPr>
        <w:tab/>
      </w:r>
      <w:r w:rsidRPr="00DC5ECB">
        <w:rPr>
          <w:rFonts w:cs="Arial"/>
          <w:kern w:val="20"/>
          <w:szCs w:val="20"/>
          <w:highlight w:val="lightGray"/>
        </w:rPr>
        <w:t>In exercising professional judgment as to the assessment of the risk of material misstatement, public sector auditors may consider the complexity of the regulations and directives, and the risks of non-compliance with authorities.</w:t>
      </w:r>
    </w:p>
    <w:p w:rsidR="005C2535" w:rsidRPr="00961271" w:rsidRDefault="005C2535" w:rsidP="007B1D35">
      <w:pPr>
        <w:keepNext/>
        <w:rPr>
          <w:rFonts w:cs="Arial"/>
          <w:bCs/>
          <w:i/>
          <w:iCs/>
          <w:kern w:val="20"/>
          <w:szCs w:val="20"/>
        </w:rPr>
      </w:pPr>
      <w:r w:rsidRPr="00961271">
        <w:rPr>
          <w:rFonts w:cs="Arial"/>
          <w:bCs/>
          <w:i/>
          <w:iCs/>
          <w:kern w:val="20"/>
          <w:szCs w:val="20"/>
        </w:rPr>
        <w:t xml:space="preserve">Significant Risks </w:t>
      </w:r>
      <w:r>
        <w:rPr>
          <w:rFonts w:cs="Arial"/>
          <w:bCs/>
          <w:iCs/>
          <w:kern w:val="20"/>
          <w:szCs w:val="20"/>
        </w:rPr>
        <w:t>(Ref: Para. 49</w:t>
      </w:r>
      <w:r w:rsidRPr="00961271">
        <w:rPr>
          <w:rFonts w:cs="Arial"/>
          <w:bCs/>
          <w:iCs/>
          <w:kern w:val="20"/>
          <w:szCs w:val="20"/>
        </w:rPr>
        <w:t>)</w:t>
      </w:r>
    </w:p>
    <w:p w:rsidR="005C2535" w:rsidRPr="0020503A" w:rsidRDefault="005C2535" w:rsidP="007B1D35">
      <w:pPr>
        <w:keepNext/>
        <w:spacing w:after="120"/>
        <w:ind w:left="547" w:hanging="547"/>
        <w:jc w:val="left"/>
        <w:rPr>
          <w:ins w:id="1795" w:author="Author"/>
          <w:rFonts w:cs="Arial"/>
          <w:b/>
          <w:i/>
          <w:szCs w:val="20"/>
        </w:rPr>
      </w:pPr>
      <w:ins w:id="1796" w:author="Author">
        <w:r w:rsidRPr="0020503A">
          <w:rPr>
            <w:rFonts w:cs="Arial"/>
            <w:b/>
            <w:i/>
            <w:szCs w:val="20"/>
          </w:rPr>
          <w:t>Why Significant Risks are Determined and the Implications for the Audit</w:t>
        </w:r>
      </w:ins>
    </w:p>
    <w:p w:rsidR="005C2535" w:rsidRPr="00961271" w:rsidRDefault="005C2535" w:rsidP="005C2535">
      <w:pPr>
        <w:ind w:left="547" w:hanging="547"/>
        <w:rPr>
          <w:ins w:id="1797" w:author="Author"/>
          <w:rFonts w:cs="Arial"/>
          <w:kern w:val="20"/>
          <w:szCs w:val="20"/>
        </w:rPr>
      </w:pPr>
      <w:ins w:id="1798" w:author="Author">
        <w:r w:rsidRPr="00961271">
          <w:rPr>
            <w:rFonts w:cs="Arial"/>
            <w:kern w:val="20"/>
            <w:szCs w:val="20"/>
          </w:rPr>
          <w:t>A2</w:t>
        </w:r>
        <w:r>
          <w:rPr>
            <w:rFonts w:cs="Arial"/>
            <w:kern w:val="20"/>
            <w:szCs w:val="20"/>
          </w:rPr>
          <w:t>28a</w:t>
        </w:r>
        <w:r w:rsidRPr="00961271">
          <w:rPr>
            <w:rFonts w:cs="Arial"/>
            <w:kern w:val="20"/>
            <w:szCs w:val="20"/>
          </w:rPr>
          <w:t>.</w:t>
        </w:r>
      </w:ins>
      <w:r>
        <w:rPr>
          <w:rFonts w:cs="Arial"/>
          <w:kern w:val="20"/>
          <w:szCs w:val="20"/>
        </w:rPr>
        <w:t>[</w:t>
      </w:r>
      <w:r w:rsidRPr="007B1D35">
        <w:rPr>
          <w:rFonts w:cs="Arial"/>
          <w:i/>
          <w:kern w:val="20"/>
          <w:szCs w:val="20"/>
          <w:highlight w:val="yellow"/>
        </w:rPr>
        <w:t>Moved from para. A231</w:t>
      </w:r>
      <w:r>
        <w:rPr>
          <w:rFonts w:cs="Arial"/>
          <w:kern w:val="20"/>
          <w:szCs w:val="20"/>
        </w:rPr>
        <w:t xml:space="preserve">] </w:t>
      </w:r>
      <w:r w:rsidRPr="002D2BA9">
        <w:rPr>
          <w:rFonts w:cs="Arial"/>
          <w:kern w:val="20"/>
          <w:szCs w:val="20"/>
          <w:u w:val="single"/>
        </w:rPr>
        <w:t>Significant risks are determined so that the auditor’s responses for the highest risks are appropriate in the circumstances. ISA 330 describes the consequences for further audit procedures of identifying a risk as significant. When a risk is assessed as a significant risk, the implications for the audit include the design and implementation of an appropriate response to address the assessed risk, which may include for example the use of more experienced engagement team members, including those with specialized skills, to perform audit procedures or audit work may involve the use of experts. In addition, the ISAs set out required responses, including:</w:t>
      </w:r>
    </w:p>
    <w:p w:rsidR="005C2535" w:rsidRPr="002D2BA9" w:rsidRDefault="005C2535" w:rsidP="007B1D35">
      <w:pPr>
        <w:pStyle w:val="ListParagraph"/>
        <w:numPr>
          <w:ilvl w:val="0"/>
          <w:numId w:val="107"/>
        </w:numPr>
        <w:ind w:left="1094" w:hanging="547"/>
        <w:contextualSpacing w:val="0"/>
        <w:rPr>
          <w:ins w:id="1799" w:author="Author"/>
          <w:rFonts w:cs="Arial"/>
          <w:kern w:val="20"/>
          <w:szCs w:val="20"/>
        </w:rPr>
      </w:pPr>
      <w:ins w:id="1800" w:author="Author">
        <w:r w:rsidRPr="00961271">
          <w:rPr>
            <w:rFonts w:cs="Arial"/>
            <w:kern w:val="20"/>
            <w:szCs w:val="20"/>
          </w:rPr>
          <w:t xml:space="preserve">Controls that address significant risks are required to be identified </w:t>
        </w:r>
        <w:r>
          <w:rPr>
            <w:rFonts w:cs="Arial"/>
            <w:kern w:val="20"/>
            <w:szCs w:val="20"/>
          </w:rPr>
          <w:t xml:space="preserve">in accordance with </w:t>
        </w:r>
        <w:r w:rsidRPr="002D2BA9">
          <w:rPr>
            <w:rFonts w:cs="Arial"/>
            <w:kern w:val="20"/>
            <w:szCs w:val="20"/>
          </w:rPr>
          <w:t xml:space="preserve">paragraph 39, </w:t>
        </w:r>
        <w:r>
          <w:rPr>
            <w:rFonts w:cs="Arial"/>
            <w:kern w:val="20"/>
            <w:szCs w:val="20"/>
          </w:rPr>
          <w:t>with</w:t>
        </w:r>
        <w:r w:rsidRPr="002D2BA9">
          <w:rPr>
            <w:rFonts w:cs="Arial"/>
            <w:kern w:val="20"/>
            <w:szCs w:val="20"/>
          </w:rPr>
          <w:t xml:space="preserve"> a requirement to evaluate whether the control has been designed effectively and implemented in accordance with paragraph 42. </w:t>
        </w:r>
      </w:ins>
    </w:p>
    <w:p w:rsidR="005C2535" w:rsidRPr="002D2BA9" w:rsidRDefault="005C2535" w:rsidP="007B1D35">
      <w:pPr>
        <w:pStyle w:val="ListParagraph"/>
        <w:numPr>
          <w:ilvl w:val="0"/>
          <w:numId w:val="107"/>
        </w:numPr>
        <w:ind w:left="1094" w:hanging="547"/>
        <w:contextualSpacing w:val="0"/>
        <w:rPr>
          <w:rFonts w:cs="Arial"/>
          <w:kern w:val="20"/>
          <w:szCs w:val="20"/>
          <w:u w:val="single"/>
        </w:rPr>
      </w:pPr>
      <w:r w:rsidRPr="002D2BA9">
        <w:rPr>
          <w:rFonts w:cs="Arial"/>
          <w:kern w:val="20"/>
          <w:szCs w:val="20"/>
          <w:u w:val="single"/>
        </w:rPr>
        <w:t>ISA 330 requires controls that address significant risks to be tested in the current period (when the auditor intends to rely on the operating effectiveness of such controls) and substantive procedures to be planned and performed that are specifically responsive to the identified significant risk.</w:t>
      </w:r>
      <w:r w:rsidRPr="002D2BA9">
        <w:rPr>
          <w:rFonts w:cs="Arial"/>
          <w:szCs w:val="20"/>
          <w:u w:val="single"/>
          <w:vertAlign w:val="superscript"/>
        </w:rPr>
        <w:footnoteReference w:id="58"/>
      </w:r>
      <w:r w:rsidRPr="002D2BA9">
        <w:rPr>
          <w:rFonts w:cs="Arial"/>
          <w:kern w:val="20"/>
          <w:szCs w:val="20"/>
          <w:u w:val="single"/>
        </w:rPr>
        <w:t xml:space="preserve">       </w:t>
      </w:r>
    </w:p>
    <w:p w:rsidR="005C2535" w:rsidRPr="002D2BA9" w:rsidRDefault="005C2535" w:rsidP="007B1D35">
      <w:pPr>
        <w:pStyle w:val="ListParagraph"/>
        <w:numPr>
          <w:ilvl w:val="0"/>
          <w:numId w:val="107"/>
        </w:numPr>
        <w:ind w:left="1094" w:hanging="547"/>
        <w:contextualSpacing w:val="0"/>
        <w:rPr>
          <w:rFonts w:cs="Arial"/>
          <w:kern w:val="20"/>
          <w:szCs w:val="20"/>
          <w:u w:val="single"/>
        </w:rPr>
      </w:pPr>
      <w:r w:rsidRPr="002D2BA9">
        <w:rPr>
          <w:rFonts w:cs="Arial"/>
          <w:kern w:val="20"/>
          <w:szCs w:val="20"/>
          <w:u w:val="single"/>
        </w:rPr>
        <w:t>ISA 330 requires the auditor to obtain more persuasive audit evidence the higher the auditor’s assessment of risk.</w:t>
      </w:r>
      <w:r w:rsidRPr="002D2BA9">
        <w:rPr>
          <w:rStyle w:val="FootnoteReference"/>
          <w:rFonts w:cs="Arial"/>
          <w:szCs w:val="20"/>
          <w:u w:val="single"/>
        </w:rPr>
        <w:footnoteReference w:id="59"/>
      </w:r>
      <w:r w:rsidRPr="002D2BA9">
        <w:rPr>
          <w:rFonts w:cs="Arial"/>
          <w:kern w:val="20"/>
          <w:szCs w:val="20"/>
          <w:u w:val="single"/>
        </w:rPr>
        <w:t xml:space="preserve"> </w:t>
      </w:r>
    </w:p>
    <w:p w:rsidR="005C2535" w:rsidRPr="002D2BA9" w:rsidRDefault="005C2535" w:rsidP="007B1D35">
      <w:pPr>
        <w:pStyle w:val="ListParagraph"/>
        <w:numPr>
          <w:ilvl w:val="0"/>
          <w:numId w:val="107"/>
        </w:numPr>
        <w:ind w:left="1094" w:hanging="547"/>
        <w:contextualSpacing w:val="0"/>
        <w:rPr>
          <w:rFonts w:cs="Arial"/>
          <w:kern w:val="20"/>
          <w:szCs w:val="20"/>
          <w:u w:val="single"/>
        </w:rPr>
      </w:pPr>
      <w:r w:rsidRPr="002D2BA9">
        <w:rPr>
          <w:rFonts w:cs="Arial"/>
          <w:kern w:val="20"/>
          <w:szCs w:val="20"/>
          <w:u w:val="single"/>
        </w:rPr>
        <w:t>ISA 260 (Revised) requires communicating with those charged with governance about the significant risks identified by the auditor.</w:t>
      </w:r>
      <w:r w:rsidRPr="002D2BA9">
        <w:rPr>
          <w:rStyle w:val="FootnoteReference"/>
          <w:rFonts w:cs="Arial"/>
          <w:szCs w:val="20"/>
          <w:u w:val="single"/>
        </w:rPr>
        <w:footnoteReference w:id="60"/>
      </w:r>
    </w:p>
    <w:p w:rsidR="005C2535" w:rsidRPr="002D2BA9" w:rsidRDefault="005C2535" w:rsidP="007B1D35">
      <w:pPr>
        <w:pStyle w:val="ListParagraph"/>
        <w:numPr>
          <w:ilvl w:val="0"/>
          <w:numId w:val="107"/>
        </w:numPr>
        <w:ind w:left="1094" w:hanging="547"/>
        <w:contextualSpacing w:val="0"/>
        <w:rPr>
          <w:rFonts w:cs="Arial"/>
          <w:kern w:val="20"/>
          <w:szCs w:val="20"/>
          <w:u w:val="single"/>
        </w:rPr>
      </w:pPr>
      <w:r w:rsidRPr="002D2BA9">
        <w:rPr>
          <w:rFonts w:cs="Arial"/>
          <w:kern w:val="20"/>
          <w:szCs w:val="20"/>
          <w:u w:val="single"/>
        </w:rPr>
        <w:t>ISA 701 requires the auditor to take into account significant risks when determining those matters that required significant auditor attention, which are matters that may be key audit matters.</w:t>
      </w:r>
      <w:r w:rsidRPr="002D2BA9">
        <w:rPr>
          <w:rStyle w:val="FootnoteReference"/>
          <w:rFonts w:cs="Arial"/>
          <w:szCs w:val="20"/>
          <w:u w:val="single"/>
        </w:rPr>
        <w:footnoteReference w:id="61"/>
      </w:r>
    </w:p>
    <w:p w:rsidR="005C2535" w:rsidRPr="002D2BA9" w:rsidRDefault="005C2535" w:rsidP="007B1D35">
      <w:pPr>
        <w:pStyle w:val="ListParagraph"/>
        <w:numPr>
          <w:ilvl w:val="0"/>
          <w:numId w:val="107"/>
        </w:numPr>
        <w:ind w:left="1094" w:hanging="547"/>
        <w:contextualSpacing w:val="0"/>
        <w:rPr>
          <w:rFonts w:cs="Arial"/>
          <w:kern w:val="20"/>
          <w:szCs w:val="20"/>
          <w:u w:val="single"/>
        </w:rPr>
      </w:pPr>
      <w:r w:rsidRPr="002D2BA9">
        <w:rPr>
          <w:rFonts w:cs="Arial"/>
          <w:kern w:val="20"/>
          <w:szCs w:val="20"/>
          <w:u w:val="single"/>
        </w:rPr>
        <w:t>Review of audit documentation by the engagement partner on or before the date of the auditor’s report which allows significant matters, including significant risks, to be resolved on a timely basis to the engagement partner’s satisfaction.</w:t>
      </w:r>
      <w:r w:rsidRPr="002D2BA9">
        <w:rPr>
          <w:rFonts w:cs="Arial"/>
          <w:szCs w:val="20"/>
          <w:u w:val="single"/>
          <w:vertAlign w:val="superscript"/>
        </w:rPr>
        <w:footnoteReference w:id="62"/>
      </w:r>
    </w:p>
    <w:p w:rsidR="005C2535" w:rsidRPr="002D2BA9" w:rsidRDefault="005C2535" w:rsidP="007B1D35">
      <w:pPr>
        <w:pStyle w:val="ListParagraph"/>
        <w:numPr>
          <w:ilvl w:val="0"/>
          <w:numId w:val="107"/>
        </w:numPr>
        <w:ind w:left="1094" w:hanging="547"/>
        <w:contextualSpacing w:val="0"/>
        <w:rPr>
          <w:rFonts w:cs="Arial"/>
          <w:kern w:val="20"/>
          <w:szCs w:val="20"/>
          <w:u w:val="single"/>
        </w:rPr>
      </w:pPr>
      <w:r w:rsidRPr="002D2BA9">
        <w:rPr>
          <w:rFonts w:cs="Arial"/>
          <w:kern w:val="20"/>
          <w:szCs w:val="20"/>
          <w:u w:val="single"/>
        </w:rPr>
        <w:t>ISA 600 requires more involvement by the group engagement partner if the significant risk relates to a component in a group audit and for the group engagement team to direct the work required at the component by the component auditor.</w:t>
      </w:r>
      <w:r w:rsidRPr="002D2BA9">
        <w:rPr>
          <w:rStyle w:val="FootnoteReference"/>
          <w:rFonts w:cs="Arial"/>
          <w:szCs w:val="20"/>
          <w:u w:val="single"/>
        </w:rPr>
        <w:footnoteReference w:id="63"/>
      </w:r>
    </w:p>
    <w:p w:rsidR="005C2535" w:rsidRPr="00787186" w:rsidRDefault="005C2535" w:rsidP="005C2535">
      <w:pPr>
        <w:tabs>
          <w:tab w:val="left" w:pos="1094"/>
        </w:tabs>
        <w:ind w:left="547"/>
        <w:rPr>
          <w:rFonts w:cs="Arial"/>
          <w:szCs w:val="20"/>
        </w:rPr>
      </w:pPr>
      <w:del w:id="1807" w:author="Author">
        <w:r w:rsidRPr="00787186" w:rsidDel="004C3BE5">
          <w:rPr>
            <w:rFonts w:cs="Arial"/>
            <w:szCs w:val="20"/>
          </w:rPr>
          <w:lastRenderedPageBreak/>
          <w:delText xml:space="preserve">The nature, timing and extent of the involvement of individuals with specialized skills and knowledge may vary throughout the audit. </w:delText>
        </w:r>
      </w:del>
    </w:p>
    <w:p w:rsidR="005C2535" w:rsidRDefault="005C2535" w:rsidP="00AC1714">
      <w:pPr>
        <w:keepNext/>
        <w:spacing w:before="240" w:after="120"/>
        <w:ind w:left="547" w:hanging="547"/>
        <w:jc w:val="left"/>
        <w:rPr>
          <w:ins w:id="1808" w:author="Author"/>
          <w:rFonts w:cs="Arial"/>
          <w:szCs w:val="20"/>
        </w:rPr>
      </w:pPr>
      <w:ins w:id="1809" w:author="Author">
        <w:r>
          <w:rPr>
            <w:rFonts w:cs="Arial"/>
            <w:szCs w:val="20"/>
          </w:rPr>
          <w:t xml:space="preserve">Assessing the Magnitude and </w:t>
        </w:r>
        <w:proofErr w:type="spellStart"/>
        <w:r>
          <w:rPr>
            <w:rFonts w:cs="Arial"/>
            <w:szCs w:val="20"/>
          </w:rPr>
          <w:t>Lieklihood</w:t>
        </w:r>
        <w:proofErr w:type="spellEnd"/>
        <w:r>
          <w:rPr>
            <w:rFonts w:cs="Arial"/>
            <w:szCs w:val="20"/>
          </w:rPr>
          <w:t xml:space="preserve"> of the Risks of Material Misstatement</w:t>
        </w:r>
      </w:ins>
    </w:p>
    <w:p w:rsidR="005C2535" w:rsidRDefault="005C2535" w:rsidP="005C2535">
      <w:pPr>
        <w:spacing w:after="120"/>
        <w:ind w:left="547" w:hanging="547"/>
        <w:rPr>
          <w:ins w:id="1810" w:author="Author"/>
          <w:rFonts w:cs="Arial"/>
          <w:szCs w:val="20"/>
        </w:rPr>
      </w:pPr>
      <w:r w:rsidRPr="00961271">
        <w:rPr>
          <w:rFonts w:cs="Arial"/>
          <w:szCs w:val="20"/>
        </w:rPr>
        <w:t>A229.</w:t>
      </w:r>
      <w:r w:rsidRPr="00961271">
        <w:rPr>
          <w:rFonts w:cs="Arial"/>
          <w:szCs w:val="20"/>
        </w:rPr>
        <w:tab/>
      </w:r>
      <w:ins w:id="1811" w:author="Author">
        <w:r>
          <w:rPr>
            <w:rFonts w:cs="Arial"/>
            <w:szCs w:val="20"/>
          </w:rPr>
          <w:t>In determining where on the spectrum of inherent risk an identified risk of material misstatement is assessed, the auditor uses professional judg</w:t>
        </w:r>
        <w:del w:id="1812" w:author="Author">
          <w:r w:rsidDel="00F65C03">
            <w:rPr>
              <w:rFonts w:cs="Arial"/>
              <w:szCs w:val="20"/>
            </w:rPr>
            <w:delText>duf</w:delText>
          </w:r>
        </w:del>
        <w:r>
          <w:rPr>
            <w:rFonts w:cs="Arial"/>
            <w:szCs w:val="20"/>
          </w:rPr>
          <w:t xml:space="preserve">ment to assess both the magnitude and the likelihood of material misstatement. </w:t>
        </w:r>
      </w:ins>
      <w:r>
        <w:rPr>
          <w:rFonts w:cs="Arial"/>
          <w:szCs w:val="20"/>
        </w:rPr>
        <w:t>[</w:t>
      </w:r>
      <w:r w:rsidRPr="007B1D35">
        <w:rPr>
          <w:rFonts w:cs="Arial"/>
          <w:i/>
          <w:szCs w:val="20"/>
          <w:highlight w:val="yellow"/>
        </w:rPr>
        <w:t>First sentence of para. A229 deleted</w:t>
      </w:r>
      <w:r>
        <w:rPr>
          <w:rFonts w:cs="Arial"/>
          <w:szCs w:val="20"/>
        </w:rPr>
        <w:t xml:space="preserve">] </w:t>
      </w:r>
      <w:del w:id="1813" w:author="Author">
        <w:r w:rsidRPr="00961271" w:rsidDel="00A7489F">
          <w:rPr>
            <w:rFonts w:cs="Arial"/>
            <w:kern w:val="20"/>
            <w:szCs w:val="20"/>
          </w:rPr>
          <w:delText>In</w:delText>
        </w:r>
        <w:r w:rsidRPr="00961271" w:rsidDel="00A7489F">
          <w:rPr>
            <w:rFonts w:cs="Arial"/>
            <w:szCs w:val="20"/>
          </w:rPr>
          <w:delText xml:space="preserve"> determining significant risks, the auditor may first identify those assessed inherent risk</w:delText>
        </w:r>
        <w:r w:rsidRPr="00961271" w:rsidDel="00293C3A">
          <w:rPr>
            <w:rFonts w:cs="Arial"/>
            <w:szCs w:val="20"/>
          </w:rPr>
          <w:delText>s</w:delText>
        </w:r>
        <w:r w:rsidRPr="00961271" w:rsidDel="00A7489F">
          <w:rPr>
            <w:rFonts w:cs="Arial"/>
            <w:szCs w:val="20"/>
          </w:rPr>
          <w:delText xml:space="preserve"> that have been assessed close to the upper end of the spectrum of inherent risk. </w:delText>
        </w:r>
      </w:del>
      <w:ins w:id="1814" w:author="Author">
        <w:r>
          <w:rPr>
            <w:rFonts w:cs="Arial"/>
            <w:szCs w:val="20"/>
          </w:rPr>
          <w:t xml:space="preserve">For a risk to be assessed as higher on the spectrum of inherent risk, it does not mean that both the magnitude and likelihood need to be assessed as high. Rather, it is the intersection of the magnitude and likelihood of the material misstatement on the spectrum of inherent risk that will determine whether the assessed inherent risk is higher or lower on the spectrum of inherent risk. </w:t>
        </w:r>
      </w:ins>
    </w:p>
    <w:p w:rsidR="005C2535" w:rsidRDefault="005C2535" w:rsidP="005C2535">
      <w:pPr>
        <w:spacing w:after="120"/>
        <w:ind w:left="547" w:hanging="547"/>
        <w:rPr>
          <w:ins w:id="1815" w:author="Author"/>
          <w:rFonts w:cs="Arial"/>
          <w:szCs w:val="20"/>
        </w:rPr>
      </w:pPr>
      <w:ins w:id="1816" w:author="Author">
        <w:r>
          <w:rPr>
            <w:rFonts w:cs="Arial"/>
            <w:szCs w:val="20"/>
          </w:rPr>
          <w:t>A229a.</w:t>
        </w:r>
        <w:r>
          <w:rPr>
            <w:rFonts w:cs="Arial"/>
            <w:kern w:val="20"/>
            <w:szCs w:val="20"/>
          </w:rPr>
          <w:t xml:space="preserve"> </w:t>
        </w:r>
        <w:r w:rsidRPr="00961271">
          <w:rPr>
            <w:rFonts w:cs="Arial"/>
            <w:kern w:val="20"/>
            <w:szCs w:val="20"/>
          </w:rPr>
          <w:t>In</w:t>
        </w:r>
        <w:r w:rsidRPr="00961271">
          <w:rPr>
            <w:rFonts w:cs="Arial"/>
            <w:szCs w:val="20"/>
          </w:rPr>
          <w:t xml:space="preserve"> determining significant risks, the auditor may first identify those assessed </w:t>
        </w:r>
        <w:r>
          <w:rPr>
            <w:rFonts w:cs="Arial"/>
            <w:szCs w:val="20"/>
          </w:rPr>
          <w:t>risks of material misstatement</w:t>
        </w:r>
        <w:r w:rsidRPr="00961271">
          <w:rPr>
            <w:rFonts w:cs="Arial"/>
            <w:szCs w:val="20"/>
          </w:rPr>
          <w:t xml:space="preserve"> that have been assessed </w:t>
        </w:r>
        <w:r>
          <w:rPr>
            <w:rFonts w:cs="Arial"/>
            <w:szCs w:val="20"/>
          </w:rPr>
          <w:t>higher</w:t>
        </w:r>
        <w:r w:rsidRPr="00961271">
          <w:rPr>
            <w:rFonts w:cs="Arial"/>
            <w:szCs w:val="20"/>
          </w:rPr>
          <w:t xml:space="preserve"> o</w:t>
        </w:r>
        <w:r>
          <w:rPr>
            <w:rFonts w:cs="Arial"/>
            <w:szCs w:val="20"/>
          </w:rPr>
          <w:t>n</w:t>
        </w:r>
        <w:r w:rsidRPr="00961271">
          <w:rPr>
            <w:rFonts w:cs="Arial"/>
            <w:szCs w:val="20"/>
          </w:rPr>
          <w:t xml:space="preserve"> the spectrum of inherent risk</w:t>
        </w:r>
        <w:r>
          <w:rPr>
            <w:rFonts w:cs="Arial"/>
            <w:szCs w:val="20"/>
          </w:rPr>
          <w:t xml:space="preserve"> to form the basis for considering which risks may be close to the upper end</w:t>
        </w:r>
        <w:r w:rsidRPr="00961271">
          <w:rPr>
            <w:rFonts w:cs="Arial"/>
            <w:szCs w:val="20"/>
          </w:rPr>
          <w:t>.</w:t>
        </w:r>
        <w:r>
          <w:rPr>
            <w:rFonts w:cs="Arial"/>
            <w:szCs w:val="20"/>
          </w:rPr>
          <w:t xml:space="preserve"> Being close to the upper end of the spectrum of inherent risk will differ from entity to </w:t>
        </w:r>
        <w:proofErr w:type="gramStart"/>
        <w:r>
          <w:rPr>
            <w:rFonts w:cs="Arial"/>
            <w:szCs w:val="20"/>
          </w:rPr>
          <w:t>entity, and</w:t>
        </w:r>
        <w:proofErr w:type="gramEnd"/>
        <w:r>
          <w:rPr>
            <w:rFonts w:cs="Arial"/>
            <w:szCs w:val="20"/>
          </w:rPr>
          <w:t xml:space="preserve"> will not necessarily  be the same for an entity period on period </w:t>
        </w:r>
        <w:proofErr w:type="spellStart"/>
        <w:r>
          <w:rPr>
            <w:rFonts w:cs="Arial"/>
            <w:szCs w:val="20"/>
          </w:rPr>
          <w:t>period</w:t>
        </w:r>
        <w:proofErr w:type="spellEnd"/>
        <w:r>
          <w:rPr>
            <w:rFonts w:cs="Arial"/>
            <w:szCs w:val="20"/>
          </w:rPr>
          <w:t>. It may depend on</w:t>
        </w:r>
        <w:del w:id="1817" w:author="Author">
          <w:r w:rsidDel="003B2981">
            <w:rPr>
              <w:rFonts w:cs="Arial"/>
              <w:szCs w:val="20"/>
            </w:rPr>
            <w:delText>f</w:delText>
          </w:r>
        </w:del>
        <w:r>
          <w:rPr>
            <w:rFonts w:cs="Arial"/>
            <w:szCs w:val="20"/>
          </w:rPr>
          <w:t xml:space="preserve"> the nature and circumstances of the entity </w:t>
        </w:r>
        <w:del w:id="1818" w:author="Author">
          <w:r w:rsidDel="003B2981">
            <w:rPr>
              <w:rFonts w:cs="Arial"/>
              <w:szCs w:val="20"/>
            </w:rPr>
            <w:delText>fro</w:delText>
          </w:r>
        </w:del>
        <w:r>
          <w:rPr>
            <w:rFonts w:cs="Arial"/>
            <w:szCs w:val="20"/>
          </w:rPr>
          <w:t xml:space="preserve">for which the risk is being assessed. </w:t>
        </w:r>
      </w:ins>
      <w:r>
        <w:rPr>
          <w:rFonts w:cs="Arial"/>
          <w:szCs w:val="20"/>
        </w:rPr>
        <w:t>[</w:t>
      </w:r>
      <w:r w:rsidRPr="007B1D35">
        <w:rPr>
          <w:rFonts w:cs="Arial"/>
          <w:i/>
          <w:szCs w:val="20"/>
          <w:highlight w:val="yellow"/>
        </w:rPr>
        <w:t>Second sentence of para. A229</w:t>
      </w:r>
      <w:r>
        <w:rPr>
          <w:rFonts w:cs="Arial"/>
          <w:szCs w:val="20"/>
        </w:rPr>
        <w:t xml:space="preserve">] </w:t>
      </w:r>
      <w:r w:rsidRPr="00961271">
        <w:rPr>
          <w:rFonts w:cs="Arial"/>
          <w:szCs w:val="20"/>
        </w:rPr>
        <w:t>The determination of which of the assessed risks</w:t>
      </w:r>
      <w:ins w:id="1819" w:author="Author">
        <w:r>
          <w:rPr>
            <w:rFonts w:cs="Arial"/>
            <w:szCs w:val="20"/>
          </w:rPr>
          <w:t xml:space="preserve"> of material misstatement</w:t>
        </w:r>
      </w:ins>
      <w:r w:rsidRPr="00961271">
        <w:rPr>
          <w:rFonts w:cs="Arial"/>
          <w:szCs w:val="20"/>
        </w:rPr>
        <w:t xml:space="preserve"> are close to the upper end of the spectrum of inherent risk, and are therefore  significant risks, is a matter of professional judgment, unless the risk is of a type specified to be treated as a significant risk in accordance with the requirements of another ISA</w:t>
      </w:r>
      <w:ins w:id="1820" w:author="Author">
        <w:r>
          <w:rPr>
            <w:rFonts w:cs="Arial"/>
            <w:szCs w:val="20"/>
          </w:rPr>
          <w:t>.</w:t>
        </w:r>
      </w:ins>
      <w:r w:rsidRPr="00961271">
        <w:rPr>
          <w:rFonts w:cs="Arial"/>
          <w:szCs w:val="20"/>
        </w:rPr>
        <w:t xml:space="preserve"> </w:t>
      </w:r>
      <w:r>
        <w:rPr>
          <w:rFonts w:cs="Arial"/>
          <w:szCs w:val="20"/>
        </w:rPr>
        <w:t>[</w:t>
      </w:r>
      <w:r w:rsidRPr="007B1D35">
        <w:rPr>
          <w:rFonts w:cs="Arial"/>
          <w:i/>
          <w:szCs w:val="20"/>
          <w:highlight w:val="yellow"/>
        </w:rPr>
        <w:t>Moved from para. A230</w:t>
      </w:r>
      <w:r>
        <w:rPr>
          <w:rFonts w:cs="Arial"/>
          <w:szCs w:val="20"/>
        </w:rPr>
        <w:t>]</w:t>
      </w:r>
      <w:ins w:id="1821" w:author="Author">
        <w:r w:rsidRPr="00961271">
          <w:rPr>
            <w:rFonts w:cs="Arial"/>
            <w:kern w:val="20"/>
            <w:szCs w:val="20"/>
          </w:rPr>
          <w:t xml:space="preserve"> ISA 240 provides further requirements and guidance in relation to the identification and assessment of the risks of material misstatement due to fraud.</w:t>
        </w:r>
        <w:r w:rsidRPr="00961271">
          <w:rPr>
            <w:rFonts w:cs="Arial"/>
            <w:kern w:val="20"/>
            <w:szCs w:val="20"/>
            <w:vertAlign w:val="superscript"/>
          </w:rPr>
          <w:footnoteReference w:id="64"/>
        </w:r>
      </w:ins>
      <w:del w:id="1824" w:author="Author">
        <w:r w:rsidRPr="00961271" w:rsidDel="005056FB">
          <w:rPr>
            <w:rFonts w:cs="Arial"/>
            <w:szCs w:val="20"/>
          </w:rPr>
          <w:delText>(see paragraph A230)</w:delText>
        </w:r>
      </w:del>
      <w:r w:rsidRPr="00961271">
        <w:rPr>
          <w:rFonts w:cs="Arial"/>
          <w:szCs w:val="20"/>
        </w:rPr>
        <w:t xml:space="preserve">. </w:t>
      </w:r>
      <w:r>
        <w:rPr>
          <w:rFonts w:cs="Arial"/>
          <w:szCs w:val="20"/>
        </w:rPr>
        <w:t>[</w:t>
      </w:r>
      <w:r w:rsidRPr="007B1D35">
        <w:rPr>
          <w:rFonts w:cs="Arial"/>
          <w:i/>
          <w:szCs w:val="20"/>
          <w:highlight w:val="yellow"/>
        </w:rPr>
        <w:t>Rest of para. A229 moved to A229b</w:t>
      </w:r>
      <w:r>
        <w:rPr>
          <w:rFonts w:cs="Arial"/>
          <w:szCs w:val="20"/>
        </w:rPr>
        <w:t>]</w:t>
      </w:r>
    </w:p>
    <w:tbl>
      <w:tblPr>
        <w:tblStyle w:val="TableGrid"/>
        <w:tblW w:w="0" w:type="auto"/>
        <w:tblInd w:w="547" w:type="dxa"/>
        <w:tblLook w:val="04A0" w:firstRow="1" w:lastRow="0" w:firstColumn="1" w:lastColumn="0" w:noHBand="0" w:noVBand="1"/>
      </w:tblPr>
      <w:tblGrid>
        <w:gridCol w:w="8793"/>
      </w:tblGrid>
      <w:tr w:rsidR="005C2535" w:rsidTr="005C2535">
        <w:trPr>
          <w:ins w:id="1825" w:author="Author"/>
        </w:trPr>
        <w:tc>
          <w:tcPr>
            <w:tcW w:w="9340" w:type="dxa"/>
          </w:tcPr>
          <w:p w:rsidR="005C2535" w:rsidRDefault="005C2535" w:rsidP="005C2535">
            <w:pPr>
              <w:rPr>
                <w:ins w:id="1826" w:author="Author"/>
              </w:rPr>
            </w:pPr>
            <w:ins w:id="1827" w:author="Author">
              <w:r>
                <w:t>Example:</w:t>
              </w:r>
            </w:ins>
          </w:p>
          <w:p w:rsidR="005C2535" w:rsidRDefault="005C2535" w:rsidP="005C2535">
            <w:pPr>
              <w:rPr>
                <w:ins w:id="1828" w:author="Author"/>
              </w:rPr>
            </w:pPr>
            <w:ins w:id="1829" w:author="Author">
              <w:r>
                <w:t>Cash at a supermarket retailer would ordinarily be determined to be a high likelihood of possible misstatement (due to the risk of cash being misappropriated), however the magnitude would typically be very low (due to the low levels of physical cash handled in the stores).  The combination of these two factors on the spectrum of inherent risk would be unlikely to result in the existence of cash being assessed as a significant risk.</w:t>
              </w:r>
            </w:ins>
          </w:p>
          <w:p w:rsidR="005C2535" w:rsidRDefault="005C2535" w:rsidP="005C2535">
            <w:pPr>
              <w:rPr>
                <w:ins w:id="1830" w:author="Author"/>
                <w:rFonts w:cs="Arial"/>
                <w:szCs w:val="20"/>
              </w:rPr>
            </w:pPr>
            <w:ins w:id="1831" w:author="Author">
              <w:r>
                <w:t>An e</w:t>
              </w:r>
              <w:r w:rsidRPr="00A36411">
                <w:t>ntit</w:t>
              </w:r>
              <w:r>
                <w:t>y is in negotiations to sale a failing b</w:t>
              </w:r>
              <w:r w:rsidRPr="00A36411">
                <w:t>usiness segment</w:t>
              </w:r>
              <w:r>
                <w:t>. The auditor considers the effect on</w:t>
              </w:r>
              <w:r w:rsidRPr="00A36411">
                <w:t xml:space="preserve"> </w:t>
              </w:r>
              <w:r>
                <w:t xml:space="preserve">goodwill </w:t>
              </w:r>
              <w:proofErr w:type="gramStart"/>
              <w:r>
                <w:t>impairment, and</w:t>
              </w:r>
              <w:proofErr w:type="gramEnd"/>
              <w:r>
                <w:t xml:space="preserve"> may determine there is a higher likelihood of possible misstatement and a higher magnitude due to the impact of the inherent risk factors of judgment, </w:t>
              </w:r>
              <w:proofErr w:type="spellStart"/>
              <w:r>
                <w:t>uncertainty,and</w:t>
              </w:r>
              <w:proofErr w:type="spellEnd"/>
              <w:r>
                <w:t xml:space="preserve"> susceptibility to management bias or misappropriate of assets.  This may result in goodwill impairment being assessed as a significant risk.</w:t>
              </w:r>
            </w:ins>
          </w:p>
        </w:tc>
      </w:tr>
    </w:tbl>
    <w:p w:rsidR="005C2535" w:rsidRPr="00961271" w:rsidRDefault="005C2535" w:rsidP="005C2535">
      <w:pPr>
        <w:ind w:left="547" w:hanging="547"/>
        <w:rPr>
          <w:rFonts w:cs="Arial"/>
          <w:szCs w:val="20"/>
        </w:rPr>
      </w:pPr>
      <w:ins w:id="1832" w:author="Author">
        <w:r>
          <w:rPr>
            <w:rFonts w:cs="Arial"/>
            <w:szCs w:val="20"/>
          </w:rPr>
          <w:t>A229b.</w:t>
        </w:r>
      </w:ins>
      <w:r>
        <w:rPr>
          <w:rFonts w:cs="Arial"/>
          <w:szCs w:val="20"/>
        </w:rPr>
        <w:t xml:space="preserve"> [</w:t>
      </w:r>
      <w:r w:rsidRPr="007B1D35">
        <w:rPr>
          <w:rFonts w:cs="Arial"/>
          <w:i/>
          <w:szCs w:val="20"/>
          <w:highlight w:val="yellow"/>
        </w:rPr>
        <w:t>Previously included in para. A229</w:t>
      </w:r>
      <w:r>
        <w:rPr>
          <w:rFonts w:cs="Arial"/>
          <w:szCs w:val="20"/>
        </w:rPr>
        <w:t xml:space="preserve">] </w:t>
      </w:r>
      <w:del w:id="1833" w:author="Author">
        <w:r w:rsidRPr="00961271" w:rsidDel="00F65C03">
          <w:rPr>
            <w:rFonts w:cs="Arial"/>
            <w:szCs w:val="20"/>
          </w:rPr>
          <w:delText>Routine, non-complex transactions that are subject to systematic processing are less likely to give rise to significant risks because these are likely to give rise to risks of material misstatement at the assertion level that are assessed as close to the lower end on the spectrum of inherent risk</w:delText>
        </w:r>
      </w:del>
      <w:r w:rsidRPr="00961271">
        <w:rPr>
          <w:rFonts w:cs="Arial"/>
          <w:szCs w:val="20"/>
        </w:rPr>
        <w:t>.</w:t>
      </w:r>
      <w:ins w:id="1834" w:author="Author">
        <w:r>
          <w:rPr>
            <w:rFonts w:cs="Arial"/>
            <w:szCs w:val="20"/>
          </w:rPr>
          <w:t xml:space="preserve"> The auditor also takes into the account the relative effects of </w:t>
        </w:r>
        <w:r>
          <w:rPr>
            <w:rFonts w:cs="Arial"/>
            <w:szCs w:val="20"/>
          </w:rPr>
          <w:lastRenderedPageBreak/>
          <w:t xml:space="preserve">the inherent risk factors when assessing inherent risk. The lower the effect of the inherent risk factors, the lower the assessed risk is likely to be. </w:t>
        </w:r>
      </w:ins>
      <w:r w:rsidRPr="00961271">
        <w:rPr>
          <w:rFonts w:cs="Arial"/>
          <w:szCs w:val="20"/>
        </w:rPr>
        <w:t>However, risks of material misstatement that may be assessed as having higher inherent risk and may therefore be assessed as significant risks, may arise from matters such as the following:</w:t>
      </w:r>
    </w:p>
    <w:p w:rsidR="005C2535" w:rsidRPr="00961271" w:rsidRDefault="005C2535" w:rsidP="007B1D35">
      <w:pPr>
        <w:pStyle w:val="ListParagraph"/>
        <w:numPr>
          <w:ilvl w:val="0"/>
          <w:numId w:val="106"/>
        </w:numPr>
        <w:ind w:left="1094" w:hanging="547"/>
        <w:contextualSpacing w:val="0"/>
        <w:rPr>
          <w:rFonts w:cs="Arial"/>
          <w:szCs w:val="20"/>
        </w:rPr>
      </w:pPr>
      <w:r w:rsidRPr="00961271">
        <w:rPr>
          <w:rFonts w:cs="Arial"/>
          <w:szCs w:val="20"/>
        </w:rPr>
        <w:t>Transactions for which there are multiple acceptable accounting treatments such that subjectivity is involved.</w:t>
      </w:r>
    </w:p>
    <w:p w:rsidR="005C2535" w:rsidRPr="00961271" w:rsidRDefault="005C2535" w:rsidP="007B1D35">
      <w:pPr>
        <w:pStyle w:val="ListParagraph"/>
        <w:numPr>
          <w:ilvl w:val="0"/>
          <w:numId w:val="106"/>
        </w:numPr>
        <w:ind w:left="1094" w:hanging="547"/>
        <w:contextualSpacing w:val="0"/>
        <w:rPr>
          <w:rFonts w:cs="Arial"/>
          <w:szCs w:val="20"/>
        </w:rPr>
      </w:pPr>
      <w:r w:rsidRPr="00961271">
        <w:rPr>
          <w:rFonts w:cs="Arial"/>
          <w:szCs w:val="20"/>
        </w:rPr>
        <w:t>Accounting estimates that have high estimation uncertainty or complex models.</w:t>
      </w:r>
    </w:p>
    <w:p w:rsidR="005C2535" w:rsidRPr="00961271" w:rsidRDefault="005C2535" w:rsidP="007B1D35">
      <w:pPr>
        <w:pStyle w:val="ListParagraph"/>
        <w:numPr>
          <w:ilvl w:val="0"/>
          <w:numId w:val="106"/>
        </w:numPr>
        <w:ind w:left="1094" w:hanging="547"/>
        <w:contextualSpacing w:val="0"/>
        <w:rPr>
          <w:rFonts w:cs="Arial"/>
          <w:szCs w:val="20"/>
        </w:rPr>
      </w:pPr>
      <w:r w:rsidRPr="00961271">
        <w:rPr>
          <w:rFonts w:cs="Arial"/>
          <w:szCs w:val="20"/>
        </w:rPr>
        <w:t>Complexity in data collection and processing to support account balances.</w:t>
      </w:r>
    </w:p>
    <w:p w:rsidR="005C2535" w:rsidRPr="00961271" w:rsidRDefault="005C2535" w:rsidP="007B1D35">
      <w:pPr>
        <w:pStyle w:val="ListParagraph"/>
        <w:numPr>
          <w:ilvl w:val="0"/>
          <w:numId w:val="106"/>
        </w:numPr>
        <w:ind w:left="1094" w:hanging="547"/>
        <w:contextualSpacing w:val="0"/>
        <w:rPr>
          <w:rFonts w:cs="Arial"/>
          <w:szCs w:val="20"/>
        </w:rPr>
      </w:pPr>
      <w:r w:rsidRPr="00961271">
        <w:rPr>
          <w:rFonts w:cs="Arial"/>
          <w:szCs w:val="20"/>
        </w:rPr>
        <w:t>Account balances or quantitative disclosures that involve complex calculations</w:t>
      </w:r>
    </w:p>
    <w:p w:rsidR="005C2535" w:rsidRPr="00961271" w:rsidRDefault="005C2535" w:rsidP="007B1D35">
      <w:pPr>
        <w:pStyle w:val="ListParagraph"/>
        <w:numPr>
          <w:ilvl w:val="0"/>
          <w:numId w:val="106"/>
        </w:numPr>
        <w:ind w:left="1094" w:hanging="547"/>
        <w:contextualSpacing w:val="0"/>
        <w:rPr>
          <w:rFonts w:cs="Arial"/>
          <w:szCs w:val="20"/>
        </w:rPr>
      </w:pPr>
      <w:r w:rsidRPr="00961271">
        <w:rPr>
          <w:rFonts w:cs="Arial"/>
          <w:szCs w:val="20"/>
        </w:rPr>
        <w:t>Accounting principles that may be subject to differing interpretation.</w:t>
      </w:r>
    </w:p>
    <w:p w:rsidR="005C2535" w:rsidRPr="00961271" w:rsidRDefault="005C2535" w:rsidP="007B1D35">
      <w:pPr>
        <w:pStyle w:val="ListParagraph"/>
        <w:numPr>
          <w:ilvl w:val="0"/>
          <w:numId w:val="106"/>
        </w:numPr>
        <w:ind w:left="1094" w:hanging="547"/>
        <w:contextualSpacing w:val="0"/>
        <w:rPr>
          <w:rFonts w:cs="Arial"/>
          <w:szCs w:val="20"/>
        </w:rPr>
      </w:pPr>
      <w:r w:rsidRPr="00961271">
        <w:rPr>
          <w:rFonts w:cs="Arial"/>
          <w:szCs w:val="20"/>
        </w:rPr>
        <w:t>Changes in the entity’s business that involve changes in accounting, for example, mergers and acquisitions.</w:t>
      </w:r>
    </w:p>
    <w:p w:rsidR="005C2535" w:rsidRPr="003B0083" w:rsidRDefault="005C2535" w:rsidP="005C2535">
      <w:pPr>
        <w:ind w:left="547" w:hanging="547"/>
        <w:rPr>
          <w:rFonts w:cs="Arial"/>
          <w:strike/>
          <w:kern w:val="20"/>
          <w:szCs w:val="20"/>
        </w:rPr>
      </w:pPr>
      <w:r w:rsidRPr="00961271">
        <w:rPr>
          <w:rFonts w:cs="Arial"/>
          <w:kern w:val="20"/>
          <w:szCs w:val="20"/>
        </w:rPr>
        <w:t>A230.</w:t>
      </w:r>
      <w:r w:rsidRPr="00961271">
        <w:rPr>
          <w:rFonts w:cs="Arial"/>
          <w:kern w:val="20"/>
          <w:szCs w:val="20"/>
        </w:rPr>
        <w:tab/>
      </w:r>
      <w:r>
        <w:rPr>
          <w:rFonts w:cs="Arial"/>
          <w:kern w:val="20"/>
          <w:szCs w:val="20"/>
        </w:rPr>
        <w:t>[</w:t>
      </w:r>
      <w:r w:rsidRPr="007B1D35">
        <w:rPr>
          <w:rFonts w:cs="Arial"/>
          <w:i/>
          <w:kern w:val="20"/>
          <w:szCs w:val="20"/>
          <w:highlight w:val="yellow"/>
        </w:rPr>
        <w:t>Moved to para. 229a</w:t>
      </w:r>
      <w:r>
        <w:rPr>
          <w:rFonts w:cs="Arial"/>
          <w:kern w:val="20"/>
          <w:szCs w:val="20"/>
        </w:rPr>
        <w:t xml:space="preserve">] </w:t>
      </w:r>
      <w:r w:rsidRPr="003B0083">
        <w:rPr>
          <w:rFonts w:cs="Arial"/>
          <w:strike/>
          <w:kern w:val="20"/>
          <w:szCs w:val="20"/>
        </w:rPr>
        <w:t>Significant risks include those risks of material misstatement that are treated as significant in accordance with the requirements of other ISAs. ISA 240 provides further requirements and guidance in relation to the identification and assessment of the risks of material misstatement due to fraud.</w:t>
      </w:r>
      <w:r w:rsidRPr="003B0083">
        <w:rPr>
          <w:rFonts w:cs="Arial"/>
          <w:strike/>
          <w:kern w:val="20"/>
          <w:szCs w:val="20"/>
          <w:vertAlign w:val="superscript"/>
        </w:rPr>
        <w:footnoteReference w:id="65"/>
      </w:r>
    </w:p>
    <w:p w:rsidR="005C2535" w:rsidRPr="00961271" w:rsidDel="002D2BA9" w:rsidRDefault="005C2535" w:rsidP="005C2535">
      <w:pPr>
        <w:spacing w:before="240"/>
        <w:rPr>
          <w:del w:id="1835" w:author="Author"/>
          <w:rFonts w:cs="Arial"/>
          <w:kern w:val="20"/>
          <w:szCs w:val="20"/>
        </w:rPr>
      </w:pPr>
      <w:del w:id="1836" w:author="Author">
        <w:r w:rsidRPr="00961271" w:rsidDel="002D2BA9">
          <w:rPr>
            <w:rFonts w:cs="Arial"/>
            <w:kern w:val="20"/>
            <w:szCs w:val="20"/>
          </w:rPr>
          <w:delText>Implications for the audit</w:delText>
        </w:r>
      </w:del>
    </w:p>
    <w:p w:rsidR="005C2535" w:rsidRPr="003B0083" w:rsidRDefault="005C2535" w:rsidP="005C2535">
      <w:pPr>
        <w:ind w:left="547" w:hanging="547"/>
        <w:rPr>
          <w:rFonts w:cs="Arial"/>
          <w:strike/>
          <w:kern w:val="20"/>
          <w:szCs w:val="20"/>
        </w:rPr>
      </w:pPr>
      <w:r w:rsidRPr="00961271">
        <w:rPr>
          <w:rFonts w:cs="Arial"/>
          <w:kern w:val="20"/>
          <w:szCs w:val="20"/>
        </w:rPr>
        <w:t>A231.</w:t>
      </w:r>
      <w:r>
        <w:rPr>
          <w:rFonts w:cs="Arial"/>
          <w:kern w:val="20"/>
          <w:szCs w:val="20"/>
        </w:rPr>
        <w:t>[</w:t>
      </w:r>
      <w:r w:rsidRPr="007B1D35">
        <w:rPr>
          <w:rFonts w:cs="Arial"/>
          <w:i/>
          <w:kern w:val="20"/>
          <w:szCs w:val="20"/>
          <w:highlight w:val="yellow"/>
        </w:rPr>
        <w:t>Moved to para. A228a</w:t>
      </w:r>
      <w:r>
        <w:rPr>
          <w:rFonts w:cs="Arial"/>
          <w:kern w:val="20"/>
          <w:szCs w:val="20"/>
        </w:rPr>
        <w:t xml:space="preserve">] </w:t>
      </w:r>
      <w:r w:rsidRPr="003B0083">
        <w:rPr>
          <w:rFonts w:cs="Arial"/>
          <w:strike/>
          <w:kern w:val="20"/>
          <w:szCs w:val="20"/>
        </w:rPr>
        <w:tab/>
        <w:t>ISA 330 describes the consequences for further audit procedures of identifying a risk as significant. When a risk is assessed as a significant risk, the implications for the audit include the design and implementation of an appropriate response to address the assessed risk, which may include for example the use of more experienced engagement team members, including those with specialized skills, to perform audit procedures or audit work may involve the use of experts. In addition, the ISAs set out required responses, including:</w:t>
      </w:r>
    </w:p>
    <w:p w:rsidR="005C2535" w:rsidRPr="003B0083" w:rsidRDefault="005C2535" w:rsidP="007B1D35">
      <w:pPr>
        <w:pStyle w:val="ListParagraph"/>
        <w:numPr>
          <w:ilvl w:val="0"/>
          <w:numId w:val="107"/>
        </w:numPr>
        <w:ind w:left="1094" w:hanging="547"/>
        <w:contextualSpacing w:val="0"/>
        <w:rPr>
          <w:rFonts w:cs="Arial"/>
          <w:strike/>
          <w:kern w:val="20"/>
          <w:szCs w:val="20"/>
        </w:rPr>
      </w:pPr>
      <w:r w:rsidRPr="003B0083">
        <w:rPr>
          <w:rFonts w:cs="Arial"/>
          <w:strike/>
          <w:kern w:val="20"/>
          <w:szCs w:val="20"/>
        </w:rPr>
        <w:t>Controls that address significant risks are required to be identified as relevant to the audit in accordance with paragraph 39.</w:t>
      </w:r>
    </w:p>
    <w:p w:rsidR="005C2535" w:rsidRPr="003B0083" w:rsidRDefault="005C2535" w:rsidP="007B1D35">
      <w:pPr>
        <w:pStyle w:val="ListParagraph"/>
        <w:numPr>
          <w:ilvl w:val="0"/>
          <w:numId w:val="107"/>
        </w:numPr>
        <w:ind w:left="1094" w:hanging="547"/>
        <w:contextualSpacing w:val="0"/>
        <w:rPr>
          <w:rFonts w:cs="Arial"/>
          <w:strike/>
          <w:kern w:val="20"/>
          <w:szCs w:val="20"/>
        </w:rPr>
      </w:pPr>
      <w:r w:rsidRPr="003B0083">
        <w:rPr>
          <w:rFonts w:cs="Arial"/>
          <w:strike/>
          <w:kern w:val="20"/>
          <w:szCs w:val="20"/>
        </w:rPr>
        <w:t>ISA 330 requires controls that address significant risks to be tested in the current period (when the auditor intends to rely on the operating effectiveness of such controls) and substantive procedures to be planned and performed that are specifically responsive to the identified significant risk.</w:t>
      </w:r>
      <w:r w:rsidRPr="003B0083">
        <w:rPr>
          <w:rFonts w:cs="Arial"/>
          <w:strike/>
          <w:szCs w:val="20"/>
          <w:vertAlign w:val="superscript"/>
        </w:rPr>
        <w:footnoteReference w:id="66"/>
      </w:r>
      <w:r w:rsidRPr="003B0083">
        <w:rPr>
          <w:rFonts w:cs="Arial"/>
          <w:strike/>
          <w:kern w:val="20"/>
          <w:szCs w:val="20"/>
        </w:rPr>
        <w:t xml:space="preserve">       </w:t>
      </w:r>
    </w:p>
    <w:p w:rsidR="005C2535" w:rsidRPr="003B0083" w:rsidRDefault="005C2535" w:rsidP="007B1D35">
      <w:pPr>
        <w:pStyle w:val="ListParagraph"/>
        <w:numPr>
          <w:ilvl w:val="0"/>
          <w:numId w:val="107"/>
        </w:numPr>
        <w:ind w:left="1094" w:hanging="547"/>
        <w:contextualSpacing w:val="0"/>
        <w:rPr>
          <w:rFonts w:cs="Arial"/>
          <w:strike/>
          <w:kern w:val="20"/>
          <w:szCs w:val="20"/>
        </w:rPr>
      </w:pPr>
      <w:r w:rsidRPr="003B0083">
        <w:rPr>
          <w:rFonts w:cs="Arial"/>
          <w:strike/>
          <w:kern w:val="20"/>
          <w:szCs w:val="20"/>
        </w:rPr>
        <w:t>ISA 330 requires the auditor to obtain more persuasive audit evidence the higher the auditor’s assessment of risk.</w:t>
      </w:r>
      <w:r w:rsidRPr="003B0083">
        <w:rPr>
          <w:rStyle w:val="FootnoteReference"/>
          <w:rFonts w:cs="Arial"/>
          <w:strike/>
          <w:szCs w:val="20"/>
        </w:rPr>
        <w:footnoteReference w:id="67"/>
      </w:r>
      <w:r w:rsidRPr="003B0083">
        <w:rPr>
          <w:rFonts w:cs="Arial"/>
          <w:strike/>
          <w:kern w:val="20"/>
          <w:szCs w:val="20"/>
        </w:rPr>
        <w:t xml:space="preserve"> </w:t>
      </w:r>
    </w:p>
    <w:p w:rsidR="005C2535" w:rsidRPr="003B0083" w:rsidRDefault="005C2535" w:rsidP="007B1D35">
      <w:pPr>
        <w:pStyle w:val="ListParagraph"/>
        <w:numPr>
          <w:ilvl w:val="0"/>
          <w:numId w:val="107"/>
        </w:numPr>
        <w:ind w:left="1094" w:hanging="547"/>
        <w:contextualSpacing w:val="0"/>
        <w:rPr>
          <w:rFonts w:cs="Arial"/>
          <w:strike/>
          <w:kern w:val="20"/>
          <w:szCs w:val="20"/>
        </w:rPr>
      </w:pPr>
      <w:r w:rsidRPr="003B0083">
        <w:rPr>
          <w:rFonts w:cs="Arial"/>
          <w:strike/>
          <w:kern w:val="20"/>
          <w:szCs w:val="20"/>
        </w:rPr>
        <w:t>ISA 260 (Revised) requires communicating with those charged with governance about the significant risks identified by the auditor.</w:t>
      </w:r>
      <w:r w:rsidRPr="003B0083">
        <w:rPr>
          <w:rStyle w:val="FootnoteReference"/>
          <w:rFonts w:cs="Arial"/>
          <w:strike/>
          <w:szCs w:val="20"/>
        </w:rPr>
        <w:footnoteReference w:id="68"/>
      </w:r>
    </w:p>
    <w:p w:rsidR="005C2535" w:rsidRPr="003B0083" w:rsidRDefault="005C2535" w:rsidP="007B1D35">
      <w:pPr>
        <w:pStyle w:val="ListParagraph"/>
        <w:numPr>
          <w:ilvl w:val="0"/>
          <w:numId w:val="107"/>
        </w:numPr>
        <w:ind w:left="1094" w:hanging="547"/>
        <w:contextualSpacing w:val="0"/>
        <w:rPr>
          <w:rFonts w:cs="Arial"/>
          <w:strike/>
          <w:kern w:val="20"/>
          <w:szCs w:val="20"/>
        </w:rPr>
      </w:pPr>
      <w:r w:rsidRPr="003B0083">
        <w:rPr>
          <w:rFonts w:cs="Arial"/>
          <w:strike/>
          <w:kern w:val="20"/>
          <w:szCs w:val="20"/>
        </w:rPr>
        <w:lastRenderedPageBreak/>
        <w:t>ISA 701 requires the auditor to take into account significant risks when determining those matters that required significant auditor attention, which are matters that may be key audit matters.</w:t>
      </w:r>
      <w:r w:rsidRPr="003B0083">
        <w:rPr>
          <w:rStyle w:val="FootnoteReference"/>
          <w:rFonts w:cs="Arial"/>
          <w:strike/>
          <w:szCs w:val="20"/>
        </w:rPr>
        <w:footnoteReference w:id="69"/>
      </w:r>
    </w:p>
    <w:p w:rsidR="005C2535" w:rsidRPr="003B0083" w:rsidRDefault="005C2535" w:rsidP="007B1D35">
      <w:pPr>
        <w:pStyle w:val="ListParagraph"/>
        <w:numPr>
          <w:ilvl w:val="0"/>
          <w:numId w:val="107"/>
        </w:numPr>
        <w:ind w:left="1094" w:hanging="547"/>
        <w:contextualSpacing w:val="0"/>
        <w:rPr>
          <w:rFonts w:cs="Arial"/>
          <w:strike/>
          <w:kern w:val="20"/>
          <w:szCs w:val="20"/>
        </w:rPr>
      </w:pPr>
      <w:r w:rsidRPr="003B0083">
        <w:rPr>
          <w:rFonts w:cs="Arial"/>
          <w:strike/>
          <w:kern w:val="20"/>
          <w:szCs w:val="20"/>
        </w:rPr>
        <w:t>Review of audit documentation by the engagement partner on or before the date of the auditor’s report which allows significant matters, including significant risks, to be resolved on a timely basis to the engagement partner’s satisfaction.</w:t>
      </w:r>
      <w:r w:rsidRPr="003B0083">
        <w:rPr>
          <w:rFonts w:cs="Arial"/>
          <w:strike/>
          <w:szCs w:val="20"/>
          <w:vertAlign w:val="superscript"/>
        </w:rPr>
        <w:footnoteReference w:id="70"/>
      </w:r>
    </w:p>
    <w:p w:rsidR="005C2535" w:rsidRPr="003B0083" w:rsidRDefault="005C2535" w:rsidP="007B1D35">
      <w:pPr>
        <w:pStyle w:val="ListParagraph"/>
        <w:numPr>
          <w:ilvl w:val="0"/>
          <w:numId w:val="107"/>
        </w:numPr>
        <w:ind w:left="1094" w:hanging="547"/>
        <w:contextualSpacing w:val="0"/>
        <w:rPr>
          <w:rFonts w:cs="Arial"/>
          <w:strike/>
          <w:kern w:val="20"/>
          <w:szCs w:val="20"/>
        </w:rPr>
      </w:pPr>
      <w:r w:rsidRPr="003B0083">
        <w:rPr>
          <w:rFonts w:cs="Arial"/>
          <w:strike/>
          <w:kern w:val="20"/>
          <w:szCs w:val="20"/>
        </w:rPr>
        <w:t>ISA 600 requires more involvement by the group engagement partner if the significant risk relates to a component in a group audit and for the group engagement team to direct the work required at the component by the component auditor.</w:t>
      </w:r>
      <w:r w:rsidRPr="003B0083">
        <w:rPr>
          <w:rStyle w:val="FootnoteReference"/>
          <w:rFonts w:cs="Arial"/>
          <w:strike/>
          <w:szCs w:val="20"/>
        </w:rPr>
        <w:footnoteReference w:id="71"/>
      </w:r>
    </w:p>
    <w:p w:rsidR="005C2535" w:rsidRPr="003B0083" w:rsidRDefault="005C2535" w:rsidP="007B1D35">
      <w:pPr>
        <w:pStyle w:val="ListParagraph"/>
        <w:numPr>
          <w:ilvl w:val="0"/>
          <w:numId w:val="107"/>
        </w:numPr>
        <w:tabs>
          <w:tab w:val="left" w:pos="1094"/>
        </w:tabs>
        <w:ind w:left="1094" w:hanging="547"/>
        <w:contextualSpacing w:val="0"/>
        <w:rPr>
          <w:rFonts w:cs="Arial"/>
          <w:strike/>
          <w:szCs w:val="20"/>
        </w:rPr>
      </w:pPr>
      <w:r w:rsidRPr="003B0083">
        <w:rPr>
          <w:rFonts w:cs="Arial"/>
          <w:strike/>
          <w:szCs w:val="20"/>
        </w:rPr>
        <w:t xml:space="preserve">The nature, timing and extent of the involvement of individuals with specialized skills and knowledge may vary throughout the audit. </w:t>
      </w:r>
    </w:p>
    <w:p w:rsidR="005C2535" w:rsidRPr="00961271" w:rsidRDefault="005C2535" w:rsidP="005C2535">
      <w:pPr>
        <w:keepNext/>
        <w:spacing w:before="240"/>
        <w:rPr>
          <w:rFonts w:cs="Arial"/>
          <w:szCs w:val="20"/>
        </w:rPr>
      </w:pPr>
      <w:r w:rsidRPr="00961271">
        <w:rPr>
          <w:rFonts w:cs="Arial"/>
          <w:bCs/>
          <w:i/>
          <w:iCs/>
          <w:kern w:val="20"/>
          <w:szCs w:val="20"/>
        </w:rPr>
        <w:t xml:space="preserve">Risks for Which Substantive Procedures Alone Cannot Provide Sufficient Appropriate Audit Evidence </w:t>
      </w:r>
      <w:r>
        <w:rPr>
          <w:rFonts w:cs="Arial"/>
          <w:bCs/>
          <w:iCs/>
          <w:kern w:val="20"/>
          <w:szCs w:val="20"/>
        </w:rPr>
        <w:t>(Ref: Para. 51</w:t>
      </w:r>
      <w:r w:rsidRPr="00961271">
        <w:rPr>
          <w:rFonts w:cs="Arial"/>
          <w:bCs/>
          <w:iCs/>
          <w:kern w:val="20"/>
          <w:szCs w:val="20"/>
        </w:rPr>
        <w:t>)</w:t>
      </w:r>
    </w:p>
    <w:p w:rsidR="005C2535" w:rsidRPr="003B0083" w:rsidRDefault="005C2535" w:rsidP="005C2535">
      <w:pPr>
        <w:jc w:val="left"/>
        <w:rPr>
          <w:ins w:id="1837" w:author="Author"/>
          <w:rFonts w:cs="Arial"/>
          <w:b/>
          <w:i/>
          <w:kern w:val="20"/>
          <w:szCs w:val="20"/>
        </w:rPr>
      </w:pPr>
      <w:ins w:id="1838" w:author="Author">
        <w:r w:rsidRPr="003B0083">
          <w:rPr>
            <w:rFonts w:cs="Arial"/>
            <w:b/>
            <w:i/>
            <w:kern w:val="20"/>
            <w:szCs w:val="20"/>
          </w:rPr>
          <w:t>Why Risks for Which Substantive Procedures Alone Cannot Provide Sufficient Appropriate Audit Evidence are Required to be Identified</w:t>
        </w:r>
      </w:ins>
    </w:p>
    <w:p w:rsidR="005C2535" w:rsidRDefault="005C2535" w:rsidP="005C2535">
      <w:pPr>
        <w:ind w:left="547" w:hanging="547"/>
        <w:rPr>
          <w:ins w:id="1839" w:author="Author"/>
          <w:rFonts w:cs="Arial"/>
          <w:kern w:val="20"/>
          <w:szCs w:val="20"/>
        </w:rPr>
      </w:pPr>
      <w:ins w:id="1840" w:author="Author">
        <w:r>
          <w:rPr>
            <w:rFonts w:cs="Arial"/>
            <w:kern w:val="20"/>
            <w:szCs w:val="20"/>
          </w:rPr>
          <w:t xml:space="preserve">A231a. Due to the nature of a risk of material misstatement,  and the control activities that address that risk, in some circumstances, the only way to obtain </w:t>
        </w:r>
        <w:proofErr w:type="gramStart"/>
        <w:r>
          <w:rPr>
            <w:rFonts w:cs="Arial"/>
            <w:kern w:val="20"/>
            <w:szCs w:val="20"/>
          </w:rPr>
          <w:t>sufficient</w:t>
        </w:r>
        <w:proofErr w:type="gramEnd"/>
        <w:r>
          <w:rPr>
            <w:rFonts w:cs="Arial"/>
            <w:kern w:val="20"/>
            <w:szCs w:val="20"/>
          </w:rPr>
          <w:t xml:space="preserve"> appropriate audit evidence is to test the operating effectiveness of controls. Accordingly, there is a requirement for the auditor to identify any such risks because of the implications for the design and performance</w:t>
        </w:r>
        <w:r w:rsidRPr="003023D9">
          <w:rPr>
            <w:rFonts w:cs="Arial"/>
            <w:kern w:val="20"/>
            <w:szCs w:val="20"/>
          </w:rPr>
          <w:t xml:space="preserve"> of </w:t>
        </w:r>
        <w:r>
          <w:rPr>
            <w:rFonts w:cs="Arial"/>
            <w:kern w:val="20"/>
            <w:szCs w:val="20"/>
          </w:rPr>
          <w:t>further</w:t>
        </w:r>
        <w:r w:rsidRPr="003023D9">
          <w:rPr>
            <w:rFonts w:cs="Arial"/>
            <w:kern w:val="20"/>
            <w:szCs w:val="20"/>
          </w:rPr>
          <w:t xml:space="preserve"> audit procedures </w:t>
        </w:r>
        <w:r>
          <w:rPr>
            <w:rFonts w:cs="Arial"/>
            <w:kern w:val="20"/>
            <w:szCs w:val="20"/>
          </w:rPr>
          <w:t xml:space="preserve">to address risks of material misstatement </w:t>
        </w:r>
        <w:r w:rsidRPr="003023D9">
          <w:rPr>
            <w:rFonts w:cs="Arial"/>
            <w:kern w:val="20"/>
            <w:szCs w:val="20"/>
          </w:rPr>
          <w:t>at the assertion level</w:t>
        </w:r>
        <w:r>
          <w:rPr>
            <w:rFonts w:cs="Arial"/>
            <w:kern w:val="20"/>
            <w:szCs w:val="20"/>
          </w:rPr>
          <w:t xml:space="preserve">.   </w:t>
        </w:r>
      </w:ins>
    </w:p>
    <w:p w:rsidR="005C2535" w:rsidRPr="00BE4AAF" w:rsidRDefault="005C2535" w:rsidP="005C2535">
      <w:pPr>
        <w:ind w:left="547" w:hanging="547"/>
        <w:rPr>
          <w:rFonts w:cs="Arial"/>
          <w:strike/>
          <w:szCs w:val="20"/>
          <w:u w:val="single"/>
        </w:rPr>
      </w:pPr>
      <w:ins w:id="1841" w:author="Author">
        <w:r>
          <w:rPr>
            <w:rFonts w:cs="Arial"/>
            <w:kern w:val="20"/>
            <w:szCs w:val="20"/>
          </w:rPr>
          <w:t xml:space="preserve">A231b. </w:t>
        </w:r>
      </w:ins>
      <w:r>
        <w:rPr>
          <w:rFonts w:cs="Arial"/>
          <w:kern w:val="20"/>
          <w:szCs w:val="20"/>
        </w:rPr>
        <w:t>[</w:t>
      </w:r>
      <w:r w:rsidRPr="007B1D35">
        <w:rPr>
          <w:rFonts w:cs="Arial"/>
          <w:i/>
          <w:kern w:val="20"/>
          <w:szCs w:val="20"/>
          <w:highlight w:val="yellow"/>
        </w:rPr>
        <w:t>Previously para. A239</w:t>
      </w:r>
      <w:r>
        <w:rPr>
          <w:rFonts w:cs="Arial"/>
          <w:kern w:val="20"/>
          <w:szCs w:val="20"/>
        </w:rPr>
        <w:t xml:space="preserve">] </w:t>
      </w:r>
      <w:r w:rsidRPr="00BE4AAF">
        <w:rPr>
          <w:rFonts w:cs="Arial"/>
          <w:szCs w:val="20"/>
          <w:u w:val="single"/>
        </w:rPr>
        <w:t xml:space="preserve">Paragraph 39 </w:t>
      </w:r>
      <w:ins w:id="1842" w:author="Author">
        <w:r>
          <w:rPr>
            <w:rFonts w:cs="Arial"/>
            <w:szCs w:val="20"/>
            <w:u w:val="single"/>
          </w:rPr>
          <w:t>also</w:t>
        </w:r>
      </w:ins>
      <w:r w:rsidRPr="00BE4AAF">
        <w:rPr>
          <w:rFonts w:cs="Arial"/>
          <w:szCs w:val="20"/>
          <w:u w:val="single"/>
        </w:rPr>
        <w:t xml:space="preserve"> requires the identification of controls that address risks for which substantive procedures alone cannot provide sufficient appropriate audit evidence to be relevant to the audit because the auditor is required, in accordance with ISA 330,</w:t>
      </w:r>
      <w:r w:rsidRPr="00BE4AAF">
        <w:rPr>
          <w:rStyle w:val="FootnoteReference"/>
          <w:rFonts w:eastAsiaTheme="majorEastAsia" w:cs="Arial"/>
          <w:szCs w:val="20"/>
          <w:u w:val="single"/>
        </w:rPr>
        <w:footnoteReference w:id="72"/>
      </w:r>
      <w:r w:rsidRPr="00BE4AAF">
        <w:rPr>
          <w:rFonts w:cs="Arial"/>
          <w:szCs w:val="20"/>
          <w:u w:val="single"/>
        </w:rPr>
        <w:t xml:space="preserve"> to design and perform tests of such controls.</w:t>
      </w:r>
    </w:p>
    <w:p w:rsidR="005C2535" w:rsidRDefault="005C2535" w:rsidP="005C2535">
      <w:pPr>
        <w:spacing w:before="240"/>
        <w:jc w:val="left"/>
        <w:rPr>
          <w:ins w:id="1845" w:author="Author"/>
          <w:rFonts w:cs="Arial"/>
          <w:kern w:val="20"/>
          <w:szCs w:val="20"/>
        </w:rPr>
      </w:pPr>
      <w:ins w:id="1846" w:author="Author">
        <w:r>
          <w:rPr>
            <w:rFonts w:cs="Arial"/>
            <w:kern w:val="20"/>
            <w:szCs w:val="20"/>
          </w:rPr>
          <w:t>Controls that Address Risks for Which Substantive Procedures Alone Cannot Provide Sufficient Appropriate Audit Evidence</w:t>
        </w:r>
      </w:ins>
    </w:p>
    <w:p w:rsidR="005C2535" w:rsidRPr="00961271" w:rsidRDefault="005C2535" w:rsidP="005C2535">
      <w:pPr>
        <w:ind w:left="547" w:hanging="547"/>
        <w:rPr>
          <w:rFonts w:cs="Arial"/>
          <w:kern w:val="20"/>
          <w:szCs w:val="20"/>
        </w:rPr>
      </w:pPr>
      <w:r w:rsidRPr="00961271">
        <w:rPr>
          <w:rFonts w:cs="Arial"/>
          <w:kern w:val="20"/>
          <w:szCs w:val="20"/>
        </w:rPr>
        <w:t>A23</w:t>
      </w:r>
      <w:del w:id="1847" w:author="Author">
        <w:r w:rsidRPr="00961271" w:rsidDel="00377DAC">
          <w:rPr>
            <w:rFonts w:cs="Arial"/>
            <w:kern w:val="20"/>
            <w:szCs w:val="20"/>
          </w:rPr>
          <w:delText>6</w:delText>
        </w:r>
      </w:del>
      <w:ins w:id="1848" w:author="Author">
        <w:r>
          <w:rPr>
            <w:rFonts w:cs="Arial"/>
            <w:kern w:val="20"/>
            <w:szCs w:val="20"/>
          </w:rPr>
          <w:t>1a</w:t>
        </w:r>
      </w:ins>
      <w:r w:rsidRPr="00961271">
        <w:rPr>
          <w:rFonts w:cs="Arial"/>
          <w:kern w:val="20"/>
          <w:szCs w:val="20"/>
        </w:rPr>
        <w:t xml:space="preserve">. </w:t>
      </w:r>
      <w:r>
        <w:rPr>
          <w:rFonts w:cs="Arial"/>
          <w:kern w:val="20"/>
          <w:szCs w:val="20"/>
        </w:rPr>
        <w:t>[</w:t>
      </w:r>
      <w:r w:rsidRPr="007B1D35">
        <w:rPr>
          <w:rFonts w:cs="Arial"/>
          <w:i/>
          <w:kern w:val="20"/>
          <w:szCs w:val="20"/>
          <w:highlight w:val="yellow"/>
        </w:rPr>
        <w:t>Previously para. A236</w:t>
      </w:r>
      <w:r>
        <w:rPr>
          <w:rFonts w:cs="Arial"/>
          <w:kern w:val="20"/>
          <w:szCs w:val="20"/>
        </w:rPr>
        <w:t xml:space="preserve">] </w:t>
      </w:r>
      <w:r w:rsidRPr="00961271">
        <w:rPr>
          <w:rFonts w:cs="Arial"/>
          <w:kern w:val="20"/>
          <w:szCs w:val="20"/>
        </w:rPr>
        <w:t xml:space="preserve">Risks of material misstatement may relate directly to the recording of routine classes of transactions or account balances, and the preparation of reliable financial statements. Such risks may include risks of inaccurate or incomplete processing for routine and significant classes of transactions such as an entity’s revenue, purchases, and cash receipts or cash payments. </w:t>
      </w:r>
    </w:p>
    <w:p w:rsidR="005C2535" w:rsidRPr="00961271" w:rsidRDefault="005C2535" w:rsidP="005C2535">
      <w:pPr>
        <w:ind w:left="547" w:hanging="547"/>
        <w:rPr>
          <w:rFonts w:cs="Arial"/>
          <w:kern w:val="20"/>
          <w:szCs w:val="20"/>
        </w:rPr>
      </w:pPr>
      <w:r w:rsidRPr="00961271">
        <w:rPr>
          <w:rFonts w:cs="Arial"/>
          <w:kern w:val="20"/>
          <w:szCs w:val="20"/>
        </w:rPr>
        <w:t>A23</w:t>
      </w:r>
      <w:ins w:id="1849" w:author="Author">
        <w:r>
          <w:rPr>
            <w:rFonts w:cs="Arial"/>
            <w:kern w:val="20"/>
            <w:szCs w:val="20"/>
          </w:rPr>
          <w:t>1b</w:t>
        </w:r>
      </w:ins>
      <w:del w:id="1850" w:author="Author">
        <w:r w:rsidRPr="00961271" w:rsidDel="00377DAC">
          <w:rPr>
            <w:rFonts w:cs="Arial"/>
            <w:kern w:val="20"/>
            <w:szCs w:val="20"/>
          </w:rPr>
          <w:delText>7</w:delText>
        </w:r>
      </w:del>
      <w:r w:rsidRPr="00961271">
        <w:rPr>
          <w:rFonts w:cs="Arial"/>
          <w:kern w:val="20"/>
          <w:szCs w:val="20"/>
        </w:rPr>
        <w:t>.</w:t>
      </w:r>
      <w:r>
        <w:rPr>
          <w:rFonts w:cs="Arial"/>
          <w:kern w:val="20"/>
          <w:szCs w:val="20"/>
        </w:rPr>
        <w:t>[</w:t>
      </w:r>
      <w:r w:rsidRPr="007B1D35">
        <w:rPr>
          <w:rFonts w:cs="Arial"/>
          <w:i/>
          <w:kern w:val="20"/>
          <w:szCs w:val="20"/>
          <w:highlight w:val="yellow"/>
        </w:rPr>
        <w:t>Previously para. A237</w:t>
      </w:r>
      <w:r>
        <w:rPr>
          <w:rFonts w:cs="Arial"/>
          <w:kern w:val="20"/>
          <w:szCs w:val="20"/>
        </w:rPr>
        <w:t>]</w:t>
      </w:r>
      <w:r w:rsidRPr="00961271">
        <w:rPr>
          <w:rFonts w:cs="Arial"/>
          <w:kern w:val="20"/>
          <w:szCs w:val="20"/>
        </w:rPr>
        <w:t xml:space="preserve"> Where </w:t>
      </w:r>
      <w:del w:id="1851" w:author="Author">
        <w:r w:rsidRPr="00961271" w:rsidDel="00627977">
          <w:rPr>
            <w:rFonts w:cs="Arial"/>
            <w:kern w:val="20"/>
            <w:szCs w:val="20"/>
          </w:rPr>
          <w:delText xml:space="preserve">such </w:delText>
        </w:r>
      </w:del>
      <w:r w:rsidRPr="00961271">
        <w:rPr>
          <w:rFonts w:cs="Arial"/>
          <w:kern w:val="20"/>
          <w:szCs w:val="20"/>
        </w:rPr>
        <w:t xml:space="preserve">routine business transactions are subject to highly automated processing with little or no manual intervention, it may not be possible to perform only substantive procedures in relation to the risk. </w:t>
      </w:r>
      <w:del w:id="1852" w:author="Author">
        <w:r w:rsidRPr="00961271" w:rsidDel="00627977">
          <w:rPr>
            <w:rFonts w:cs="Arial"/>
            <w:kern w:val="20"/>
            <w:szCs w:val="20"/>
          </w:rPr>
          <w:delText>For example, the auditor may consider t</w:delText>
        </w:r>
      </w:del>
      <w:ins w:id="1853" w:author="Author">
        <w:r>
          <w:rPr>
            <w:rFonts w:cs="Arial"/>
            <w:kern w:val="20"/>
            <w:szCs w:val="20"/>
          </w:rPr>
          <w:t>T</w:t>
        </w:r>
      </w:ins>
      <w:r w:rsidRPr="00961271">
        <w:rPr>
          <w:rFonts w:cs="Arial"/>
          <w:kern w:val="20"/>
          <w:szCs w:val="20"/>
        </w:rPr>
        <w:t xml:space="preserve">his to be the case in circumstances where a significant amount of an entity’s information is initiated, recorded, processed, </w:t>
      </w:r>
      <w:r w:rsidRPr="00961271">
        <w:rPr>
          <w:rFonts w:cs="Arial"/>
          <w:kern w:val="20"/>
          <w:szCs w:val="20"/>
        </w:rPr>
        <w:lastRenderedPageBreak/>
        <w:t xml:space="preserve">or reported only in electronic form such as in an information system that involves a high-degree of integration across its IT applications. In such cases: </w:t>
      </w:r>
    </w:p>
    <w:p w:rsidR="005C2535" w:rsidRPr="00961271" w:rsidRDefault="005C2535" w:rsidP="007B1D35">
      <w:pPr>
        <w:pStyle w:val="ListParagraph"/>
        <w:numPr>
          <w:ilvl w:val="0"/>
          <w:numId w:val="108"/>
        </w:numPr>
        <w:ind w:left="1094" w:hanging="547"/>
        <w:contextualSpacing w:val="0"/>
        <w:rPr>
          <w:rFonts w:cs="Arial"/>
          <w:szCs w:val="20"/>
        </w:rPr>
      </w:pPr>
      <w:r w:rsidRPr="00961271">
        <w:rPr>
          <w:rFonts w:cs="Arial"/>
          <w:szCs w:val="20"/>
        </w:rPr>
        <w:t xml:space="preserve">Audit evidence may be available only in electronic form, and its sufficiency and appropriateness usually depend on the effectiveness of controls over its accuracy and completeness. </w:t>
      </w:r>
    </w:p>
    <w:p w:rsidR="005C2535" w:rsidRPr="004C3BE5" w:rsidRDefault="005C2535" w:rsidP="007B1D35">
      <w:pPr>
        <w:pStyle w:val="ListParagraph"/>
        <w:numPr>
          <w:ilvl w:val="0"/>
          <w:numId w:val="108"/>
        </w:numPr>
        <w:spacing w:after="120"/>
        <w:ind w:left="1094" w:hanging="547"/>
        <w:contextualSpacing w:val="0"/>
        <w:rPr>
          <w:ins w:id="1854" w:author="Author"/>
          <w:rFonts w:cs="Arial"/>
          <w:szCs w:val="20"/>
        </w:rPr>
      </w:pPr>
      <w:r w:rsidRPr="00961271">
        <w:rPr>
          <w:rFonts w:cs="Arial"/>
          <w:szCs w:val="20"/>
        </w:rPr>
        <w:t>The potential for improper initiation or alteration of information to occur and not be detected may be greater if appropriate controls are not operating effectively.</w:t>
      </w:r>
      <w:ins w:id="1855" w:author="Author">
        <w:r w:rsidRPr="004C3BE5">
          <w:rPr>
            <w:rFonts w:cs="Arial"/>
            <w:szCs w:val="20"/>
          </w:rPr>
          <w:t xml:space="preserve"> </w:t>
        </w:r>
      </w:ins>
    </w:p>
    <w:tbl>
      <w:tblPr>
        <w:tblStyle w:val="TableGrid"/>
        <w:tblW w:w="0" w:type="auto"/>
        <w:tblInd w:w="547" w:type="dxa"/>
        <w:tblLook w:val="04A0" w:firstRow="1" w:lastRow="0" w:firstColumn="1" w:lastColumn="0" w:noHBand="0" w:noVBand="1"/>
      </w:tblPr>
      <w:tblGrid>
        <w:gridCol w:w="8793"/>
      </w:tblGrid>
      <w:tr w:rsidR="005C2535" w:rsidTr="005C2535">
        <w:trPr>
          <w:ins w:id="1856" w:author="Author"/>
        </w:trPr>
        <w:tc>
          <w:tcPr>
            <w:tcW w:w="9340" w:type="dxa"/>
          </w:tcPr>
          <w:p w:rsidR="005C2535" w:rsidRDefault="005C2535" w:rsidP="005C2535">
            <w:pPr>
              <w:rPr>
                <w:ins w:id="1857" w:author="Author"/>
              </w:rPr>
            </w:pPr>
            <w:ins w:id="1858" w:author="Author">
              <w:r>
                <w:t>Example:</w:t>
              </w:r>
            </w:ins>
          </w:p>
          <w:p w:rsidR="005C2535" w:rsidRDefault="005C2535" w:rsidP="005C2535">
            <w:pPr>
              <w:spacing w:before="120" w:after="120"/>
              <w:rPr>
                <w:ins w:id="1859" w:author="Author"/>
                <w:rFonts w:cs="Arial"/>
                <w:szCs w:val="20"/>
              </w:rPr>
            </w:pPr>
            <w:ins w:id="1860" w:author="Author">
              <w:r>
                <w:t>It is typically not possible to obtain sufficient appropriate audit evidence relating to revenue for a telecommunications entity based on substantive procedures alone.  This is because the evidence of call or data activity does not exist in a form that is observable.  Instead, substantial controls testing is typically performed to determine that the origination and completion of calls, and data activity</w:t>
              </w:r>
              <w:del w:id="1861" w:author="Author">
                <w:r w:rsidDel="007740B8">
                  <w:delText>,</w:delText>
                </w:r>
              </w:del>
              <w:r>
                <w:t xml:space="preserve"> is correctly captured (e.g., minutes of a call or volume of a download) and recorded correctly in the entity’s billing system.</w:t>
              </w:r>
            </w:ins>
          </w:p>
        </w:tc>
      </w:tr>
    </w:tbl>
    <w:p w:rsidR="005C2535" w:rsidRPr="00961271" w:rsidRDefault="005C2535" w:rsidP="005C2535">
      <w:pPr>
        <w:ind w:left="547" w:hanging="547"/>
        <w:rPr>
          <w:rFonts w:cs="Arial"/>
          <w:szCs w:val="20"/>
        </w:rPr>
      </w:pPr>
      <w:r w:rsidRPr="00961271">
        <w:rPr>
          <w:rFonts w:cs="Arial"/>
          <w:szCs w:val="20"/>
        </w:rPr>
        <w:t>A23</w:t>
      </w:r>
      <w:ins w:id="1862" w:author="Author">
        <w:r>
          <w:rPr>
            <w:rFonts w:cs="Arial"/>
            <w:szCs w:val="20"/>
          </w:rPr>
          <w:t>1c</w:t>
        </w:r>
      </w:ins>
      <w:del w:id="1863" w:author="Author">
        <w:r w:rsidRPr="00961271" w:rsidDel="00377DAC">
          <w:rPr>
            <w:rFonts w:cs="Arial"/>
            <w:szCs w:val="20"/>
          </w:rPr>
          <w:delText>8</w:delText>
        </w:r>
      </w:del>
      <w:r w:rsidRPr="00961271">
        <w:rPr>
          <w:rFonts w:cs="Arial"/>
          <w:szCs w:val="20"/>
        </w:rPr>
        <w:t>.</w:t>
      </w:r>
      <w:r>
        <w:rPr>
          <w:rFonts w:cs="Arial"/>
          <w:szCs w:val="20"/>
        </w:rPr>
        <w:t xml:space="preserve"> [</w:t>
      </w:r>
      <w:r w:rsidRPr="007B1D35">
        <w:rPr>
          <w:rFonts w:cs="Arial"/>
          <w:i/>
          <w:szCs w:val="20"/>
          <w:highlight w:val="yellow"/>
        </w:rPr>
        <w:t>Previously para A238</w:t>
      </w:r>
      <w:r>
        <w:rPr>
          <w:rFonts w:cs="Arial"/>
          <w:szCs w:val="20"/>
        </w:rPr>
        <w:t xml:space="preserve">] </w:t>
      </w:r>
      <w:r w:rsidRPr="00961271">
        <w:rPr>
          <w:rFonts w:cs="Arial"/>
          <w:szCs w:val="20"/>
        </w:rPr>
        <w:t>ISA 540 (Revised) provides further guidance related to accounting estimates about risks for which substantive procedures alone cannot provide sufficient appropriate audit evidence.</w:t>
      </w:r>
      <w:r w:rsidRPr="00961271">
        <w:rPr>
          <w:rStyle w:val="FootnoteReference"/>
          <w:rFonts w:cs="Arial"/>
          <w:szCs w:val="20"/>
        </w:rPr>
        <w:footnoteReference w:id="73"/>
      </w:r>
      <w:ins w:id="1864" w:author="Author">
        <w:r>
          <w:rPr>
            <w:rFonts w:cs="Arial"/>
            <w:szCs w:val="20"/>
          </w:rPr>
          <w:t xml:space="preserve"> In relation to accounting estimates this may not be limited to automated </w:t>
        </w:r>
        <w:proofErr w:type="gramStart"/>
        <w:r>
          <w:rPr>
            <w:rFonts w:cs="Arial"/>
            <w:szCs w:val="20"/>
          </w:rPr>
          <w:t>processing, but</w:t>
        </w:r>
        <w:proofErr w:type="gramEnd"/>
        <w:r>
          <w:rPr>
            <w:rFonts w:cs="Arial"/>
            <w:szCs w:val="20"/>
          </w:rPr>
          <w:t xml:space="preserve"> may also be applicable to complex models.</w:t>
        </w:r>
      </w:ins>
    </w:p>
    <w:p w:rsidR="005C2535" w:rsidRPr="00BE4AAF" w:rsidRDefault="005C2535" w:rsidP="005C2535">
      <w:pPr>
        <w:ind w:left="547" w:hanging="547"/>
        <w:rPr>
          <w:rFonts w:cs="Arial"/>
          <w:strike/>
          <w:szCs w:val="20"/>
        </w:rPr>
      </w:pPr>
      <w:r w:rsidRPr="00961271">
        <w:rPr>
          <w:rFonts w:cs="Arial"/>
          <w:kern w:val="20"/>
          <w:szCs w:val="20"/>
        </w:rPr>
        <w:t>A23</w:t>
      </w:r>
      <w:ins w:id="1865" w:author="Author">
        <w:r>
          <w:rPr>
            <w:rFonts w:cs="Arial"/>
            <w:kern w:val="20"/>
            <w:szCs w:val="20"/>
          </w:rPr>
          <w:t>1d</w:t>
        </w:r>
      </w:ins>
      <w:del w:id="1866" w:author="Author">
        <w:r w:rsidRPr="00961271" w:rsidDel="00377DAC">
          <w:rPr>
            <w:rFonts w:cs="Arial"/>
            <w:kern w:val="20"/>
            <w:szCs w:val="20"/>
          </w:rPr>
          <w:delText>9</w:delText>
        </w:r>
      </w:del>
      <w:r w:rsidRPr="00961271">
        <w:rPr>
          <w:rFonts w:cs="Arial"/>
          <w:kern w:val="20"/>
          <w:szCs w:val="20"/>
        </w:rPr>
        <w:t>.</w:t>
      </w:r>
      <w:r>
        <w:rPr>
          <w:rFonts w:cs="Arial"/>
          <w:kern w:val="20"/>
          <w:szCs w:val="20"/>
        </w:rPr>
        <w:t xml:space="preserve"> [</w:t>
      </w:r>
      <w:r w:rsidRPr="007B1D35">
        <w:rPr>
          <w:rFonts w:cs="Arial"/>
          <w:i/>
          <w:kern w:val="20"/>
          <w:szCs w:val="20"/>
          <w:highlight w:val="yellow"/>
        </w:rPr>
        <w:t>Para. A239 moved to para. A231b</w:t>
      </w:r>
      <w:r>
        <w:rPr>
          <w:rFonts w:cs="Arial"/>
          <w:kern w:val="20"/>
          <w:szCs w:val="20"/>
        </w:rPr>
        <w:t xml:space="preserve">] </w:t>
      </w:r>
      <w:r w:rsidRPr="00BE4AAF">
        <w:rPr>
          <w:rFonts w:cs="Arial"/>
          <w:strike/>
          <w:szCs w:val="20"/>
        </w:rPr>
        <w:t>Paragraph 39 requires the identification of controls that address risks for which substantive procedures alone cannot provide sufficient appropriate audit evidence to be relevant to the audit because the auditor is required, in accordance with ISA 330,</w:t>
      </w:r>
      <w:r w:rsidRPr="00BE4AAF">
        <w:rPr>
          <w:rStyle w:val="FootnoteReference"/>
          <w:rFonts w:eastAsiaTheme="majorEastAsia" w:cs="Arial"/>
          <w:strike/>
          <w:szCs w:val="20"/>
        </w:rPr>
        <w:footnoteReference w:id="74"/>
      </w:r>
      <w:r w:rsidRPr="00BE4AAF">
        <w:rPr>
          <w:rFonts w:cs="Arial"/>
          <w:strike/>
          <w:szCs w:val="20"/>
        </w:rPr>
        <w:t xml:space="preserve"> to design and perform tests of such controls.</w:t>
      </w:r>
    </w:p>
    <w:p w:rsidR="005C2535" w:rsidRPr="00961271" w:rsidRDefault="005C2535" w:rsidP="005C2535">
      <w:pPr>
        <w:keepNext/>
        <w:spacing w:before="240"/>
        <w:rPr>
          <w:rFonts w:cs="Arial"/>
          <w:bCs/>
          <w:iCs/>
          <w:kern w:val="20"/>
          <w:szCs w:val="20"/>
        </w:rPr>
      </w:pPr>
      <w:r w:rsidRPr="005056FB">
        <w:rPr>
          <w:rFonts w:cs="Arial"/>
          <w:bCs/>
          <w:i/>
          <w:iCs/>
          <w:kern w:val="20"/>
          <w:szCs w:val="20"/>
        </w:rPr>
        <w:t>Assessing Control Risk</w:t>
      </w:r>
      <w:r w:rsidRPr="00961271">
        <w:rPr>
          <w:rFonts w:cs="Arial"/>
          <w:bCs/>
          <w:i/>
          <w:iCs/>
          <w:kern w:val="20"/>
          <w:szCs w:val="20"/>
        </w:rPr>
        <w:t xml:space="preserve"> </w:t>
      </w:r>
      <w:r>
        <w:rPr>
          <w:rFonts w:cs="Arial"/>
          <w:bCs/>
          <w:iCs/>
          <w:kern w:val="20"/>
          <w:szCs w:val="20"/>
        </w:rPr>
        <w:t>(Ref: Para. 50</w:t>
      </w:r>
      <w:r w:rsidRPr="00961271">
        <w:rPr>
          <w:rFonts w:cs="Arial"/>
          <w:bCs/>
          <w:iCs/>
          <w:kern w:val="20"/>
          <w:szCs w:val="20"/>
        </w:rPr>
        <w:t>)</w:t>
      </w:r>
    </w:p>
    <w:p w:rsidR="005C2535" w:rsidRPr="00961271" w:rsidDel="00EF41EB" w:rsidRDefault="005C2535" w:rsidP="005C2535">
      <w:pPr>
        <w:ind w:left="547" w:hanging="547"/>
        <w:rPr>
          <w:del w:id="1869" w:author="Author"/>
          <w:rFonts w:cs="Arial"/>
          <w:kern w:val="20"/>
          <w:szCs w:val="20"/>
        </w:rPr>
      </w:pPr>
      <w:r w:rsidRPr="00961271">
        <w:rPr>
          <w:rFonts w:cs="Arial"/>
          <w:kern w:val="20"/>
          <w:szCs w:val="20"/>
        </w:rPr>
        <w:t>A232.</w:t>
      </w:r>
      <w:r w:rsidRPr="00961271">
        <w:rPr>
          <w:rFonts w:cs="Arial"/>
          <w:kern w:val="20"/>
          <w:szCs w:val="20"/>
        </w:rPr>
        <w:tab/>
        <w:t xml:space="preserve">The auditor’s intention to test the operating effectiveness of controls </w:t>
      </w:r>
      <w:ins w:id="1870" w:author="Author">
        <w:r>
          <w:rPr>
            <w:rFonts w:cs="Arial"/>
            <w:kern w:val="20"/>
            <w:szCs w:val="20"/>
          </w:rPr>
          <w:t>is based on the expectation that controls are operating effectively, and this will form</w:t>
        </w:r>
        <w:del w:id="1871" w:author="Author">
          <w:r w:rsidDel="00826CD3">
            <w:rPr>
              <w:rFonts w:cs="Arial"/>
              <w:kern w:val="20"/>
              <w:szCs w:val="20"/>
            </w:rPr>
            <w:delText>k</w:delText>
          </w:r>
        </w:del>
        <w:r>
          <w:rPr>
            <w:rFonts w:cs="Arial"/>
            <w:kern w:val="20"/>
            <w:szCs w:val="20"/>
          </w:rPr>
          <w:t xml:space="preserve"> the basis of the auditor’s assessment of control risk.</w:t>
        </w:r>
        <w:del w:id="1872" w:author="Author">
          <w:r w:rsidDel="00826CD3">
            <w:rPr>
              <w:rFonts w:cs="Arial"/>
              <w:kern w:val="20"/>
              <w:szCs w:val="20"/>
            </w:rPr>
            <w:delText>.</w:delText>
          </w:r>
        </w:del>
        <w:r>
          <w:rPr>
            <w:rFonts w:cs="Arial"/>
            <w:kern w:val="20"/>
            <w:szCs w:val="20"/>
          </w:rPr>
          <w:t xml:space="preserve"> T</w:t>
        </w:r>
        <w:del w:id="1873" w:author="Author">
          <w:r w:rsidDel="00826CD3">
            <w:rPr>
              <w:rFonts w:cs="Arial"/>
              <w:kern w:val="20"/>
              <w:szCs w:val="20"/>
            </w:rPr>
            <w:delText>t</w:delText>
          </w:r>
        </w:del>
        <w:r>
          <w:rPr>
            <w:rFonts w:cs="Arial"/>
            <w:kern w:val="20"/>
            <w:szCs w:val="20"/>
          </w:rPr>
          <w:t xml:space="preserve">he initial expectation are based on the auditor’s evaluation of the design and the determination of implementation of the identified controls in the control activities component. Once the auditor has tested the operating effectiveness of the controls in accordance with ISA 330, the auditor will be able to confirm the initial expectation about the operating effectiveness of controls. If the controls are not operating effectively as expected, then the auditor will need to </w:t>
        </w:r>
        <w:del w:id="1874" w:author="Author">
          <w:r w:rsidDel="001336CD">
            <w:rPr>
              <w:rFonts w:cs="Arial"/>
              <w:kern w:val="20"/>
              <w:szCs w:val="20"/>
            </w:rPr>
            <w:delText>e</w:delText>
          </w:r>
        </w:del>
        <w:r>
          <w:rPr>
            <w:rFonts w:cs="Arial"/>
            <w:kern w:val="20"/>
            <w:szCs w:val="20"/>
          </w:rPr>
          <w:t xml:space="preserve">revise the control risk assessment in accordance with paragraph 53. </w:t>
        </w:r>
      </w:ins>
      <w:del w:id="1875" w:author="Author">
        <w:r w:rsidRPr="00961271" w:rsidDel="00717F34">
          <w:rPr>
            <w:rFonts w:cs="Arial"/>
            <w:kern w:val="20"/>
            <w:szCs w:val="20"/>
          </w:rPr>
          <w:delText>provides the basis for the auditor’s assessment of control risk.</w:delText>
        </w:r>
      </w:del>
      <w:ins w:id="1876" w:author="Author">
        <w:r>
          <w:rPr>
            <w:rFonts w:cs="Arial"/>
            <w:kern w:val="20"/>
            <w:szCs w:val="20"/>
          </w:rPr>
          <w:t xml:space="preserve"> If the auditor does not intend to test the operating effectiveness of controls, the assessment of the risks of material misstatement is based on the auditor’s assessment of inherent risk.</w:t>
        </w:r>
      </w:ins>
      <w:r>
        <w:rPr>
          <w:rFonts w:cs="Arial"/>
          <w:kern w:val="20"/>
          <w:szCs w:val="20"/>
        </w:rPr>
        <w:t xml:space="preserve"> </w:t>
      </w:r>
      <w:del w:id="1877" w:author="Author">
        <w:r w:rsidRPr="00961271" w:rsidDel="00EF41EB">
          <w:rPr>
            <w:rFonts w:cs="Arial"/>
            <w:kern w:val="20"/>
            <w:szCs w:val="20"/>
          </w:rPr>
          <w:delText xml:space="preserve">In assessing control risk, the auditor takes into account the expectation about the operating effectiveness of the controls (based on the auditor’s evaluation of the design effectiveness and implementation of the </w:delText>
        </w:r>
        <w:r w:rsidDel="00EF41EB">
          <w:rPr>
            <w:rFonts w:cs="Arial"/>
            <w:kern w:val="20"/>
            <w:szCs w:val="20"/>
          </w:rPr>
          <w:delText>controls set out in paragraph 42</w:delText>
        </w:r>
        <w:r w:rsidRPr="00961271" w:rsidDel="00EF41EB">
          <w:rPr>
            <w:rFonts w:cs="Arial"/>
            <w:kern w:val="20"/>
            <w:szCs w:val="20"/>
          </w:rPr>
          <w:delText>).</w:delText>
        </w:r>
      </w:del>
    </w:p>
    <w:p w:rsidR="005C2535" w:rsidRPr="00961271" w:rsidRDefault="005C2535" w:rsidP="005C2535">
      <w:pPr>
        <w:ind w:left="547" w:hanging="547"/>
        <w:rPr>
          <w:rFonts w:cs="Arial"/>
          <w:kern w:val="20"/>
          <w:szCs w:val="20"/>
        </w:rPr>
      </w:pPr>
      <w:r w:rsidRPr="00961271">
        <w:rPr>
          <w:rFonts w:cs="Arial"/>
          <w:kern w:val="20"/>
          <w:szCs w:val="20"/>
        </w:rPr>
        <w:t>A233.</w:t>
      </w:r>
      <w:r w:rsidRPr="00961271">
        <w:rPr>
          <w:rFonts w:cs="Arial"/>
          <w:kern w:val="20"/>
          <w:szCs w:val="20"/>
        </w:rPr>
        <w:tab/>
        <w:t xml:space="preserve">The auditor’s assessment of control risk may be </w:t>
      </w:r>
      <w:ins w:id="1878" w:author="Author">
        <w:r>
          <w:rPr>
            <w:rFonts w:cs="Arial"/>
            <w:kern w:val="20"/>
            <w:szCs w:val="20"/>
          </w:rPr>
          <w:t>performed</w:t>
        </w:r>
        <w:del w:id="1879" w:author="Author">
          <w:r w:rsidRPr="00961271" w:rsidDel="00BE4AAF">
            <w:rPr>
              <w:rFonts w:cs="Arial"/>
              <w:kern w:val="20"/>
              <w:szCs w:val="20"/>
            </w:rPr>
            <w:delText xml:space="preserve"> </w:delText>
          </w:r>
        </w:del>
      </w:ins>
      <w:del w:id="1880" w:author="Author">
        <w:r w:rsidDel="00BE4AAF">
          <w:rPr>
            <w:rFonts w:cs="Arial"/>
            <w:kern w:val="20"/>
            <w:szCs w:val="20"/>
          </w:rPr>
          <w:delText>done</w:delText>
        </w:r>
      </w:del>
      <w:r>
        <w:rPr>
          <w:rFonts w:cs="Arial"/>
          <w:kern w:val="20"/>
          <w:szCs w:val="20"/>
        </w:rPr>
        <w:t xml:space="preserve"> </w:t>
      </w:r>
      <w:r w:rsidRPr="00961271">
        <w:rPr>
          <w:rFonts w:cs="Arial"/>
          <w:kern w:val="20"/>
          <w:szCs w:val="20"/>
        </w:rPr>
        <w:t xml:space="preserve">in different ways depending on preferred audit techniques or </w:t>
      </w:r>
      <w:r w:rsidRPr="00087024">
        <w:rPr>
          <w:rFonts w:cs="Arial"/>
          <w:kern w:val="20"/>
          <w:szCs w:val="20"/>
        </w:rPr>
        <w:t>methodologies</w:t>
      </w:r>
      <w:ins w:id="1881" w:author="Author">
        <w:r>
          <w:rPr>
            <w:rFonts w:cs="Arial"/>
            <w:kern w:val="20"/>
            <w:szCs w:val="20"/>
          </w:rPr>
          <w:t xml:space="preserve">, </w:t>
        </w:r>
        <w:del w:id="1882" w:author="Author">
          <w:r w:rsidRPr="00087024" w:rsidDel="00087024">
            <w:rPr>
              <w:rFonts w:cs="Arial"/>
              <w:kern w:val="20"/>
              <w:szCs w:val="20"/>
            </w:rPr>
            <w:delText xml:space="preserve"> </w:delText>
          </w:r>
        </w:del>
        <w:r w:rsidRPr="00087024">
          <w:rPr>
            <w:rFonts w:cs="Arial"/>
            <w:kern w:val="20"/>
            <w:szCs w:val="20"/>
          </w:rPr>
          <w:t>and</w:t>
        </w:r>
        <w:r>
          <w:rPr>
            <w:rFonts w:cs="Arial"/>
            <w:kern w:val="20"/>
            <w:szCs w:val="20"/>
          </w:rPr>
          <w:t xml:space="preserve"> may be</w:t>
        </w:r>
        <w:r w:rsidRPr="00087024">
          <w:rPr>
            <w:rFonts w:cs="Arial"/>
            <w:kern w:val="20"/>
            <w:szCs w:val="20"/>
          </w:rPr>
          <w:t xml:space="preserve"> expressed in different ways. </w:t>
        </w:r>
      </w:ins>
      <w:del w:id="1883" w:author="Author">
        <w:r w:rsidRPr="00087024" w:rsidDel="0099035B">
          <w:rPr>
            <w:rFonts w:cs="Arial"/>
            <w:kern w:val="20"/>
            <w:szCs w:val="20"/>
          </w:rPr>
          <w:delText xml:space="preserve">The control </w:delText>
        </w:r>
        <w:r w:rsidRPr="00087024" w:rsidDel="0099035B">
          <w:rPr>
            <w:rFonts w:cs="Arial"/>
            <w:kern w:val="20"/>
            <w:szCs w:val="20"/>
          </w:rPr>
          <w:lastRenderedPageBreak/>
          <w:delText xml:space="preserve">risk assessment may be expressed using qualitative </w:delText>
        </w:r>
        <w:r w:rsidRPr="00087024" w:rsidDel="00087024">
          <w:rPr>
            <w:rFonts w:cs="Arial"/>
            <w:kern w:val="20"/>
            <w:szCs w:val="20"/>
          </w:rPr>
          <w:delText>categories (for example, control risk assessed as maximum, moderate, minimum) or in terms of</w:delText>
        </w:r>
      </w:del>
      <w:r>
        <w:rPr>
          <w:rFonts w:cs="Arial"/>
          <w:kern w:val="20"/>
          <w:szCs w:val="20"/>
        </w:rPr>
        <w:t xml:space="preserve"> </w:t>
      </w:r>
      <w:del w:id="1884" w:author="Author">
        <w:r w:rsidRPr="00087024" w:rsidDel="00087024">
          <w:rPr>
            <w:rFonts w:cs="Arial"/>
            <w:kern w:val="20"/>
            <w:szCs w:val="20"/>
          </w:rPr>
          <w:delText xml:space="preserve">the auditor’s expectation of how effective the control(s) is in addressing the identified risk. For </w:delText>
        </w:r>
        <w:r w:rsidRPr="00087024" w:rsidDel="00EF41EB">
          <w:rPr>
            <w:rFonts w:cs="Arial"/>
            <w:kern w:val="20"/>
            <w:szCs w:val="20"/>
          </w:rPr>
          <w:delText>example, if</w:delText>
        </w:r>
        <w:r w:rsidRPr="00961271" w:rsidDel="00EF41EB">
          <w:rPr>
            <w:rFonts w:cs="Arial"/>
            <w:kern w:val="20"/>
            <w:szCs w:val="20"/>
          </w:rPr>
          <w:delText xml:space="preserve"> control risk is assessed as maximum, the auditor contemplates no expectation of the operating effectiveness of controls. If control risk is assessed at less than maximum, the auditor contemplates an expectation of the operating effectiveness of controls.</w:delText>
        </w:r>
      </w:del>
      <w:r w:rsidRPr="00961271">
        <w:rPr>
          <w:rFonts w:cs="Arial"/>
          <w:i/>
          <w:szCs w:val="20"/>
        </w:rPr>
        <w:t xml:space="preserve"> </w:t>
      </w:r>
    </w:p>
    <w:p w:rsidR="005C2535" w:rsidRPr="00961271" w:rsidRDefault="005C2535" w:rsidP="005C2535">
      <w:pPr>
        <w:ind w:left="547" w:hanging="547"/>
        <w:rPr>
          <w:rFonts w:cs="Arial"/>
          <w:kern w:val="20"/>
          <w:szCs w:val="20"/>
        </w:rPr>
      </w:pPr>
      <w:r w:rsidRPr="00961271">
        <w:rPr>
          <w:rFonts w:cs="Arial"/>
          <w:kern w:val="20"/>
          <w:szCs w:val="20"/>
        </w:rPr>
        <w:t xml:space="preserve">A234. </w:t>
      </w:r>
      <w:ins w:id="1885" w:author="Author">
        <w:r>
          <w:rPr>
            <w:rFonts w:cs="Arial"/>
            <w:kern w:val="20"/>
            <w:szCs w:val="20"/>
          </w:rPr>
          <w:t xml:space="preserve">If the auditor intends to test the operating effectiveness of controls, the auditor takes into account whether one or a combination of controls will address the </w:t>
        </w:r>
        <w:proofErr w:type="spellStart"/>
        <w:r>
          <w:rPr>
            <w:rFonts w:cs="Arial"/>
            <w:kern w:val="20"/>
            <w:szCs w:val="20"/>
          </w:rPr>
          <w:t>assesed</w:t>
        </w:r>
        <w:proofErr w:type="spellEnd"/>
        <w:r>
          <w:rPr>
            <w:rFonts w:cs="Arial"/>
            <w:kern w:val="20"/>
            <w:szCs w:val="20"/>
          </w:rPr>
          <w:t xml:space="preserve"> inherent risk for the risk of material misstatement. The auditor may expect to test both direct and indirect controls, including general IT controls, and, if so, takes into account the combined expected effect of the controls when assessing control risk. If the control to be tested does not fully address the assessed inherent risk of the risk of material misstatement, the auditor determines the implications on the design of further audit procedures </w:t>
        </w:r>
        <w:del w:id="1886" w:author="Author">
          <w:r w:rsidDel="001336CD">
            <w:rPr>
              <w:rFonts w:cs="Arial"/>
              <w:kern w:val="20"/>
              <w:szCs w:val="20"/>
            </w:rPr>
            <w:delText xml:space="preserve"> s</w:delText>
          </w:r>
        </w:del>
        <w:r>
          <w:rPr>
            <w:rFonts w:cs="Arial"/>
            <w:kern w:val="20"/>
            <w:szCs w:val="20"/>
          </w:rPr>
          <w:t>to reduce audit risk to an acceptably low level.</w:t>
        </w:r>
      </w:ins>
      <w:del w:id="1887" w:author="Author">
        <w:r w:rsidDel="00087024">
          <w:rPr>
            <w:rFonts w:cs="Arial"/>
            <w:kern w:val="20"/>
            <w:szCs w:val="20"/>
          </w:rPr>
          <w:delText xml:space="preserve"> </w:delText>
        </w:r>
        <w:r w:rsidRPr="00961271" w:rsidDel="00087024">
          <w:rPr>
            <w:rFonts w:cs="Arial"/>
            <w:kern w:val="20"/>
            <w:szCs w:val="20"/>
          </w:rPr>
          <w:delText>If a risk of material misstatement is addressed by one or more controls, the auditor takes into account whether one, or a combination of controls, will address the assessment of inherent risk.</w:delText>
        </w:r>
      </w:del>
    </w:p>
    <w:p w:rsidR="005C2535" w:rsidRDefault="005C2535" w:rsidP="005C2535">
      <w:pPr>
        <w:ind w:left="547" w:hanging="547"/>
        <w:rPr>
          <w:ins w:id="1888" w:author="Author"/>
          <w:rFonts w:cs="Arial"/>
          <w:szCs w:val="20"/>
        </w:rPr>
      </w:pPr>
      <w:r w:rsidRPr="00961271">
        <w:rPr>
          <w:rFonts w:cs="Arial"/>
          <w:szCs w:val="20"/>
        </w:rPr>
        <w:t>A235.</w:t>
      </w:r>
      <w:r w:rsidRPr="00961271">
        <w:rPr>
          <w:rFonts w:cs="Arial"/>
          <w:szCs w:val="20"/>
        </w:rPr>
        <w:tab/>
      </w:r>
      <w:r>
        <w:rPr>
          <w:rFonts w:cs="Arial"/>
          <w:szCs w:val="20"/>
        </w:rPr>
        <w:t>T</w:t>
      </w:r>
      <w:r w:rsidRPr="00961271">
        <w:rPr>
          <w:rFonts w:cs="Arial"/>
          <w:szCs w:val="20"/>
        </w:rPr>
        <w:t xml:space="preserve">he assessment of control risk takes into account the expected results from the auditor’s planned tests of the operating effectiveness of controls relevant to the audit, including general IT controls. For controls </w:t>
      </w:r>
      <w:del w:id="1889" w:author="Author">
        <w:r w:rsidRPr="00961271" w:rsidDel="00EF41EB">
          <w:rPr>
            <w:rFonts w:cs="Arial"/>
            <w:szCs w:val="20"/>
          </w:rPr>
          <w:delText>relevant to the audit as determined</w:delText>
        </w:r>
        <w:r w:rsidDel="00EF41EB">
          <w:rPr>
            <w:rFonts w:cs="Arial"/>
            <w:szCs w:val="20"/>
          </w:rPr>
          <w:delText xml:space="preserve"> in accordance with paragraph 39</w:delText>
        </w:r>
      </w:del>
      <w:ins w:id="1890" w:author="Author">
        <w:r>
          <w:rPr>
            <w:rFonts w:cs="Arial"/>
            <w:szCs w:val="20"/>
          </w:rPr>
          <w:t>in the control activities component</w:t>
        </w:r>
      </w:ins>
      <w:r w:rsidRPr="00961271">
        <w:rPr>
          <w:rFonts w:cs="Arial"/>
          <w:szCs w:val="20"/>
        </w:rPr>
        <w:t>, and for which the auditor intends to test the operating effectiveness, the auditor may identify related general IT controls</w:t>
      </w:r>
      <w:ins w:id="1891" w:author="Author">
        <w:r>
          <w:rPr>
            <w:rFonts w:cs="Arial"/>
            <w:szCs w:val="20"/>
          </w:rPr>
          <w:t xml:space="preserve">. </w:t>
        </w:r>
      </w:ins>
      <w:del w:id="1892" w:author="Author">
        <w:r w:rsidRPr="00961271" w:rsidDel="00EF41EB">
          <w:rPr>
            <w:rFonts w:cs="Arial"/>
            <w:szCs w:val="20"/>
          </w:rPr>
          <w:delText xml:space="preserve"> as relevant to the audit</w:delText>
        </w:r>
        <w:r w:rsidDel="00EF41EB">
          <w:rPr>
            <w:rFonts w:cs="Arial"/>
            <w:szCs w:val="20"/>
          </w:rPr>
          <w:delText xml:space="preserve"> in accordance with paragraph 41</w:delText>
        </w:r>
      </w:del>
    </w:p>
    <w:p w:rsidR="005C2535" w:rsidRPr="00961271" w:rsidDel="00EF41EB" w:rsidRDefault="005C2535" w:rsidP="005C2535">
      <w:pPr>
        <w:ind w:left="547" w:hanging="547"/>
        <w:rPr>
          <w:del w:id="1893" w:author="Author"/>
          <w:rFonts w:cs="Arial"/>
          <w:szCs w:val="20"/>
        </w:rPr>
      </w:pPr>
      <w:ins w:id="1894" w:author="Author">
        <w:r>
          <w:rPr>
            <w:rFonts w:cs="Arial"/>
            <w:szCs w:val="20"/>
          </w:rPr>
          <w:t>A235a. W</w:t>
        </w:r>
        <w:r w:rsidRPr="00961271">
          <w:rPr>
            <w:rFonts w:cs="Arial"/>
            <w:szCs w:val="20"/>
          </w:rPr>
          <w:t xml:space="preserve">hen the auditor plans to test the operating effectiveness of an automated control, the auditor may also plan to test the operating effectiveness of the relevant general IT controls that support the continued functioning of that </w:t>
        </w:r>
        <w:r>
          <w:rPr>
            <w:rFonts w:cs="Arial"/>
            <w:szCs w:val="20"/>
          </w:rPr>
          <w:t>automated</w:t>
        </w:r>
        <w:r w:rsidRPr="00961271">
          <w:rPr>
            <w:rFonts w:cs="Arial"/>
            <w:szCs w:val="20"/>
          </w:rPr>
          <w:t xml:space="preserve"> control to address the risks arising from the use of IT, and to provide a basis for the auditor’s expectation that the </w:t>
        </w:r>
        <w:r>
          <w:rPr>
            <w:rFonts w:cs="Arial"/>
            <w:szCs w:val="20"/>
          </w:rPr>
          <w:t>automated</w:t>
        </w:r>
        <w:r w:rsidRPr="00961271">
          <w:rPr>
            <w:rFonts w:cs="Arial"/>
            <w:szCs w:val="20"/>
          </w:rPr>
          <w:t xml:space="preserve"> control operated effectively throughout the period. When the auditor expects </w:t>
        </w:r>
        <w:r>
          <w:rPr>
            <w:rFonts w:cs="Arial"/>
            <w:szCs w:val="20"/>
          </w:rPr>
          <w:t xml:space="preserve">related </w:t>
        </w:r>
        <w:r w:rsidRPr="00961271">
          <w:rPr>
            <w:rFonts w:cs="Arial"/>
            <w:szCs w:val="20"/>
          </w:rPr>
          <w:t>general IT controls to be ineffective, this determination may affect the auditor’s assessment of control risk at the assertion level depending on whether the auditor is able to perform other tests to address those risks arising from the use of IT. Further guidance about the procedures that the auditor may perform in these circumstances is provided in ISA 330.</w:t>
        </w:r>
        <w:r w:rsidRPr="00961271">
          <w:rPr>
            <w:rStyle w:val="FootnoteReference"/>
            <w:rFonts w:cs="Arial"/>
            <w:szCs w:val="20"/>
          </w:rPr>
          <w:footnoteReference w:id="75"/>
        </w:r>
      </w:ins>
      <w:r>
        <w:rPr>
          <w:rFonts w:cs="Arial"/>
          <w:szCs w:val="20"/>
        </w:rPr>
        <w:t xml:space="preserve"> </w:t>
      </w:r>
      <w:del w:id="1897" w:author="Author">
        <w:r w:rsidRPr="00961271" w:rsidDel="00EF41EB">
          <w:rPr>
            <w:rFonts w:cs="Arial"/>
            <w:szCs w:val="20"/>
          </w:rPr>
          <w:delText>For example, when the auditor plans to test the operating effectiveness of an automated control, the auditor may also plan to test the operating effectiveness of the relevant general IT controls that support the continued functioning of that application control to address the risks arising from the use of IT, and to provide a basis for the auditor’s expectation that the application control operated effectively throughout the period. When the auditor expects general IT controls that have been determined to be relevant to the audit to be ineffective, this determination may affect the auditor’s assessment of control risk at the assertion level depending on whether the auditor is able to perform other tests to address those risks arising from the use of IT. Further guidance about the procedures that the auditor may perform in these circumstances is provided in ISA 330.</w:delText>
        </w:r>
        <w:r w:rsidRPr="00961271" w:rsidDel="00EF41EB">
          <w:rPr>
            <w:rStyle w:val="FootnoteReference"/>
            <w:rFonts w:cs="Arial"/>
            <w:szCs w:val="20"/>
          </w:rPr>
          <w:footnoteReference w:id="76"/>
        </w:r>
        <w:r w:rsidRPr="00961271" w:rsidDel="00EF41EB">
          <w:rPr>
            <w:rFonts w:cs="Arial"/>
            <w:szCs w:val="20"/>
          </w:rPr>
          <w:delText xml:space="preserve"> </w:delText>
        </w:r>
      </w:del>
    </w:p>
    <w:p w:rsidR="005C2535" w:rsidRDefault="005C2535" w:rsidP="005C2535">
      <w:pPr>
        <w:keepNext/>
        <w:spacing w:before="240"/>
        <w:rPr>
          <w:ins w:id="1900" w:author="Author"/>
          <w:rFonts w:cs="Arial"/>
          <w:i/>
          <w:szCs w:val="20"/>
        </w:rPr>
      </w:pPr>
      <w:ins w:id="1901" w:author="Author">
        <w:r>
          <w:rPr>
            <w:rFonts w:cs="Arial"/>
            <w:i/>
            <w:szCs w:val="20"/>
          </w:rPr>
          <w:lastRenderedPageBreak/>
          <w:t>Evaluating Audit Evidence from Risk Assessment Procedures</w:t>
        </w:r>
      </w:ins>
    </w:p>
    <w:p w:rsidR="005C2535" w:rsidRPr="004C3BE5" w:rsidRDefault="005C2535" w:rsidP="005C2535">
      <w:pPr>
        <w:pStyle w:val="IFACNumberAndLetter"/>
        <w:numPr>
          <w:ilvl w:val="0"/>
          <w:numId w:val="0"/>
        </w:numPr>
        <w:tabs>
          <w:tab w:val="clear" w:pos="547"/>
        </w:tabs>
        <w:ind w:left="547" w:hanging="547"/>
        <w:jc w:val="both"/>
        <w:rPr>
          <w:ins w:id="1902" w:author="Author"/>
        </w:rPr>
      </w:pPr>
      <w:ins w:id="1903" w:author="Author">
        <w:r>
          <w:rPr>
            <w:rFonts w:cs="Arial"/>
          </w:rPr>
          <w:t xml:space="preserve">A239a. </w:t>
        </w:r>
        <w:r w:rsidRPr="004C3BE5">
          <w:t xml:space="preserve">Audit evidence </w:t>
        </w:r>
        <w:r>
          <w:t xml:space="preserve">from risk assessment procedures </w:t>
        </w:r>
        <w:r w:rsidRPr="004C3BE5">
          <w:t>comprises both information that supports and corroborates management’s assertions, and any information that contradicts such assertions.</w:t>
        </w:r>
        <w:r w:rsidRPr="004C3BE5">
          <w:rPr>
            <w:vertAlign w:val="superscript"/>
          </w:rPr>
          <w:footnoteReference w:id="77"/>
        </w:r>
        <w:r w:rsidRPr="004C3BE5">
          <w:t xml:space="preserve"> Obtaining audit evidence </w:t>
        </w:r>
        <w:r>
          <w:t xml:space="preserve">from risk assessment procedures </w:t>
        </w:r>
        <w:r w:rsidRPr="004C3BE5">
          <w:t xml:space="preserve">in an unbiased manner may involve obtaining evidence from multiple sources within and outside the entity. However, the auditor is not required to perform an exhaustive search to identify all possible sources of audit evidence. </w:t>
        </w:r>
      </w:ins>
    </w:p>
    <w:p w:rsidR="005C2535" w:rsidRPr="004C3BE5" w:rsidRDefault="005C2535" w:rsidP="005C2535">
      <w:pPr>
        <w:ind w:left="547" w:hanging="547"/>
        <w:rPr>
          <w:ins w:id="1906" w:author="Author"/>
          <w:rFonts w:eastAsia="Times New Roman" w:cs="Times New Roman"/>
          <w:kern w:val="20"/>
          <w:szCs w:val="20"/>
        </w:rPr>
      </w:pPr>
      <w:ins w:id="1907" w:author="Author">
        <w:r w:rsidRPr="004C3BE5">
          <w:rPr>
            <w:rFonts w:eastAsia="Times New Roman" w:cs="Times New Roman"/>
            <w:kern w:val="20"/>
            <w:szCs w:val="20"/>
          </w:rPr>
          <w:t>A</w:t>
        </w:r>
        <w:r>
          <w:rPr>
            <w:rFonts w:eastAsia="Times New Roman" w:cs="Times New Roman"/>
            <w:kern w:val="20"/>
            <w:szCs w:val="20"/>
          </w:rPr>
          <w:t>240</w:t>
        </w:r>
        <w:r w:rsidRPr="004C3BE5">
          <w:rPr>
            <w:rFonts w:eastAsia="Times New Roman" w:cs="Times New Roman"/>
            <w:kern w:val="20"/>
            <w:szCs w:val="20"/>
          </w:rPr>
          <w:t>.</w:t>
        </w:r>
        <w:r w:rsidRPr="004C3BE5">
          <w:rPr>
            <w:rFonts w:eastAsia="Times New Roman" w:cs="Times New Roman"/>
            <w:kern w:val="20"/>
            <w:szCs w:val="20"/>
          </w:rPr>
          <w:tab/>
          <w:t>ISA 330 requires the auditor to obtain more persuasive audit evidence the higher the auditor’s assessment of the risk.</w:t>
        </w:r>
        <w:r w:rsidRPr="004C3BE5">
          <w:rPr>
            <w:rFonts w:eastAsia="Times New Roman" w:cs="Times New Roman"/>
            <w:kern w:val="20"/>
            <w:szCs w:val="20"/>
            <w:vertAlign w:val="superscript"/>
          </w:rPr>
          <w:footnoteReference w:id="78"/>
        </w:r>
        <w:r w:rsidRPr="004C3BE5">
          <w:rPr>
            <w:rFonts w:eastAsia="Times New Roman" w:cs="Times New Roman"/>
            <w:kern w:val="20"/>
            <w:szCs w:val="20"/>
          </w:rPr>
          <w:t xml:space="preserve"> Therefore, the consideration of the nature or quantity of the audit evidence</w:t>
        </w:r>
        <w:r>
          <w:rPr>
            <w:rFonts w:eastAsia="Times New Roman" w:cs="Times New Roman"/>
            <w:kern w:val="20"/>
            <w:szCs w:val="20"/>
          </w:rPr>
          <w:t xml:space="preserve"> from risk assessment procedures</w:t>
        </w:r>
        <w:r w:rsidRPr="004C3BE5">
          <w:rPr>
            <w:rFonts w:eastAsia="Times New Roman" w:cs="Times New Roman"/>
            <w:kern w:val="20"/>
            <w:szCs w:val="20"/>
          </w:rPr>
          <w:t xml:space="preserve"> may be more important when inherent risks is assessed at the higher end of the spectrum of inherent risk.</w:t>
        </w:r>
      </w:ins>
    </w:p>
    <w:p w:rsidR="005C2535" w:rsidRPr="00961271" w:rsidRDefault="005C2535" w:rsidP="005C2535">
      <w:pPr>
        <w:keepNext/>
        <w:spacing w:before="240"/>
        <w:rPr>
          <w:rFonts w:cs="Arial"/>
          <w:i/>
          <w:szCs w:val="20"/>
        </w:rPr>
      </w:pPr>
      <w:r w:rsidRPr="00961271">
        <w:rPr>
          <w:rFonts w:cs="Arial"/>
          <w:i/>
          <w:szCs w:val="20"/>
        </w:rPr>
        <w:t>Classes of Transactions, Account Balances and Disclosures that are Not Significant, but are Material</w:t>
      </w:r>
      <w:r>
        <w:rPr>
          <w:rFonts w:cs="Arial"/>
          <w:szCs w:val="20"/>
        </w:rPr>
        <w:t xml:space="preserve"> (Ref: Para. 52</w:t>
      </w:r>
      <w:r w:rsidRPr="00961271">
        <w:rPr>
          <w:rFonts w:cs="Arial"/>
          <w:szCs w:val="20"/>
        </w:rPr>
        <w:t>)</w:t>
      </w:r>
    </w:p>
    <w:p w:rsidR="005C2535" w:rsidRPr="00961271" w:rsidRDefault="005C2535" w:rsidP="005C2535">
      <w:pPr>
        <w:ind w:left="547" w:hanging="547"/>
        <w:rPr>
          <w:rFonts w:cs="Arial"/>
          <w:i/>
          <w:szCs w:val="20"/>
        </w:rPr>
      </w:pPr>
      <w:r w:rsidRPr="00961271">
        <w:rPr>
          <w:rFonts w:cs="Arial"/>
          <w:szCs w:val="20"/>
        </w:rPr>
        <w:t>A240. As explained in ISA 320,</w:t>
      </w:r>
      <w:r w:rsidRPr="00961271">
        <w:rPr>
          <w:rFonts w:cs="Arial"/>
          <w:szCs w:val="20"/>
          <w:vertAlign w:val="superscript"/>
        </w:rPr>
        <w:footnoteReference w:id="79"/>
      </w:r>
      <w:r w:rsidRPr="00961271">
        <w:rPr>
          <w:rFonts w:cs="Arial"/>
          <w:szCs w:val="20"/>
        </w:rPr>
        <w:t xml:space="preserve"> materiality and audit risk are considered when identifying and assessing the risks of material misstatement in classes of transactions, account balances and disclosures. The auditor’s determination of materiality is a matter of professional judgment, and is affected by the auditor’s perception of the financial reporting needs of users of the financial statements.</w:t>
      </w:r>
      <w:r w:rsidRPr="00961271">
        <w:rPr>
          <w:rFonts w:cs="Arial"/>
          <w:szCs w:val="20"/>
          <w:vertAlign w:val="superscript"/>
        </w:rPr>
        <w:footnoteReference w:id="80"/>
      </w:r>
      <w:r w:rsidRPr="00961271">
        <w:rPr>
          <w:rFonts w:cs="Arial"/>
          <w:szCs w:val="20"/>
        </w:rPr>
        <w:t xml:space="preserve"> </w:t>
      </w:r>
      <w:ins w:id="1910" w:author="Author">
        <w:r>
          <w:rPr>
            <w:rFonts w:cs="Arial"/>
            <w:szCs w:val="20"/>
          </w:rPr>
          <w:t xml:space="preserve">For the purpose of this ISA and paragraph 18 of ISA 330, </w:t>
        </w:r>
      </w:ins>
      <w:del w:id="1911" w:author="Author">
        <w:r w:rsidRPr="00961271" w:rsidDel="00351201">
          <w:rPr>
            <w:rFonts w:cs="Arial"/>
            <w:szCs w:val="20"/>
          </w:rPr>
          <w:delText>C</w:delText>
        </w:r>
      </w:del>
      <w:ins w:id="1912" w:author="Author">
        <w:r>
          <w:rPr>
            <w:rFonts w:cs="Arial"/>
            <w:szCs w:val="20"/>
          </w:rPr>
          <w:t>c</w:t>
        </w:r>
      </w:ins>
      <w:r w:rsidRPr="00961271">
        <w:rPr>
          <w:rFonts w:cs="Arial"/>
          <w:szCs w:val="20"/>
        </w:rPr>
        <w:t xml:space="preserve">lasses of transactions, account balances or disclosures are </w:t>
      </w:r>
      <w:del w:id="1913" w:author="Author">
        <w:r w:rsidRPr="00961271" w:rsidDel="00351201">
          <w:rPr>
            <w:rFonts w:cs="Arial"/>
            <w:szCs w:val="20"/>
          </w:rPr>
          <w:delText xml:space="preserve">quantitatively or qualitatively </w:delText>
        </w:r>
      </w:del>
      <w:r w:rsidRPr="00961271">
        <w:rPr>
          <w:rFonts w:cs="Arial"/>
          <w:szCs w:val="20"/>
        </w:rPr>
        <w:t xml:space="preserve">material if omitting, misstating or obscuring information about them could reasonably be expected to influence the economic decisions of users taken on the basis of the financial statements as a whole. </w:t>
      </w:r>
    </w:p>
    <w:p w:rsidR="005C2535" w:rsidRDefault="005C2535" w:rsidP="005C2535">
      <w:pPr>
        <w:spacing w:after="120"/>
        <w:ind w:left="547" w:hanging="547"/>
        <w:rPr>
          <w:ins w:id="1914" w:author="Author"/>
          <w:rFonts w:cs="Arial"/>
          <w:szCs w:val="20"/>
        </w:rPr>
      </w:pPr>
      <w:r w:rsidRPr="00961271">
        <w:rPr>
          <w:rFonts w:cs="Arial"/>
          <w:szCs w:val="20"/>
        </w:rPr>
        <w:t>A241.</w:t>
      </w:r>
      <w:r w:rsidRPr="00961271">
        <w:rPr>
          <w:rFonts w:cs="Arial"/>
          <w:szCs w:val="20"/>
        </w:rPr>
        <w:tab/>
        <w:t xml:space="preserve">There may be classes of transactions, account balances or disclosures that are </w:t>
      </w:r>
      <w:del w:id="1915" w:author="Author">
        <w:r w:rsidRPr="00961271" w:rsidDel="00351201">
          <w:rPr>
            <w:rFonts w:cs="Arial"/>
            <w:szCs w:val="20"/>
          </w:rPr>
          <w:delText xml:space="preserve">quantitatively or qualitatively </w:delText>
        </w:r>
      </w:del>
      <w:r w:rsidRPr="00961271">
        <w:rPr>
          <w:rFonts w:cs="Arial"/>
          <w:szCs w:val="20"/>
        </w:rPr>
        <w:t xml:space="preserve">material but have not been determined to be significant classes of transactions, account balances or disclosures (i.e., there are no relevant assertions identified). </w:t>
      </w:r>
    </w:p>
    <w:tbl>
      <w:tblPr>
        <w:tblStyle w:val="TableGrid"/>
        <w:tblW w:w="0" w:type="auto"/>
        <w:tblInd w:w="547" w:type="dxa"/>
        <w:tblLook w:val="04A0" w:firstRow="1" w:lastRow="0" w:firstColumn="1" w:lastColumn="0" w:noHBand="0" w:noVBand="1"/>
      </w:tblPr>
      <w:tblGrid>
        <w:gridCol w:w="8793"/>
      </w:tblGrid>
      <w:tr w:rsidR="005C2535" w:rsidTr="005C2535">
        <w:trPr>
          <w:ins w:id="1916" w:author="Author"/>
        </w:trPr>
        <w:tc>
          <w:tcPr>
            <w:tcW w:w="9340" w:type="dxa"/>
          </w:tcPr>
          <w:p w:rsidR="005C2535" w:rsidRDefault="005C2535" w:rsidP="005C2535">
            <w:pPr>
              <w:ind w:left="547" w:hanging="547"/>
              <w:rPr>
                <w:ins w:id="1917" w:author="Author"/>
                <w:rFonts w:cs="Arial"/>
                <w:szCs w:val="20"/>
              </w:rPr>
            </w:pPr>
            <w:del w:id="1918" w:author="Author">
              <w:r w:rsidRPr="00961271" w:rsidDel="007D6917">
                <w:rPr>
                  <w:rFonts w:cs="Arial"/>
                  <w:szCs w:val="20"/>
                </w:rPr>
                <w:delText>For example</w:delText>
              </w:r>
            </w:del>
            <w:ins w:id="1919" w:author="Author">
              <w:r>
                <w:rPr>
                  <w:rFonts w:cs="Arial"/>
                  <w:szCs w:val="20"/>
                </w:rPr>
                <w:t>Example:</w:t>
              </w:r>
            </w:ins>
          </w:p>
          <w:p w:rsidR="005C2535" w:rsidRDefault="005C2535" w:rsidP="005C2535">
            <w:pPr>
              <w:spacing w:before="120" w:after="120"/>
              <w:rPr>
                <w:ins w:id="1920" w:author="Author"/>
                <w:rFonts w:cs="Arial"/>
                <w:szCs w:val="20"/>
              </w:rPr>
            </w:pPr>
            <w:del w:id="1921" w:author="Author">
              <w:r w:rsidRPr="00961271" w:rsidDel="007D6917">
                <w:rPr>
                  <w:rFonts w:cs="Arial"/>
                  <w:szCs w:val="20"/>
                </w:rPr>
                <w:delText>, t</w:delText>
              </w:r>
            </w:del>
            <w:ins w:id="1922" w:author="Author">
              <w:r>
                <w:rPr>
                  <w:rFonts w:cs="Arial"/>
                  <w:szCs w:val="20"/>
                </w:rPr>
                <w:t>T</w:t>
              </w:r>
            </w:ins>
            <w:r w:rsidRPr="00961271">
              <w:rPr>
                <w:rFonts w:cs="Arial"/>
                <w:szCs w:val="20"/>
              </w:rPr>
              <w:t>he entity may have a disclosure about executive compensation for which the auditor has not identified a risk of material misstatement. However, the auditor may determine that this disclosure is material based on the consideration</w:t>
            </w:r>
            <w:ins w:id="1923" w:author="Author">
              <w:r>
                <w:rPr>
                  <w:rFonts w:cs="Arial"/>
                  <w:szCs w:val="20"/>
                </w:rPr>
                <w:t>s</w:t>
              </w:r>
            </w:ins>
            <w:r w:rsidRPr="00961271">
              <w:rPr>
                <w:rFonts w:cs="Arial"/>
                <w:szCs w:val="20"/>
              </w:rPr>
              <w:t xml:space="preserve"> in paragraph A240.  </w:t>
            </w:r>
          </w:p>
        </w:tc>
      </w:tr>
    </w:tbl>
    <w:p w:rsidR="005C2535" w:rsidRPr="00961271" w:rsidRDefault="005C2535" w:rsidP="005C2535">
      <w:pPr>
        <w:ind w:left="547" w:hanging="547"/>
        <w:rPr>
          <w:rFonts w:cs="Arial"/>
          <w:i/>
          <w:szCs w:val="20"/>
        </w:rPr>
      </w:pPr>
      <w:r w:rsidRPr="00351201">
        <w:rPr>
          <w:rStyle w:val="CommentReference"/>
          <w:rFonts w:cs="Arial"/>
          <w:kern w:val="20"/>
          <w:sz w:val="20"/>
          <w:szCs w:val="20"/>
          <w:lang w:eastAsia="x-none"/>
        </w:rPr>
        <w:t>A242</w:t>
      </w:r>
      <w:r w:rsidRPr="00351201">
        <w:rPr>
          <w:rFonts w:cs="Arial"/>
          <w:szCs w:val="20"/>
        </w:rPr>
        <w:t>.</w:t>
      </w:r>
      <w:r w:rsidRPr="00961271">
        <w:rPr>
          <w:rFonts w:cs="Arial"/>
          <w:szCs w:val="20"/>
        </w:rPr>
        <w:tab/>
        <w:t xml:space="preserve">Audit procedures to address classes of transactions, account balances or disclosures that are </w:t>
      </w:r>
      <w:del w:id="1924" w:author="Author">
        <w:r w:rsidRPr="00961271" w:rsidDel="00351201">
          <w:rPr>
            <w:rFonts w:cs="Arial"/>
            <w:szCs w:val="20"/>
          </w:rPr>
          <w:delText xml:space="preserve">quantitatively or qualitatively </w:delText>
        </w:r>
      </w:del>
      <w:r w:rsidRPr="00961271">
        <w:rPr>
          <w:rFonts w:cs="Arial"/>
          <w:szCs w:val="20"/>
        </w:rPr>
        <w:t>material but are not determined to be significant are addressed in ISA 330.</w:t>
      </w:r>
      <w:r w:rsidRPr="00961271">
        <w:rPr>
          <w:rStyle w:val="FootnoteReference"/>
          <w:rFonts w:eastAsiaTheme="majorEastAsia" w:cs="Arial"/>
          <w:szCs w:val="20"/>
        </w:rPr>
        <w:footnoteReference w:id="81"/>
      </w:r>
      <w:r w:rsidRPr="00961271">
        <w:rPr>
          <w:rFonts w:cs="Arial"/>
          <w:szCs w:val="20"/>
        </w:rPr>
        <w:t xml:space="preserve"> When a class of transactions, account balance or disclosure is determined to be signifi</w:t>
      </w:r>
      <w:r>
        <w:rPr>
          <w:rFonts w:cs="Arial"/>
          <w:szCs w:val="20"/>
        </w:rPr>
        <w:t xml:space="preserve">cant as required by </w:t>
      </w:r>
      <w:r w:rsidRPr="00FE5436">
        <w:rPr>
          <w:rFonts w:cs="Arial"/>
          <w:szCs w:val="20"/>
        </w:rPr>
        <w:t>paragraph 46, the</w:t>
      </w:r>
      <w:r w:rsidRPr="00961271">
        <w:rPr>
          <w:rFonts w:cs="Arial"/>
          <w:szCs w:val="20"/>
        </w:rPr>
        <w:t xml:space="preserve"> class of transactions, account balance or disclosure, is also treated as a material class of transactions, account balance or disclosure for the purposes of paragraph 18 of ISA 330.   </w:t>
      </w:r>
    </w:p>
    <w:p w:rsidR="005C2535" w:rsidRPr="00961271" w:rsidRDefault="005C2535" w:rsidP="005C2535">
      <w:pPr>
        <w:keepNext/>
        <w:ind w:left="547" w:hanging="547"/>
        <w:rPr>
          <w:rFonts w:cs="Arial"/>
          <w:bCs/>
          <w:i/>
          <w:iCs/>
          <w:kern w:val="20"/>
          <w:szCs w:val="20"/>
        </w:rPr>
      </w:pPr>
      <w:r w:rsidRPr="00961271">
        <w:rPr>
          <w:rFonts w:cs="Arial"/>
          <w:bCs/>
          <w:i/>
          <w:iCs/>
          <w:kern w:val="20"/>
          <w:szCs w:val="20"/>
        </w:rPr>
        <w:lastRenderedPageBreak/>
        <w:t xml:space="preserve">Revision of Risk Assessment </w:t>
      </w:r>
      <w:r>
        <w:rPr>
          <w:rFonts w:cs="Arial"/>
          <w:bCs/>
          <w:iCs/>
          <w:kern w:val="20"/>
          <w:szCs w:val="20"/>
        </w:rPr>
        <w:t>(Ref: Para. 53</w:t>
      </w:r>
      <w:r w:rsidRPr="00961271">
        <w:rPr>
          <w:rFonts w:cs="Arial"/>
          <w:bCs/>
          <w:iCs/>
          <w:kern w:val="20"/>
          <w:szCs w:val="20"/>
        </w:rPr>
        <w:t>)</w:t>
      </w:r>
    </w:p>
    <w:p w:rsidR="005C2535" w:rsidRDefault="005C2535" w:rsidP="005C2535">
      <w:pPr>
        <w:ind w:left="547" w:hanging="547"/>
        <w:rPr>
          <w:ins w:id="1925" w:author="Author"/>
          <w:rFonts w:cs="Arial"/>
          <w:kern w:val="20"/>
          <w:szCs w:val="20"/>
        </w:rPr>
      </w:pPr>
      <w:r w:rsidRPr="00961271">
        <w:rPr>
          <w:rFonts w:cs="Arial"/>
          <w:kern w:val="20"/>
          <w:szCs w:val="20"/>
        </w:rPr>
        <w:t>A243.</w:t>
      </w:r>
      <w:r w:rsidRPr="00961271">
        <w:rPr>
          <w:rFonts w:cs="Arial"/>
          <w:kern w:val="20"/>
          <w:szCs w:val="20"/>
        </w:rPr>
        <w:tab/>
        <w:t xml:space="preserve">During the audit, information may come to the auditor’s attention that differs significantly from the information on which the risk assessment was based. </w:t>
      </w:r>
    </w:p>
    <w:tbl>
      <w:tblPr>
        <w:tblStyle w:val="TableGrid"/>
        <w:tblW w:w="0" w:type="auto"/>
        <w:tblInd w:w="547" w:type="dxa"/>
        <w:tblLook w:val="04A0" w:firstRow="1" w:lastRow="0" w:firstColumn="1" w:lastColumn="0" w:noHBand="0" w:noVBand="1"/>
      </w:tblPr>
      <w:tblGrid>
        <w:gridCol w:w="8793"/>
      </w:tblGrid>
      <w:tr w:rsidR="005C2535" w:rsidTr="005C2535">
        <w:trPr>
          <w:ins w:id="1926" w:author="Author"/>
        </w:trPr>
        <w:tc>
          <w:tcPr>
            <w:tcW w:w="9340" w:type="dxa"/>
          </w:tcPr>
          <w:p w:rsidR="005C2535" w:rsidRDefault="005C2535" w:rsidP="005C2535">
            <w:pPr>
              <w:ind w:left="547" w:hanging="547"/>
              <w:rPr>
                <w:ins w:id="1927" w:author="Author"/>
                <w:rFonts w:cs="Arial"/>
                <w:kern w:val="20"/>
                <w:szCs w:val="20"/>
              </w:rPr>
            </w:pPr>
            <w:ins w:id="1928" w:author="Author">
              <w:r>
                <w:rPr>
                  <w:rFonts w:cs="Arial"/>
                  <w:kern w:val="20"/>
                  <w:szCs w:val="20"/>
                </w:rPr>
                <w:t>Example:</w:t>
              </w:r>
            </w:ins>
          </w:p>
          <w:p w:rsidR="005C2535" w:rsidRDefault="005C2535" w:rsidP="005C2535">
            <w:pPr>
              <w:spacing w:before="120" w:after="120"/>
              <w:rPr>
                <w:ins w:id="1929" w:author="Author"/>
                <w:rFonts w:cs="Arial"/>
                <w:kern w:val="20"/>
                <w:szCs w:val="20"/>
              </w:rPr>
            </w:pPr>
            <w:ins w:id="1930" w:author="Author">
              <w:r>
                <w:rPr>
                  <w:rFonts w:cs="Arial"/>
                  <w:kern w:val="20"/>
                  <w:szCs w:val="20"/>
                </w:rPr>
                <w:t>T</w:t>
              </w:r>
              <w:r w:rsidRPr="00961271">
                <w:rPr>
                  <w:rFonts w:cs="Arial"/>
                  <w:kern w:val="20"/>
                  <w:szCs w:val="20"/>
                </w:rPr>
                <w:t xml:space="preserve">he </w:t>
              </w:r>
              <w:r>
                <w:rPr>
                  <w:rFonts w:cs="Arial"/>
                  <w:kern w:val="20"/>
                  <w:szCs w:val="20"/>
                </w:rPr>
                <w:t xml:space="preserve">entity’s </w:t>
              </w:r>
              <w:r w:rsidRPr="00961271">
                <w:rPr>
                  <w:rFonts w:cs="Arial"/>
                  <w:kern w:val="20"/>
                  <w:szCs w:val="20"/>
                </w:rPr>
                <w:t xml:space="preserve">risk assessment may be based on an </w:t>
              </w:r>
              <w:r>
                <w:rPr>
                  <w:rFonts w:cs="Arial"/>
                  <w:kern w:val="20"/>
                  <w:szCs w:val="20"/>
                </w:rPr>
                <w:t>expectation</w:t>
              </w:r>
              <w:r w:rsidRPr="00961271">
                <w:rPr>
                  <w:rFonts w:cs="Arial"/>
                  <w:kern w:val="20"/>
                  <w:szCs w:val="20"/>
                </w:rPr>
                <w:t xml:space="preserve"> that certain controls are operating effectively. In performing tests of those controls, the auditor may obtain audit evidence that they were not operating effectively at relevant times during the audit. Similarly, in performing substantive procedures the auditor may detect misstatements in amounts or frequency greater than is consistent with the auditor’s risk assessments. In such circumstances, the risk assessment may not appropriately reflect the true circumstances of the entity and the further planned audit procedures may not be effective in detecting material misstatements. Paragraphs 16 and 17 of ISA 330 provide further guidance about evaluating the operating effectiveness of controls. </w:t>
              </w:r>
            </w:ins>
          </w:p>
        </w:tc>
      </w:tr>
    </w:tbl>
    <w:p w:rsidR="005C2535" w:rsidRPr="00961271" w:rsidDel="007D6917" w:rsidRDefault="005C2535" w:rsidP="005C2535">
      <w:pPr>
        <w:ind w:left="547"/>
        <w:rPr>
          <w:del w:id="1931" w:author="Author"/>
          <w:rFonts w:cs="Arial"/>
          <w:kern w:val="20"/>
          <w:szCs w:val="20"/>
        </w:rPr>
      </w:pPr>
      <w:del w:id="1932" w:author="Author">
        <w:r w:rsidRPr="00961271" w:rsidDel="007D6917">
          <w:rPr>
            <w:rFonts w:cs="Arial"/>
            <w:kern w:val="20"/>
            <w:szCs w:val="20"/>
          </w:rPr>
          <w:delText xml:space="preserve">For example, the risk assessment may be based on an expectation that certain controls are operating effectively. In performing tests of those controls, the auditor may obtain audit evidence that they were not operating effectively at relevant times during the audit. Similarly, in performing substantive procedures the auditor may detect misstatements in amounts or frequency greater than is consistent with the auditor’s risk assessments. In such circumstances, the risk assessment may not appropriately reflect the true circumstances of the entity and the further planned audit procedures may not be effective in detecting material misstatements. Paragraphs 16 and 17 of ISA 330 provide further guidance about evaluating the operating effectiveness of controls. </w:delText>
        </w:r>
      </w:del>
    </w:p>
    <w:p w:rsidR="005C2535" w:rsidRPr="00961271" w:rsidRDefault="005C2535" w:rsidP="005C2535">
      <w:pPr>
        <w:keepNext/>
        <w:spacing w:before="240"/>
        <w:rPr>
          <w:rFonts w:cs="Arial"/>
          <w:b/>
          <w:bCs/>
          <w:kern w:val="20"/>
          <w:szCs w:val="20"/>
          <w:lang w:val="x-none" w:eastAsia="x-none"/>
        </w:rPr>
      </w:pPr>
      <w:bookmarkStart w:id="1933" w:name="_Toc316980221"/>
      <w:r w:rsidRPr="00961271">
        <w:rPr>
          <w:rFonts w:cs="Arial"/>
          <w:b/>
          <w:bCs/>
          <w:kern w:val="20"/>
          <w:szCs w:val="20"/>
          <w:lang w:val="x-none" w:eastAsia="x-none"/>
        </w:rPr>
        <w:t xml:space="preserve">Documentation </w:t>
      </w:r>
      <w:r>
        <w:rPr>
          <w:rFonts w:cs="Arial"/>
          <w:bCs/>
          <w:kern w:val="20"/>
          <w:szCs w:val="20"/>
          <w:lang w:val="x-none" w:eastAsia="x-none"/>
        </w:rPr>
        <w:t>(Ref: Para. 54</w:t>
      </w:r>
      <w:r w:rsidRPr="00961271">
        <w:rPr>
          <w:rFonts w:cs="Arial"/>
          <w:bCs/>
          <w:kern w:val="20"/>
          <w:szCs w:val="20"/>
          <w:lang w:val="x-none" w:eastAsia="x-none"/>
        </w:rPr>
        <w:t>)</w:t>
      </w:r>
      <w:bookmarkEnd w:id="1933"/>
    </w:p>
    <w:p w:rsidR="005C2535" w:rsidRPr="007D6917" w:rsidRDefault="005C2535" w:rsidP="005C2535">
      <w:pPr>
        <w:keepNext/>
        <w:ind w:left="547" w:hanging="547"/>
        <w:rPr>
          <w:ins w:id="1934" w:author="Author"/>
          <w:rFonts w:cs="Arial"/>
          <w:kern w:val="20"/>
          <w:szCs w:val="20"/>
        </w:rPr>
      </w:pPr>
      <w:ins w:id="1935" w:author="Author">
        <w:r w:rsidRPr="007D6917">
          <w:rPr>
            <w:rFonts w:cs="Arial"/>
            <w:kern w:val="20"/>
            <w:szCs w:val="20"/>
          </w:rPr>
          <w:t>Scalability</w:t>
        </w:r>
      </w:ins>
    </w:p>
    <w:p w:rsidR="005C2535" w:rsidRDefault="005C2535" w:rsidP="005C2535">
      <w:pPr>
        <w:spacing w:after="120"/>
        <w:ind w:left="547" w:hanging="547"/>
        <w:rPr>
          <w:ins w:id="1936" w:author="Author"/>
          <w:rFonts w:cs="Arial"/>
          <w:kern w:val="20"/>
          <w:szCs w:val="20"/>
        </w:rPr>
      </w:pPr>
      <w:r w:rsidRPr="00961271">
        <w:rPr>
          <w:rFonts w:cs="Arial"/>
          <w:kern w:val="20"/>
          <w:szCs w:val="20"/>
        </w:rPr>
        <w:t xml:space="preserve">A244. The manner in which </w:t>
      </w:r>
      <w:r>
        <w:rPr>
          <w:rFonts w:cs="Arial"/>
          <w:kern w:val="20"/>
          <w:szCs w:val="20"/>
        </w:rPr>
        <w:t>the requirements of paragraph 54</w:t>
      </w:r>
      <w:r w:rsidRPr="00961271">
        <w:rPr>
          <w:rFonts w:cs="Arial"/>
          <w:kern w:val="20"/>
          <w:szCs w:val="20"/>
        </w:rPr>
        <w:t xml:space="preserve"> are documented is for the auditor to determine using professional judgment. </w:t>
      </w:r>
    </w:p>
    <w:tbl>
      <w:tblPr>
        <w:tblStyle w:val="TableGrid"/>
        <w:tblW w:w="0" w:type="auto"/>
        <w:tblInd w:w="547" w:type="dxa"/>
        <w:tblLook w:val="04A0" w:firstRow="1" w:lastRow="0" w:firstColumn="1" w:lastColumn="0" w:noHBand="0" w:noVBand="1"/>
      </w:tblPr>
      <w:tblGrid>
        <w:gridCol w:w="8793"/>
      </w:tblGrid>
      <w:tr w:rsidR="005C2535" w:rsidTr="005C2535">
        <w:trPr>
          <w:ins w:id="1937" w:author="Author"/>
        </w:trPr>
        <w:tc>
          <w:tcPr>
            <w:tcW w:w="9340" w:type="dxa"/>
          </w:tcPr>
          <w:p w:rsidR="005C2535" w:rsidRDefault="005C2535" w:rsidP="005C2535">
            <w:pPr>
              <w:ind w:left="547" w:hanging="547"/>
              <w:rPr>
                <w:ins w:id="1938" w:author="Author"/>
                <w:rFonts w:cs="Arial"/>
                <w:kern w:val="20"/>
                <w:szCs w:val="20"/>
              </w:rPr>
            </w:pPr>
            <w:ins w:id="1939" w:author="Author">
              <w:r>
                <w:rPr>
                  <w:rFonts w:cs="Arial"/>
                  <w:kern w:val="20"/>
                  <w:szCs w:val="20"/>
                </w:rPr>
                <w:t>Example:</w:t>
              </w:r>
              <w:r w:rsidRPr="00961271">
                <w:rPr>
                  <w:rFonts w:cs="Arial"/>
                  <w:kern w:val="20"/>
                  <w:szCs w:val="20"/>
                </w:rPr>
                <w:t xml:space="preserve"> </w:t>
              </w:r>
            </w:ins>
          </w:p>
          <w:p w:rsidR="005C2535" w:rsidRDefault="005C2535" w:rsidP="005C2535">
            <w:pPr>
              <w:spacing w:before="120" w:after="120"/>
              <w:rPr>
                <w:ins w:id="1940" w:author="Author"/>
                <w:rFonts w:cs="Arial"/>
                <w:kern w:val="20"/>
                <w:szCs w:val="20"/>
              </w:rPr>
            </w:pPr>
            <w:ins w:id="1941" w:author="Author">
              <w:r>
                <w:rPr>
                  <w:rFonts w:cs="Arial"/>
                  <w:kern w:val="20"/>
                  <w:szCs w:val="20"/>
                </w:rPr>
                <w:t>I</w:t>
              </w:r>
              <w:r w:rsidRPr="00961271">
                <w:rPr>
                  <w:rFonts w:cs="Arial"/>
                  <w:kern w:val="20"/>
                  <w:szCs w:val="20"/>
                </w:rPr>
                <w:t>n audits of less complex entities the documentation may be incorporated in the auditor’s documentation of the overall strategy and audit plan.</w:t>
              </w:r>
              <w:r w:rsidRPr="00961271">
                <w:rPr>
                  <w:rFonts w:cs="Arial"/>
                  <w:kern w:val="20"/>
                  <w:szCs w:val="20"/>
                  <w:vertAlign w:val="superscript"/>
                </w:rPr>
                <w:footnoteReference w:id="82"/>
              </w:r>
              <w:r w:rsidRPr="00961271">
                <w:rPr>
                  <w:rFonts w:cs="Arial"/>
                  <w:kern w:val="20"/>
                  <w:szCs w:val="20"/>
                </w:rPr>
                <w:t xml:space="preserve"> Similarly, for example, the results of the risk assessment may be documented </w:t>
              </w:r>
              <w:proofErr w:type="gramStart"/>
              <w:r w:rsidRPr="00961271">
                <w:rPr>
                  <w:rFonts w:cs="Arial"/>
                  <w:kern w:val="20"/>
                  <w:szCs w:val="20"/>
                </w:rPr>
                <w:t>separately, or</w:t>
              </w:r>
              <w:proofErr w:type="gramEnd"/>
              <w:r w:rsidRPr="00961271">
                <w:rPr>
                  <w:rFonts w:cs="Arial"/>
                  <w:kern w:val="20"/>
                  <w:szCs w:val="20"/>
                </w:rPr>
                <w:t xml:space="preserve"> may be documented as part of the auditor’s documentation of further procedures.</w:t>
              </w:r>
              <w:r w:rsidRPr="00961271">
                <w:rPr>
                  <w:rFonts w:cs="Arial"/>
                  <w:kern w:val="20"/>
                  <w:szCs w:val="20"/>
                  <w:vertAlign w:val="superscript"/>
                </w:rPr>
                <w:footnoteReference w:id="83"/>
              </w:r>
              <w:r w:rsidRPr="00961271">
                <w:rPr>
                  <w:rFonts w:cs="Arial"/>
                  <w:kern w:val="20"/>
                  <w:szCs w:val="20"/>
                </w:rPr>
                <w:t xml:space="preserve"> </w:t>
              </w:r>
            </w:ins>
          </w:p>
        </w:tc>
      </w:tr>
    </w:tbl>
    <w:p w:rsidR="005C2535" w:rsidDel="007D6917" w:rsidRDefault="005C2535" w:rsidP="005C2535">
      <w:pPr>
        <w:ind w:left="547"/>
        <w:rPr>
          <w:del w:id="1946" w:author="Author"/>
          <w:rFonts w:cs="Arial"/>
          <w:kern w:val="20"/>
          <w:szCs w:val="20"/>
        </w:rPr>
      </w:pPr>
      <w:del w:id="1947" w:author="Author">
        <w:r w:rsidRPr="00961271" w:rsidDel="007D6917">
          <w:rPr>
            <w:rFonts w:cs="Arial"/>
            <w:kern w:val="20"/>
            <w:szCs w:val="20"/>
          </w:rPr>
          <w:delText>For example, in audits of smaller and less complex entities the documentation may be incorporated in the auditor’s documentation of the overall strategy and audit plan.</w:delText>
        </w:r>
        <w:r w:rsidRPr="00961271" w:rsidDel="007D6917">
          <w:rPr>
            <w:rFonts w:cs="Arial"/>
            <w:kern w:val="20"/>
            <w:szCs w:val="20"/>
            <w:vertAlign w:val="superscript"/>
          </w:rPr>
          <w:footnoteReference w:id="84"/>
        </w:r>
        <w:r w:rsidRPr="00961271" w:rsidDel="007D6917">
          <w:rPr>
            <w:rFonts w:cs="Arial"/>
            <w:kern w:val="20"/>
            <w:szCs w:val="20"/>
          </w:rPr>
          <w:delText xml:space="preserve"> Similarly, for example, the results of the risk assessment may be documented separately, or may be documented as part of the auditor’s documentation of further procedures.</w:delText>
        </w:r>
        <w:r w:rsidRPr="00961271" w:rsidDel="007D6917">
          <w:rPr>
            <w:rFonts w:cs="Arial"/>
            <w:kern w:val="20"/>
            <w:szCs w:val="20"/>
            <w:vertAlign w:val="superscript"/>
          </w:rPr>
          <w:footnoteReference w:id="85"/>
        </w:r>
        <w:r w:rsidRPr="00961271" w:rsidDel="007D6917">
          <w:rPr>
            <w:rFonts w:cs="Arial"/>
            <w:kern w:val="20"/>
            <w:szCs w:val="20"/>
          </w:rPr>
          <w:delText xml:space="preserve"> The form and extent of the auditor’s documentation is influenced by the nature, size and complexity of the entity and its system of internal control, </w:delText>
        </w:r>
        <w:r w:rsidRPr="00961271" w:rsidDel="007D6917">
          <w:rPr>
            <w:rFonts w:cs="Arial"/>
            <w:kern w:val="20"/>
            <w:szCs w:val="20"/>
          </w:rPr>
          <w:lastRenderedPageBreak/>
          <w:delText xml:space="preserve">availability of information from the entity and the audit methodology and technology used in the course of the audit. </w:delText>
        </w:r>
      </w:del>
    </w:p>
    <w:p w:rsidR="005C2535" w:rsidRPr="00961271" w:rsidRDefault="005C2535" w:rsidP="005C2535">
      <w:pPr>
        <w:ind w:left="547" w:hanging="547"/>
        <w:rPr>
          <w:rFonts w:cs="Arial"/>
          <w:kern w:val="20"/>
          <w:szCs w:val="20"/>
        </w:rPr>
      </w:pPr>
      <w:r w:rsidRPr="00961271">
        <w:rPr>
          <w:rFonts w:cs="Arial"/>
          <w:kern w:val="20"/>
          <w:szCs w:val="20"/>
        </w:rPr>
        <w:t xml:space="preserve">A245. More detailed documentation may be required </w:t>
      </w:r>
      <w:ins w:id="1952" w:author="Author">
        <w:r>
          <w:rPr>
            <w:rFonts w:cs="Arial"/>
            <w:kern w:val="20"/>
            <w:szCs w:val="20"/>
          </w:rPr>
          <w:t xml:space="preserve">to support significant judgments </w:t>
        </w:r>
      </w:ins>
      <w:r w:rsidRPr="00961271">
        <w:rPr>
          <w:rFonts w:cs="Arial"/>
          <w:kern w:val="20"/>
          <w:szCs w:val="20"/>
        </w:rPr>
        <w:t>where the auditor applies a higher level of professional judgment, for example when exercising professional judgment to support the rationale for difficult judgments made</w:t>
      </w:r>
      <w:ins w:id="1953" w:author="Author">
        <w:r>
          <w:rPr>
            <w:rFonts w:cs="Arial"/>
            <w:kern w:val="20"/>
            <w:szCs w:val="20"/>
          </w:rPr>
          <w:t>, that is sufficient to enable an experienced auditor, having no previous experience with the audit, to understand the nature, timing and extent of the audit procedures performed</w:t>
        </w:r>
      </w:ins>
      <w:r w:rsidRPr="00961271">
        <w:rPr>
          <w:rFonts w:cs="Arial"/>
          <w:kern w:val="20"/>
          <w:szCs w:val="20"/>
        </w:rPr>
        <w:t xml:space="preserve">. </w:t>
      </w:r>
      <w:del w:id="1954" w:author="Author">
        <w:r w:rsidRPr="00961271" w:rsidDel="007D6917">
          <w:rPr>
            <w:rFonts w:cs="Arial"/>
            <w:kern w:val="20"/>
            <w:szCs w:val="20"/>
          </w:rPr>
          <w:delText xml:space="preserve">However, the auditor is not required to document every inherent risk factor that was taken into account in identifying and assessing the risks of material misstatement at the assertion level. </w:delText>
        </w:r>
      </w:del>
    </w:p>
    <w:p w:rsidR="005C2535" w:rsidRPr="00961271" w:rsidRDefault="005C2535" w:rsidP="005C2535">
      <w:pPr>
        <w:ind w:left="547" w:hanging="547"/>
        <w:rPr>
          <w:rFonts w:cs="Arial"/>
          <w:kern w:val="20"/>
          <w:szCs w:val="20"/>
        </w:rPr>
      </w:pPr>
      <w:r w:rsidRPr="00961271">
        <w:rPr>
          <w:rFonts w:cs="Arial"/>
          <w:kern w:val="20"/>
          <w:szCs w:val="20"/>
        </w:rPr>
        <w:t xml:space="preserve">A246. For the audits of </w:t>
      </w:r>
      <w:del w:id="1955" w:author="Author">
        <w:r w:rsidRPr="00961271" w:rsidDel="00F02026">
          <w:rPr>
            <w:rFonts w:cs="Arial"/>
            <w:kern w:val="20"/>
            <w:szCs w:val="20"/>
          </w:rPr>
          <w:delText xml:space="preserve">smaller and </w:delText>
        </w:r>
      </w:del>
      <w:r w:rsidRPr="00961271">
        <w:rPr>
          <w:rFonts w:cs="Arial"/>
          <w:kern w:val="20"/>
          <w:szCs w:val="20"/>
        </w:rPr>
        <w:t>less complex entities, the form and extent of documentation may be simple in form and relatively brief.</w:t>
      </w:r>
      <w:ins w:id="1956" w:author="Author">
        <w:r w:rsidRPr="007D6917">
          <w:rPr>
            <w:rFonts w:cs="Arial"/>
            <w:kern w:val="20"/>
            <w:szCs w:val="20"/>
          </w:rPr>
          <w:t xml:space="preserve"> </w:t>
        </w:r>
        <w:r w:rsidRPr="00961271">
          <w:rPr>
            <w:rFonts w:cs="Arial"/>
            <w:kern w:val="20"/>
            <w:szCs w:val="20"/>
          </w:rPr>
          <w:t xml:space="preserve">The form and extent of the auditor’s documentation is influenced by the nature, size and complexity of the entity and its system of internal control, availability of information from the entity and the audit methodology and technology used in the course of the audit. </w:t>
        </w:r>
      </w:ins>
      <w:r w:rsidRPr="00961271">
        <w:rPr>
          <w:rFonts w:cs="Arial"/>
          <w:kern w:val="20"/>
          <w:szCs w:val="20"/>
        </w:rPr>
        <w:t xml:space="preserve"> It is not necessary to document the entirety of the auditor’s understanding of the entity and matters related to it.</w:t>
      </w:r>
      <w:r>
        <w:rPr>
          <w:rFonts w:cs="Arial"/>
          <w:kern w:val="20"/>
          <w:szCs w:val="20"/>
        </w:rPr>
        <w:t xml:space="preserve"> </w:t>
      </w:r>
      <w:r w:rsidRPr="00961271">
        <w:rPr>
          <w:rFonts w:cs="Arial"/>
          <w:kern w:val="20"/>
          <w:szCs w:val="20"/>
        </w:rPr>
        <w:t>Key elements</w:t>
      </w:r>
      <w:ins w:id="1957" w:author="Author">
        <w:r>
          <w:rPr>
            <w:rStyle w:val="FootnoteReference"/>
            <w:rFonts w:cs="Arial"/>
            <w:kern w:val="20"/>
            <w:szCs w:val="20"/>
          </w:rPr>
          <w:footnoteReference w:id="86"/>
        </w:r>
      </w:ins>
      <w:r w:rsidRPr="00961271">
        <w:rPr>
          <w:rFonts w:cs="Arial"/>
          <w:kern w:val="20"/>
          <w:szCs w:val="20"/>
        </w:rPr>
        <w:t xml:space="preserve"> of understanding documented by the auditor may include those on which the auditor based the assessment of the risks of material misstatement</w:t>
      </w:r>
      <w:ins w:id="1959" w:author="Author">
        <w:r>
          <w:rPr>
            <w:rFonts w:cs="Arial"/>
            <w:kern w:val="20"/>
            <w:szCs w:val="20"/>
          </w:rPr>
          <w:t>,</w:t>
        </w:r>
      </w:ins>
      <w:del w:id="1960" w:author="Author">
        <w:r w:rsidRPr="00961271" w:rsidDel="00F02026">
          <w:rPr>
            <w:rFonts w:cs="Arial"/>
            <w:kern w:val="20"/>
            <w:szCs w:val="20"/>
          </w:rPr>
          <w:delText>.</w:delText>
        </w:r>
      </w:del>
      <w:ins w:id="1961" w:author="Author">
        <w:r w:rsidRPr="007D6917">
          <w:rPr>
            <w:rFonts w:cs="Arial"/>
            <w:kern w:val="20"/>
            <w:szCs w:val="20"/>
          </w:rPr>
          <w:t xml:space="preserve"> </w:t>
        </w:r>
        <w:r w:rsidRPr="00961271">
          <w:rPr>
            <w:rFonts w:cs="Arial"/>
            <w:kern w:val="20"/>
            <w:szCs w:val="20"/>
          </w:rPr>
          <w:t xml:space="preserve">However, the auditor is not required to document every inherent risk factor that was taken into account in identifying and assessing the risks of material misstatement at the assertion level. </w:t>
        </w:r>
        <w:r>
          <w:rPr>
            <w:rFonts w:cs="Arial"/>
            <w:kern w:val="20"/>
            <w:szCs w:val="20"/>
          </w:rPr>
          <w:t xml:space="preserve"> </w:t>
        </w:r>
      </w:ins>
    </w:p>
    <w:p w:rsidR="005C2535" w:rsidRDefault="005C2535" w:rsidP="005C2535">
      <w:pPr>
        <w:ind w:left="547" w:hanging="547"/>
      </w:pPr>
      <w:r w:rsidRPr="00961271">
        <w:rPr>
          <w:rFonts w:cs="Arial"/>
          <w:kern w:val="20"/>
          <w:szCs w:val="20"/>
        </w:rPr>
        <w:t>A247. For recurring audits, certain documentation may be carried forward, updated as necessary to reflect changes in the</w:t>
      </w:r>
      <w:r>
        <w:rPr>
          <w:rFonts w:cs="Arial"/>
          <w:kern w:val="20"/>
          <w:szCs w:val="20"/>
        </w:rPr>
        <w:t xml:space="preserve"> entity’s business or processes.</w:t>
      </w:r>
    </w:p>
    <w:p w:rsidR="005C2535" w:rsidRDefault="005C2535" w:rsidP="005C2535"/>
    <w:sectPr w:rsidR="005C2535" w:rsidSect="00011E1B">
      <w:headerReference w:type="default" r:id="rId8"/>
      <w:footerReference w:type="default" r:id="rId9"/>
      <w:headerReference w:type="first" r:id="rId10"/>
      <w:footerReference w:type="firs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96C3B" w:rsidRDefault="00E96C3B">
      <w:pPr>
        <w:spacing w:before="0" w:line="240" w:lineRule="auto"/>
      </w:pPr>
      <w:r>
        <w:separator/>
      </w:r>
    </w:p>
  </w:endnote>
  <w:endnote w:type="continuationSeparator" w:id="0">
    <w:p w:rsidR="00E96C3B" w:rsidRDefault="00E96C3B">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Segoe UI">
    <w:panose1 w:val="020B0502040204020203"/>
    <w:charset w:val="00"/>
    <w:family w:val="swiss"/>
    <w:pitch w:val="variable"/>
    <w:sig w:usb0="E10022FF" w:usb1="C000E47F" w:usb2="00000029" w:usb3="00000000" w:csb0="000001D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Caslon 540 LT Std">
    <w:panose1 w:val="00000000000000000000"/>
    <w:charset w:val="00"/>
    <w:family w:val="roman"/>
    <w:notTrueType/>
    <w:pitch w:val="variable"/>
    <w:sig w:usb0="800000AF" w:usb1="5000204A" w:usb2="00000000" w:usb3="00000000" w:csb0="00000001" w:csb1="00000000"/>
  </w:font>
  <w:font w:name="Tahoma">
    <w:panose1 w:val="020B0604030504040204"/>
    <w:charset w:val="00"/>
    <w:family w:val="swiss"/>
    <w:pitch w:val="variable"/>
    <w:sig w:usb0="E1002EFF" w:usb1="C000605B" w:usb2="00000029" w:usb3="00000000" w:csb0="000101FF" w:csb1="00000000"/>
  </w:font>
  <w:font w:name="Myriad Pro Light">
    <w:panose1 w:val="00000000000000000000"/>
    <w:charset w:val="00"/>
    <w:family w:val="swiss"/>
    <w:notTrueType/>
    <w:pitch w:val="variable"/>
    <w:sig w:usb0="20000287" w:usb1="00000001" w:usb2="00000000" w:usb3="00000000" w:csb0="0000019F" w:csb1="00000000"/>
  </w:font>
  <w:font w:name="Calibri Light">
    <w:panose1 w:val="020F0302020204030204"/>
    <w:charset w:val="00"/>
    <w:family w:val="swiss"/>
    <w:pitch w:val="variable"/>
    <w:sig w:usb0="A00002EF" w:usb1="4000207B"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507B1" w:rsidRPr="001D32F8" w:rsidRDefault="00D507B1" w:rsidP="009C1830">
    <w:pPr>
      <w:tabs>
        <w:tab w:val="center" w:pos="4590"/>
        <w:tab w:val="right" w:pos="9360"/>
      </w:tabs>
      <w:spacing w:before="60" w:after="60" w:line="240" w:lineRule="exact"/>
      <w:jc w:val="center"/>
      <w:rPr>
        <w:sz w:val="16"/>
      </w:rPr>
    </w:pPr>
    <w:r>
      <w:rPr>
        <w:rFonts w:cs="Arial"/>
        <w:sz w:val="16"/>
        <w:szCs w:val="36"/>
      </w:rPr>
      <w:t xml:space="preserve">Supplement to </w:t>
    </w:r>
    <w:r w:rsidRPr="001D32F8">
      <w:rPr>
        <w:rFonts w:cs="Arial"/>
        <w:sz w:val="16"/>
        <w:szCs w:val="36"/>
      </w:rPr>
      <w:t>Agenda Item 2-</w:t>
    </w:r>
    <w:r>
      <w:rPr>
        <w:rFonts w:cs="Arial"/>
        <w:sz w:val="16"/>
        <w:szCs w:val="36"/>
      </w:rPr>
      <w:t>C</w:t>
    </w:r>
  </w:p>
  <w:p w:rsidR="00D507B1" w:rsidRDefault="00D507B1" w:rsidP="009C1830">
    <w:pPr>
      <w:pStyle w:val="Footer"/>
      <w:spacing w:before="60" w:after="60"/>
    </w:pPr>
    <w:r>
      <w:rPr>
        <w:rFonts w:cs="Arial"/>
        <w:szCs w:val="16"/>
      </w:rPr>
      <w:t xml:space="preserve">Page </w:t>
    </w:r>
    <w:r>
      <w:rPr>
        <w:rFonts w:cs="Arial"/>
        <w:bCs/>
        <w:szCs w:val="16"/>
      </w:rPr>
      <w:fldChar w:fldCharType="begin"/>
    </w:r>
    <w:r>
      <w:rPr>
        <w:rFonts w:cs="Arial"/>
        <w:bCs/>
        <w:szCs w:val="16"/>
      </w:rPr>
      <w:instrText xml:space="preserve"> PAGE  \* Arabic  \* MERGEFORMAT </w:instrText>
    </w:r>
    <w:r>
      <w:rPr>
        <w:rFonts w:cs="Arial"/>
        <w:bCs/>
        <w:szCs w:val="16"/>
      </w:rPr>
      <w:fldChar w:fldCharType="separate"/>
    </w:r>
    <w:r>
      <w:rPr>
        <w:rFonts w:cs="Arial"/>
        <w:bCs/>
        <w:noProof/>
        <w:szCs w:val="16"/>
      </w:rPr>
      <w:t>44</w:t>
    </w:r>
    <w:r>
      <w:rPr>
        <w:rFonts w:cs="Arial"/>
        <w:bCs/>
        <w:szCs w:val="16"/>
      </w:rPr>
      <w:fldChar w:fldCharType="end"/>
    </w:r>
    <w:r>
      <w:rPr>
        <w:rFonts w:cs="Arial"/>
        <w:szCs w:val="16"/>
      </w:rPr>
      <w:t xml:space="preserve"> of </w:t>
    </w:r>
    <w:r>
      <w:rPr>
        <w:rFonts w:cs="Arial"/>
        <w:bCs/>
        <w:szCs w:val="16"/>
      </w:rPr>
      <w:fldChar w:fldCharType="begin"/>
    </w:r>
    <w:r>
      <w:rPr>
        <w:rFonts w:cs="Arial"/>
        <w:bCs/>
        <w:szCs w:val="16"/>
      </w:rPr>
      <w:instrText xml:space="preserve"> NUMPAGES  \* Arabic  \* MERGEFORMAT </w:instrText>
    </w:r>
    <w:r>
      <w:rPr>
        <w:rFonts w:cs="Arial"/>
        <w:bCs/>
        <w:szCs w:val="16"/>
      </w:rPr>
      <w:fldChar w:fldCharType="separate"/>
    </w:r>
    <w:r>
      <w:rPr>
        <w:rFonts w:cs="Arial"/>
        <w:bCs/>
        <w:noProof/>
        <w:szCs w:val="16"/>
      </w:rPr>
      <w:t>73</w:t>
    </w:r>
    <w:r>
      <w:rPr>
        <w:rFonts w:cs="Arial"/>
        <w:bCs/>
        <w:szCs w:val="16"/>
      </w:rPr>
      <w:fldChar w:fldCharType="end"/>
    </w:r>
  </w:p>
  <w:p w:rsidR="00D507B1" w:rsidRPr="00274434" w:rsidRDefault="00D507B1" w:rsidP="004802F6">
    <w:pPr>
      <w:pStyle w:val="Footer"/>
      <w:rPr>
        <w:rStyle w:val="PageNumber"/>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507B1" w:rsidRDefault="00D507B1" w:rsidP="002E6184">
    <w:pPr>
      <w:pStyle w:val="Footer"/>
      <w:spacing w:before="120"/>
      <w:jc w:val="both"/>
      <w:rPr>
        <w:rFonts w:cs="Arial"/>
        <w:szCs w:val="16"/>
      </w:rPr>
    </w:pPr>
    <w:r>
      <w:rPr>
        <w:rFonts w:cs="Arial"/>
        <w:i/>
        <w:szCs w:val="16"/>
      </w:rPr>
      <w:t>Prepared by</w:t>
    </w:r>
    <w:r>
      <w:rPr>
        <w:rFonts w:cs="Arial"/>
        <w:szCs w:val="16"/>
      </w:rPr>
      <w:t>: Bev Bahlmann and Denise Weber (June 2019)</w:t>
    </w:r>
    <w:r>
      <w:rPr>
        <w:rFonts w:cs="Arial"/>
        <w:szCs w:val="16"/>
      </w:rPr>
      <w:tab/>
    </w:r>
    <w:r>
      <w:rPr>
        <w:rFonts w:cs="Arial"/>
        <w:szCs w:val="16"/>
      </w:rPr>
      <w:tab/>
    </w:r>
    <w:r>
      <w:rPr>
        <w:rFonts w:cs="Arial"/>
        <w:szCs w:val="16"/>
      </w:rPr>
      <w:tab/>
    </w:r>
    <w:r>
      <w:rPr>
        <w:rFonts w:cs="Arial"/>
        <w:szCs w:val="16"/>
      </w:rPr>
      <w:tab/>
    </w:r>
    <w:r>
      <w:rPr>
        <w:rFonts w:cs="Arial"/>
        <w:szCs w:val="16"/>
      </w:rPr>
      <w:tab/>
    </w:r>
    <w:r>
      <w:rPr>
        <w:rFonts w:cs="Arial"/>
        <w:szCs w:val="16"/>
      </w:rPr>
      <w:tab/>
    </w:r>
    <w:r>
      <w:rPr>
        <w:rFonts w:cs="Arial"/>
        <w:szCs w:val="16"/>
      </w:rPr>
      <w:tab/>
    </w:r>
    <w:r>
      <w:rPr>
        <w:rFonts w:cs="Arial"/>
        <w:szCs w:val="16"/>
      </w:rPr>
      <w:tab/>
    </w:r>
    <w:r>
      <w:rPr>
        <w:rFonts w:cs="Arial"/>
        <w:szCs w:val="16"/>
      </w:rPr>
      <w:tab/>
      <w:t xml:space="preserve">Page </w:t>
    </w:r>
    <w:r>
      <w:rPr>
        <w:rFonts w:cs="Arial"/>
        <w:bCs/>
        <w:szCs w:val="16"/>
      </w:rPr>
      <w:fldChar w:fldCharType="begin"/>
    </w:r>
    <w:r>
      <w:rPr>
        <w:rFonts w:cs="Arial"/>
        <w:bCs/>
        <w:szCs w:val="16"/>
      </w:rPr>
      <w:instrText xml:space="preserve"> PAGE  \* Arabic  \* MERGEFORMAT </w:instrText>
    </w:r>
    <w:r>
      <w:rPr>
        <w:rFonts w:cs="Arial"/>
        <w:bCs/>
        <w:szCs w:val="16"/>
      </w:rPr>
      <w:fldChar w:fldCharType="separate"/>
    </w:r>
    <w:r>
      <w:rPr>
        <w:rFonts w:cs="Arial"/>
        <w:bCs/>
        <w:noProof/>
        <w:szCs w:val="16"/>
      </w:rPr>
      <w:t>1</w:t>
    </w:r>
    <w:r>
      <w:rPr>
        <w:rFonts w:cs="Arial"/>
        <w:bCs/>
        <w:szCs w:val="16"/>
      </w:rPr>
      <w:fldChar w:fldCharType="end"/>
    </w:r>
  </w:p>
  <w:p w:rsidR="00D507B1" w:rsidRDefault="00D507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96C3B" w:rsidRDefault="00E96C3B">
      <w:pPr>
        <w:spacing w:before="0" w:line="240" w:lineRule="auto"/>
      </w:pPr>
      <w:r>
        <w:separator/>
      </w:r>
    </w:p>
  </w:footnote>
  <w:footnote w:type="continuationSeparator" w:id="0">
    <w:p w:rsidR="00E96C3B" w:rsidRDefault="00E96C3B">
      <w:pPr>
        <w:spacing w:before="0" w:line="240" w:lineRule="auto"/>
      </w:pPr>
      <w:r>
        <w:continuationSeparator/>
      </w:r>
    </w:p>
  </w:footnote>
  <w:footnote w:type="continuationNotice" w:id="1">
    <w:p w:rsidR="00E96C3B" w:rsidRDefault="00E96C3B">
      <w:pPr>
        <w:spacing w:before="0" w:line="240" w:lineRule="auto"/>
      </w:pPr>
    </w:p>
  </w:footnote>
  <w:footnote w:id="2">
    <w:p w:rsidR="00D507B1" w:rsidRDefault="00D507B1" w:rsidP="002E6184">
      <w:pPr>
        <w:pStyle w:val="FootnoteText"/>
        <w:spacing w:after="60"/>
        <w:rPr>
          <w:rFonts w:cs="Arial"/>
        </w:rPr>
      </w:pPr>
      <w:r>
        <w:rPr>
          <w:rStyle w:val="FootnoteReference"/>
          <w:rFonts w:cs="Arial"/>
        </w:rPr>
        <w:footnoteRef/>
      </w:r>
      <w:r>
        <w:rPr>
          <w:rFonts w:cs="Arial"/>
        </w:rPr>
        <w:t xml:space="preserve"> </w:t>
      </w:r>
      <w:r>
        <w:rPr>
          <w:rFonts w:cs="Arial"/>
        </w:rPr>
        <w:tab/>
        <w:t xml:space="preserve">ISA 315 (Revised), </w:t>
      </w:r>
      <w:r>
        <w:rPr>
          <w:rFonts w:cs="Arial"/>
          <w:i/>
        </w:rPr>
        <w:t>Identifying and Assessing the Risks of Material Misstatement through Understanding the Entity and Its Environment</w:t>
      </w:r>
    </w:p>
  </w:footnote>
  <w:footnote w:id="3">
    <w:p w:rsidR="00D507B1" w:rsidRDefault="00D507B1" w:rsidP="00E177FC">
      <w:pPr>
        <w:pStyle w:val="FootnoteText"/>
        <w:spacing w:after="60"/>
      </w:pPr>
      <w:r>
        <w:rPr>
          <w:rStyle w:val="FootnoteReference"/>
        </w:rPr>
        <w:footnoteRef/>
      </w:r>
      <w:r>
        <w:t xml:space="preserve"> </w:t>
      </w:r>
      <w:r>
        <w:tab/>
        <w:t xml:space="preserve">Proposed ISA 315 (Revised), </w:t>
      </w:r>
      <w:r>
        <w:rPr>
          <w:rFonts w:cs="Arial"/>
          <w:i/>
        </w:rPr>
        <w:t>Identifying and Assessing the Risks of Material Misstatement</w:t>
      </w:r>
    </w:p>
  </w:footnote>
  <w:footnote w:id="4">
    <w:p w:rsidR="00D507B1" w:rsidRPr="00761E1C" w:rsidRDefault="00D507B1" w:rsidP="003E1141">
      <w:pPr>
        <w:pStyle w:val="FootnoteText"/>
        <w:spacing w:after="60"/>
        <w:rPr>
          <w:rFonts w:cs="Arial"/>
          <w:szCs w:val="16"/>
        </w:rPr>
      </w:pPr>
      <w:r w:rsidRPr="00761E1C">
        <w:rPr>
          <w:rStyle w:val="FootnoteReference"/>
          <w:rFonts w:cs="Arial"/>
          <w:szCs w:val="16"/>
        </w:rPr>
        <w:footnoteRef/>
      </w:r>
      <w:r w:rsidRPr="00761E1C">
        <w:rPr>
          <w:rFonts w:cs="Arial"/>
          <w:szCs w:val="16"/>
        </w:rPr>
        <w:t xml:space="preserve"> </w:t>
      </w:r>
      <w:r w:rsidRPr="00761E1C">
        <w:rPr>
          <w:rFonts w:cs="Arial"/>
          <w:szCs w:val="16"/>
        </w:rPr>
        <w:tab/>
        <w:t xml:space="preserve">ISA 580, </w:t>
      </w:r>
      <w:r w:rsidRPr="00761E1C">
        <w:rPr>
          <w:rFonts w:cs="Arial"/>
          <w:i/>
          <w:szCs w:val="16"/>
        </w:rPr>
        <w:t>Written Representations</w:t>
      </w:r>
    </w:p>
  </w:footnote>
  <w:footnote w:id="5">
    <w:p w:rsidR="00D507B1" w:rsidRPr="00761E1C" w:rsidRDefault="00D507B1" w:rsidP="003E1141">
      <w:pPr>
        <w:pStyle w:val="IfacFootnotes"/>
        <w:tabs>
          <w:tab w:val="clear" w:pos="360"/>
          <w:tab w:val="left" w:pos="630"/>
        </w:tabs>
        <w:rPr>
          <w:rFonts w:cs="Arial"/>
          <w:szCs w:val="16"/>
        </w:rPr>
      </w:pPr>
      <w:r w:rsidRPr="00761E1C">
        <w:rPr>
          <w:rStyle w:val="FootnoteReference"/>
          <w:rFonts w:eastAsiaTheme="majorEastAsia" w:cs="Arial"/>
          <w:szCs w:val="16"/>
        </w:rPr>
        <w:footnoteRef/>
      </w:r>
      <w:r w:rsidRPr="00761E1C">
        <w:rPr>
          <w:rFonts w:cs="Arial"/>
          <w:szCs w:val="16"/>
        </w:rPr>
        <w:t xml:space="preserve"> </w:t>
      </w:r>
      <w:r w:rsidRPr="00761E1C">
        <w:rPr>
          <w:rFonts w:cs="Arial"/>
          <w:szCs w:val="16"/>
        </w:rPr>
        <w:tab/>
        <w:t>ISA 240, paragraphs 12–24</w:t>
      </w:r>
    </w:p>
  </w:footnote>
  <w:footnote w:id="6">
    <w:p w:rsidR="00D507B1" w:rsidRPr="00761E1C" w:rsidRDefault="00D507B1" w:rsidP="003E1141">
      <w:pPr>
        <w:pStyle w:val="FootnoteText"/>
        <w:spacing w:after="60"/>
        <w:rPr>
          <w:rFonts w:cs="Arial"/>
          <w:i/>
        </w:rPr>
      </w:pPr>
      <w:r w:rsidRPr="00761E1C">
        <w:rPr>
          <w:rStyle w:val="FootnoteReference"/>
          <w:rFonts w:cs="Arial"/>
        </w:rPr>
        <w:footnoteRef/>
      </w:r>
      <w:r w:rsidRPr="00761E1C">
        <w:rPr>
          <w:rFonts w:cs="Arial"/>
        </w:rPr>
        <w:t xml:space="preserve"> </w:t>
      </w:r>
      <w:r w:rsidRPr="00761E1C">
        <w:rPr>
          <w:rFonts w:cs="Arial"/>
        </w:rPr>
        <w:tab/>
        <w:t xml:space="preserve">ISA 540 (Revised), </w:t>
      </w:r>
      <w:r w:rsidRPr="00761E1C">
        <w:rPr>
          <w:rFonts w:cs="Arial"/>
          <w:i/>
        </w:rPr>
        <w:t>Auditing Accounting Estimates and Related Disclosures</w:t>
      </w:r>
    </w:p>
  </w:footnote>
  <w:footnote w:id="7">
    <w:p w:rsidR="00D507B1" w:rsidRPr="00761E1C" w:rsidRDefault="00D507B1" w:rsidP="003E1141">
      <w:pPr>
        <w:pStyle w:val="FootnoteText"/>
        <w:spacing w:after="60"/>
        <w:rPr>
          <w:rFonts w:cs="Arial"/>
        </w:rPr>
      </w:pPr>
      <w:r w:rsidRPr="00761E1C">
        <w:rPr>
          <w:rStyle w:val="FootnoteReference"/>
          <w:rFonts w:cs="Arial"/>
        </w:rPr>
        <w:footnoteRef/>
      </w:r>
      <w:r w:rsidRPr="00761E1C">
        <w:rPr>
          <w:rFonts w:cs="Arial"/>
        </w:rPr>
        <w:t xml:space="preserve"> </w:t>
      </w:r>
      <w:r w:rsidRPr="00761E1C">
        <w:rPr>
          <w:rFonts w:cs="Arial"/>
        </w:rPr>
        <w:tab/>
        <w:t xml:space="preserve">ISA 550, </w:t>
      </w:r>
      <w:r w:rsidRPr="00761E1C">
        <w:rPr>
          <w:rFonts w:cs="Arial"/>
          <w:i/>
        </w:rPr>
        <w:t>Related Parties</w:t>
      </w:r>
    </w:p>
  </w:footnote>
  <w:footnote w:id="8">
    <w:p w:rsidR="00D507B1" w:rsidRPr="00761E1C" w:rsidRDefault="00D507B1" w:rsidP="003E1141">
      <w:pPr>
        <w:pStyle w:val="FootnoteText"/>
        <w:spacing w:after="60"/>
        <w:rPr>
          <w:rFonts w:cs="Arial"/>
        </w:rPr>
      </w:pPr>
      <w:r w:rsidRPr="00761E1C">
        <w:rPr>
          <w:rStyle w:val="FootnoteReference"/>
          <w:rFonts w:cs="Arial"/>
        </w:rPr>
        <w:footnoteRef/>
      </w:r>
      <w:r w:rsidRPr="00761E1C">
        <w:rPr>
          <w:rFonts w:cs="Arial"/>
        </w:rPr>
        <w:t xml:space="preserve"> </w:t>
      </w:r>
      <w:r w:rsidRPr="00761E1C">
        <w:rPr>
          <w:rFonts w:cs="Arial"/>
        </w:rPr>
        <w:tab/>
        <w:t xml:space="preserve">ISA 570 (Revised), </w:t>
      </w:r>
      <w:r w:rsidRPr="00761E1C">
        <w:rPr>
          <w:rFonts w:cs="Arial"/>
          <w:i/>
        </w:rPr>
        <w:t>Going Concern</w:t>
      </w:r>
    </w:p>
  </w:footnote>
  <w:footnote w:id="9">
    <w:p w:rsidR="00D507B1" w:rsidRPr="00761E1C" w:rsidRDefault="00D507B1" w:rsidP="003E1141">
      <w:pPr>
        <w:pStyle w:val="FootnoteText"/>
        <w:spacing w:after="60"/>
        <w:rPr>
          <w:rFonts w:cs="Arial"/>
          <w:i/>
        </w:rPr>
      </w:pPr>
      <w:r w:rsidRPr="00761E1C">
        <w:rPr>
          <w:rStyle w:val="FootnoteReference"/>
          <w:rFonts w:cs="Arial"/>
        </w:rPr>
        <w:footnoteRef/>
      </w:r>
      <w:r w:rsidRPr="00761E1C">
        <w:rPr>
          <w:rFonts w:cs="Arial"/>
        </w:rPr>
        <w:t xml:space="preserve"> </w:t>
      </w:r>
      <w:r w:rsidRPr="00761E1C">
        <w:rPr>
          <w:rFonts w:cs="Arial"/>
        </w:rPr>
        <w:tab/>
        <w:t xml:space="preserve">ISA 600, </w:t>
      </w:r>
      <w:r w:rsidRPr="00761E1C">
        <w:rPr>
          <w:rFonts w:cs="Arial"/>
          <w:i/>
        </w:rPr>
        <w:t>Special Considerations – Audits of Group Financial Statements (Including the Work of Component Auditors)</w:t>
      </w:r>
    </w:p>
  </w:footnote>
  <w:footnote w:id="10">
    <w:p w:rsidR="00D507B1" w:rsidRPr="00FB6A57" w:rsidRDefault="00D507B1" w:rsidP="00FB6A57">
      <w:pPr>
        <w:pStyle w:val="IfacFootnotes"/>
        <w:tabs>
          <w:tab w:val="clear" w:pos="360"/>
          <w:tab w:val="left" w:pos="540"/>
        </w:tabs>
        <w:rPr>
          <w:rFonts w:cs="Arial"/>
          <w:strike/>
          <w:szCs w:val="16"/>
        </w:rPr>
      </w:pPr>
      <w:r w:rsidRPr="00FB6A57">
        <w:rPr>
          <w:rStyle w:val="FootnoteReference"/>
          <w:rFonts w:eastAsiaTheme="majorEastAsia" w:cs="Arial"/>
          <w:strike/>
          <w:szCs w:val="16"/>
        </w:rPr>
        <w:footnoteRef/>
      </w:r>
      <w:r w:rsidRPr="00FB6A57">
        <w:rPr>
          <w:rFonts w:cs="Arial"/>
          <w:strike/>
          <w:szCs w:val="16"/>
        </w:rPr>
        <w:t xml:space="preserve"> </w:t>
      </w:r>
      <w:r w:rsidRPr="00FB6A57">
        <w:rPr>
          <w:rFonts w:cs="Arial"/>
          <w:strike/>
          <w:szCs w:val="16"/>
        </w:rPr>
        <w:tab/>
        <w:t xml:space="preserve">ISA 320, </w:t>
      </w:r>
      <w:r w:rsidRPr="00FB6A57">
        <w:rPr>
          <w:rFonts w:cs="Arial"/>
          <w:i/>
          <w:strike/>
          <w:szCs w:val="16"/>
        </w:rPr>
        <w:t>Materiality in Planning and Performing an Audit</w:t>
      </w:r>
      <w:r w:rsidRPr="00FB6A57">
        <w:rPr>
          <w:rFonts w:cs="Arial"/>
          <w:strike/>
          <w:szCs w:val="16"/>
        </w:rPr>
        <w:t>, paragraphs 10‒11</w:t>
      </w:r>
    </w:p>
  </w:footnote>
  <w:footnote w:id="11">
    <w:p w:rsidR="00D507B1" w:rsidRPr="00FB6A57" w:rsidRDefault="00D507B1" w:rsidP="00FB6A57">
      <w:pPr>
        <w:pStyle w:val="FootnoteText"/>
        <w:spacing w:after="60"/>
        <w:rPr>
          <w:rFonts w:cs="Arial"/>
          <w:strike/>
          <w:szCs w:val="16"/>
        </w:rPr>
      </w:pPr>
      <w:r w:rsidRPr="00FB6A57">
        <w:rPr>
          <w:rStyle w:val="FootnoteReference"/>
          <w:rFonts w:cs="Arial"/>
          <w:strike/>
          <w:szCs w:val="16"/>
        </w:rPr>
        <w:footnoteRef/>
      </w:r>
      <w:r w:rsidRPr="00FB6A57">
        <w:rPr>
          <w:rFonts w:cs="Arial"/>
          <w:strike/>
          <w:szCs w:val="16"/>
        </w:rPr>
        <w:t xml:space="preserve"> </w:t>
      </w:r>
      <w:r w:rsidRPr="00FB6A57">
        <w:rPr>
          <w:rFonts w:cs="Arial"/>
          <w:strike/>
          <w:szCs w:val="16"/>
        </w:rPr>
        <w:tab/>
        <w:t xml:space="preserve">ISA 520, </w:t>
      </w:r>
      <w:r w:rsidRPr="00FB6A57">
        <w:rPr>
          <w:rFonts w:cs="Arial"/>
          <w:i/>
          <w:strike/>
          <w:szCs w:val="16"/>
        </w:rPr>
        <w:t>Analytical Procedures</w:t>
      </w:r>
      <w:r w:rsidRPr="00FB6A57">
        <w:rPr>
          <w:rFonts w:cs="Arial"/>
          <w:strike/>
          <w:szCs w:val="16"/>
        </w:rPr>
        <w:t>, paragraph 5</w:t>
      </w:r>
    </w:p>
  </w:footnote>
  <w:footnote w:id="12">
    <w:p w:rsidR="00D507B1" w:rsidRPr="00FB6A57" w:rsidRDefault="00D507B1" w:rsidP="00FB6A57">
      <w:pPr>
        <w:pStyle w:val="FootnoteText"/>
        <w:spacing w:after="60"/>
        <w:rPr>
          <w:rFonts w:cs="Arial"/>
          <w:strike/>
          <w:szCs w:val="16"/>
          <w:u w:val="single"/>
        </w:rPr>
      </w:pPr>
      <w:r w:rsidRPr="00FB6A57">
        <w:rPr>
          <w:rStyle w:val="FootnoteReference"/>
          <w:rFonts w:cs="Arial"/>
          <w:strike/>
          <w:szCs w:val="16"/>
        </w:rPr>
        <w:footnoteRef/>
      </w:r>
      <w:r w:rsidRPr="00FB6A57">
        <w:rPr>
          <w:rFonts w:cs="Arial"/>
          <w:strike/>
          <w:szCs w:val="16"/>
        </w:rPr>
        <w:t xml:space="preserve"> </w:t>
      </w:r>
      <w:r w:rsidRPr="00FB6A57">
        <w:rPr>
          <w:rFonts w:cs="Arial"/>
          <w:strike/>
          <w:szCs w:val="16"/>
        </w:rPr>
        <w:tab/>
        <w:t xml:space="preserve">ISA 330, </w:t>
      </w:r>
      <w:r w:rsidRPr="00FB6A57">
        <w:rPr>
          <w:rFonts w:cs="Arial"/>
          <w:i/>
          <w:strike/>
          <w:szCs w:val="16"/>
        </w:rPr>
        <w:t>The Auditor’s Responses to Assessed Risks</w:t>
      </w:r>
    </w:p>
  </w:footnote>
  <w:footnote w:id="13">
    <w:p w:rsidR="00D507B1" w:rsidRPr="00761E1C" w:rsidRDefault="00D507B1" w:rsidP="00AB2E03">
      <w:pPr>
        <w:pStyle w:val="FootnoteText"/>
        <w:spacing w:after="60"/>
        <w:rPr>
          <w:ins w:id="93" w:author="Author"/>
          <w:rFonts w:cs="Arial"/>
          <w:szCs w:val="16"/>
          <w:u w:val="single"/>
        </w:rPr>
      </w:pPr>
      <w:ins w:id="94" w:author="Author">
        <w:r w:rsidRPr="00761E1C">
          <w:rPr>
            <w:rStyle w:val="FootnoteReference"/>
            <w:rFonts w:cs="Arial"/>
            <w:szCs w:val="16"/>
          </w:rPr>
          <w:footnoteRef/>
        </w:r>
        <w:r w:rsidRPr="00761E1C">
          <w:rPr>
            <w:rFonts w:cs="Arial"/>
            <w:szCs w:val="16"/>
          </w:rPr>
          <w:t xml:space="preserve"> </w:t>
        </w:r>
        <w:r w:rsidRPr="00761E1C">
          <w:rPr>
            <w:rFonts w:cs="Arial"/>
            <w:szCs w:val="16"/>
          </w:rPr>
          <w:tab/>
          <w:t>ISA 500, paragraph 7</w:t>
        </w:r>
      </w:ins>
    </w:p>
  </w:footnote>
  <w:footnote w:id="14">
    <w:p w:rsidR="00D507B1" w:rsidRPr="00761E1C" w:rsidRDefault="00D507B1" w:rsidP="003E1141">
      <w:pPr>
        <w:pStyle w:val="FootnoteText"/>
        <w:spacing w:after="60"/>
        <w:rPr>
          <w:rFonts w:cs="Arial"/>
          <w:szCs w:val="16"/>
        </w:rPr>
      </w:pPr>
      <w:r w:rsidRPr="00761E1C">
        <w:rPr>
          <w:rStyle w:val="FootnoteReference"/>
          <w:rFonts w:cs="Arial"/>
          <w:szCs w:val="16"/>
        </w:rPr>
        <w:footnoteRef/>
      </w:r>
      <w:r w:rsidRPr="00761E1C">
        <w:rPr>
          <w:rFonts w:cs="Arial"/>
          <w:szCs w:val="16"/>
        </w:rPr>
        <w:t xml:space="preserve"> </w:t>
      </w:r>
      <w:r w:rsidRPr="00761E1C">
        <w:rPr>
          <w:rFonts w:cs="Arial"/>
          <w:szCs w:val="16"/>
        </w:rPr>
        <w:tab/>
        <w:t xml:space="preserve">ISA 500, </w:t>
      </w:r>
      <w:r w:rsidRPr="00761E1C">
        <w:rPr>
          <w:rFonts w:cs="Arial"/>
          <w:i/>
          <w:szCs w:val="16"/>
        </w:rPr>
        <w:t xml:space="preserve">Audit Evidence, </w:t>
      </w:r>
      <w:r w:rsidRPr="00761E1C">
        <w:rPr>
          <w:rFonts w:cs="Arial"/>
          <w:szCs w:val="16"/>
        </w:rPr>
        <w:t xml:space="preserve">paragraphs A14–A17 and A21–A25. </w:t>
      </w:r>
    </w:p>
  </w:footnote>
  <w:footnote w:id="15">
    <w:p w:rsidR="00D507B1" w:rsidRPr="00761E1C" w:rsidRDefault="00D507B1" w:rsidP="003E1141">
      <w:pPr>
        <w:pStyle w:val="FootnoteText"/>
        <w:spacing w:after="60"/>
        <w:rPr>
          <w:rFonts w:cs="Arial"/>
          <w:szCs w:val="16"/>
        </w:rPr>
      </w:pPr>
      <w:r w:rsidRPr="00761E1C">
        <w:rPr>
          <w:rStyle w:val="FootnoteReference"/>
          <w:rFonts w:cs="Arial"/>
          <w:szCs w:val="16"/>
        </w:rPr>
        <w:footnoteRef/>
      </w:r>
      <w:r w:rsidRPr="00761E1C">
        <w:rPr>
          <w:rFonts w:cs="Arial"/>
          <w:szCs w:val="16"/>
        </w:rPr>
        <w:t xml:space="preserve"> </w:t>
      </w:r>
      <w:r w:rsidRPr="00761E1C">
        <w:rPr>
          <w:rFonts w:cs="Arial"/>
          <w:szCs w:val="16"/>
        </w:rPr>
        <w:tab/>
        <w:t>ISA 500, paragraph A12</w:t>
      </w:r>
    </w:p>
  </w:footnote>
  <w:footnote w:id="16">
    <w:p w:rsidR="00D507B1" w:rsidRPr="00761E1C" w:rsidDel="00AB2E03" w:rsidRDefault="00D507B1" w:rsidP="003E1141">
      <w:pPr>
        <w:pStyle w:val="FootnoteText"/>
        <w:spacing w:after="60"/>
        <w:rPr>
          <w:del w:id="100" w:author="Author"/>
          <w:rFonts w:cs="Arial"/>
          <w:szCs w:val="16"/>
          <w:u w:val="single"/>
        </w:rPr>
      </w:pPr>
      <w:del w:id="101" w:author="Author">
        <w:r w:rsidRPr="00761E1C" w:rsidDel="00AB2E03">
          <w:rPr>
            <w:rStyle w:val="FootnoteReference"/>
            <w:rFonts w:cs="Arial"/>
            <w:szCs w:val="16"/>
          </w:rPr>
          <w:footnoteRef/>
        </w:r>
        <w:r w:rsidRPr="00761E1C" w:rsidDel="00AB2E03">
          <w:rPr>
            <w:rFonts w:cs="Arial"/>
            <w:szCs w:val="16"/>
          </w:rPr>
          <w:delText xml:space="preserve"> </w:delText>
        </w:r>
        <w:r w:rsidRPr="00761E1C" w:rsidDel="00AB2E03">
          <w:rPr>
            <w:rFonts w:cs="Arial"/>
            <w:szCs w:val="16"/>
          </w:rPr>
          <w:tab/>
          <w:delText>ISA 500, paragraph 7</w:delText>
        </w:r>
      </w:del>
    </w:p>
  </w:footnote>
  <w:footnote w:id="17">
    <w:p w:rsidR="00D507B1" w:rsidRPr="00761E1C" w:rsidRDefault="00D507B1" w:rsidP="00561E46">
      <w:pPr>
        <w:pStyle w:val="IfacFootnotes"/>
        <w:rPr>
          <w:ins w:id="137" w:author="Author"/>
          <w:rFonts w:cs="Arial"/>
          <w:szCs w:val="16"/>
        </w:rPr>
      </w:pPr>
      <w:ins w:id="138" w:author="Author">
        <w:r w:rsidRPr="00761E1C">
          <w:rPr>
            <w:rStyle w:val="FootnoteReference"/>
            <w:rFonts w:eastAsiaTheme="majorEastAsia" w:cs="Arial"/>
            <w:szCs w:val="16"/>
          </w:rPr>
          <w:footnoteRef/>
        </w:r>
        <w:r w:rsidRPr="00761E1C">
          <w:rPr>
            <w:rFonts w:cs="Arial"/>
            <w:szCs w:val="16"/>
          </w:rPr>
          <w:t xml:space="preserve"> </w:t>
        </w:r>
        <w:r w:rsidRPr="00761E1C">
          <w:rPr>
            <w:rFonts w:cs="Arial"/>
            <w:szCs w:val="16"/>
          </w:rPr>
          <w:tab/>
          <w:t xml:space="preserve">ISA 260 (Revised), </w:t>
        </w:r>
        <w:r w:rsidRPr="00761E1C">
          <w:rPr>
            <w:rFonts w:cs="Arial"/>
            <w:i/>
            <w:szCs w:val="16"/>
          </w:rPr>
          <w:t>Communication with Those Charged with Governance</w:t>
        </w:r>
        <w:r w:rsidRPr="00761E1C">
          <w:rPr>
            <w:rFonts w:cs="Arial"/>
            <w:szCs w:val="16"/>
          </w:rPr>
          <w:t>, paragraph 4(b)</w:t>
        </w:r>
      </w:ins>
    </w:p>
  </w:footnote>
  <w:footnote w:id="18">
    <w:p w:rsidR="00D507B1" w:rsidRPr="00F465B1" w:rsidRDefault="00D507B1" w:rsidP="003E1141">
      <w:pPr>
        <w:pStyle w:val="IfacFootnotes"/>
        <w:rPr>
          <w:rFonts w:cs="Arial"/>
          <w:szCs w:val="16"/>
        </w:rPr>
      </w:pPr>
      <w:r w:rsidRPr="00F465B1">
        <w:rPr>
          <w:rStyle w:val="FootnoteReference"/>
          <w:rFonts w:eastAsiaTheme="majorEastAsia" w:cs="Arial"/>
          <w:szCs w:val="16"/>
        </w:rPr>
        <w:footnoteRef/>
      </w:r>
      <w:r>
        <w:rPr>
          <w:szCs w:val="16"/>
        </w:rPr>
        <w:t xml:space="preserve"> </w:t>
      </w:r>
      <w:r>
        <w:rPr>
          <w:szCs w:val="16"/>
        </w:rPr>
        <w:tab/>
      </w:r>
      <w:r w:rsidRPr="00F465B1">
        <w:rPr>
          <w:rFonts w:cs="Arial"/>
          <w:szCs w:val="16"/>
        </w:rPr>
        <w:t xml:space="preserve">The relevant requirements are contained in ISA 610 (Revised 2013).  </w:t>
      </w:r>
    </w:p>
  </w:footnote>
  <w:footnote w:id="19">
    <w:p w:rsidR="00D507B1" w:rsidRPr="00F465B1" w:rsidRDefault="00D507B1" w:rsidP="003E1141">
      <w:pPr>
        <w:pStyle w:val="IfacFootnotes"/>
        <w:rPr>
          <w:rFonts w:cs="Arial"/>
          <w:szCs w:val="16"/>
        </w:rPr>
      </w:pPr>
      <w:r w:rsidRPr="00F465B1">
        <w:rPr>
          <w:rStyle w:val="FootnoteReference"/>
          <w:rFonts w:eastAsiaTheme="majorEastAsia" w:cs="Arial"/>
          <w:szCs w:val="16"/>
        </w:rPr>
        <w:footnoteRef/>
      </w:r>
      <w:r w:rsidRPr="00F465B1">
        <w:rPr>
          <w:rFonts w:cs="Arial"/>
          <w:szCs w:val="16"/>
        </w:rPr>
        <w:t xml:space="preserve"> </w:t>
      </w:r>
      <w:r w:rsidRPr="00F465B1">
        <w:rPr>
          <w:rFonts w:cs="Arial"/>
          <w:szCs w:val="16"/>
        </w:rPr>
        <w:tab/>
        <w:t>ISA 240, paragraph 19</w:t>
      </w:r>
    </w:p>
  </w:footnote>
  <w:footnote w:id="20">
    <w:p w:rsidR="00D507B1" w:rsidRDefault="00D507B1" w:rsidP="00BF3ADD">
      <w:pPr>
        <w:pStyle w:val="FootnoteText"/>
        <w:spacing w:after="60"/>
        <w:rPr>
          <w:rFonts w:cs="Arial"/>
        </w:rPr>
      </w:pPr>
      <w:r>
        <w:rPr>
          <w:rStyle w:val="FootnoteReference"/>
          <w:rFonts w:cs="Arial"/>
        </w:rPr>
        <w:footnoteRef/>
      </w:r>
      <w:r>
        <w:rPr>
          <w:rFonts w:cs="Arial"/>
        </w:rPr>
        <w:t xml:space="preserve"> </w:t>
      </w:r>
      <w:r>
        <w:rPr>
          <w:rFonts w:cs="Arial"/>
        </w:rPr>
        <w:tab/>
        <w:t xml:space="preserve">ISA 220, </w:t>
      </w:r>
      <w:r>
        <w:rPr>
          <w:rFonts w:cs="Arial"/>
          <w:i/>
        </w:rPr>
        <w:t xml:space="preserve">Quality Control for an Audit of Financial Statements, </w:t>
      </w:r>
      <w:r>
        <w:rPr>
          <w:rFonts w:cs="Arial"/>
        </w:rPr>
        <w:t>paragraph 12</w:t>
      </w:r>
    </w:p>
  </w:footnote>
  <w:footnote w:id="21">
    <w:p w:rsidR="00D507B1" w:rsidRPr="00761E1C" w:rsidRDefault="00D507B1" w:rsidP="00FC2990">
      <w:pPr>
        <w:pStyle w:val="FootnoteText"/>
        <w:spacing w:after="60"/>
        <w:rPr>
          <w:ins w:id="260" w:author="Author"/>
          <w:rFonts w:cs="Arial"/>
        </w:rPr>
      </w:pPr>
      <w:ins w:id="261" w:author="Author">
        <w:r w:rsidRPr="00761E1C">
          <w:rPr>
            <w:rStyle w:val="FootnoteReference"/>
            <w:rFonts w:cs="Arial"/>
          </w:rPr>
          <w:footnoteRef/>
        </w:r>
        <w:r w:rsidRPr="00761E1C">
          <w:rPr>
            <w:rFonts w:cs="Arial"/>
          </w:rPr>
          <w:t xml:space="preserve"> </w:t>
        </w:r>
        <w:r w:rsidRPr="00761E1C">
          <w:rPr>
            <w:rFonts w:cs="Arial"/>
          </w:rPr>
          <w:tab/>
          <w:t xml:space="preserve">ISA 220, </w:t>
        </w:r>
        <w:r w:rsidRPr="00761E1C">
          <w:rPr>
            <w:rFonts w:cs="Arial"/>
            <w:i/>
          </w:rPr>
          <w:t xml:space="preserve">Quality Control for an Audit of Financial Statements, </w:t>
        </w:r>
        <w:r w:rsidRPr="00761E1C">
          <w:rPr>
            <w:rFonts w:cs="Arial"/>
          </w:rPr>
          <w:t>paragraph 12</w:t>
        </w:r>
      </w:ins>
    </w:p>
  </w:footnote>
  <w:footnote w:id="22">
    <w:p w:rsidR="00D507B1" w:rsidRPr="00F465B1" w:rsidRDefault="00D507B1" w:rsidP="009C1830">
      <w:pPr>
        <w:pStyle w:val="IfacFootnotes"/>
        <w:rPr>
          <w:ins w:id="300" w:author="Author"/>
          <w:rFonts w:cs="Arial"/>
          <w:szCs w:val="16"/>
        </w:rPr>
      </w:pPr>
      <w:ins w:id="301" w:author="Author">
        <w:r w:rsidRPr="00F465B1">
          <w:rPr>
            <w:rStyle w:val="FootnoteReference"/>
            <w:rFonts w:eastAsiaTheme="majorEastAsia" w:cs="Arial"/>
            <w:szCs w:val="16"/>
          </w:rPr>
          <w:footnoteRef/>
        </w:r>
        <w:r w:rsidRPr="00F465B1">
          <w:rPr>
            <w:rFonts w:cs="Arial"/>
            <w:szCs w:val="16"/>
          </w:rPr>
          <w:t xml:space="preserve"> </w:t>
        </w:r>
        <w:r w:rsidRPr="00F465B1">
          <w:rPr>
            <w:rFonts w:cs="Arial"/>
            <w:szCs w:val="16"/>
          </w:rPr>
          <w:tab/>
          <w:t>ISA 240, paragraph 15</w:t>
        </w:r>
      </w:ins>
    </w:p>
  </w:footnote>
  <w:footnote w:id="23">
    <w:p w:rsidR="00D507B1" w:rsidRPr="00761E1C" w:rsidRDefault="00D507B1" w:rsidP="009C5ECD">
      <w:pPr>
        <w:pStyle w:val="IfacFootnotes"/>
        <w:tabs>
          <w:tab w:val="clear" w:pos="360"/>
          <w:tab w:val="left" w:pos="540"/>
        </w:tabs>
        <w:rPr>
          <w:ins w:id="340" w:author="Author"/>
          <w:rFonts w:cs="Arial"/>
          <w:szCs w:val="16"/>
        </w:rPr>
      </w:pPr>
      <w:ins w:id="341" w:author="Author">
        <w:r w:rsidRPr="00761E1C">
          <w:rPr>
            <w:rStyle w:val="FootnoteReference"/>
            <w:rFonts w:eastAsiaTheme="majorEastAsia" w:cs="Arial"/>
            <w:szCs w:val="16"/>
          </w:rPr>
          <w:footnoteRef/>
        </w:r>
        <w:r w:rsidRPr="00761E1C">
          <w:rPr>
            <w:rFonts w:cs="Arial"/>
            <w:szCs w:val="16"/>
          </w:rPr>
          <w:t xml:space="preserve"> </w:t>
        </w:r>
        <w:r w:rsidRPr="00761E1C">
          <w:rPr>
            <w:rFonts w:cs="Arial"/>
            <w:szCs w:val="16"/>
          </w:rPr>
          <w:tab/>
          <w:t xml:space="preserve">ISA 320, </w:t>
        </w:r>
        <w:r w:rsidRPr="00761E1C">
          <w:rPr>
            <w:rFonts w:cs="Arial"/>
            <w:i/>
            <w:szCs w:val="16"/>
          </w:rPr>
          <w:t>Materiality in Planning and Performing an Audit</w:t>
        </w:r>
        <w:r w:rsidRPr="00761E1C">
          <w:rPr>
            <w:rFonts w:cs="Arial"/>
            <w:szCs w:val="16"/>
          </w:rPr>
          <w:t>, paragraphs 10‒11</w:t>
        </w:r>
      </w:ins>
    </w:p>
  </w:footnote>
  <w:footnote w:id="24">
    <w:p w:rsidR="00D507B1" w:rsidRPr="00761E1C" w:rsidRDefault="00D507B1" w:rsidP="00920008">
      <w:pPr>
        <w:pStyle w:val="FootnoteText"/>
        <w:spacing w:after="60"/>
        <w:rPr>
          <w:ins w:id="351" w:author="Author"/>
          <w:rFonts w:cs="Arial"/>
          <w:szCs w:val="16"/>
        </w:rPr>
      </w:pPr>
      <w:ins w:id="352" w:author="Author">
        <w:r w:rsidRPr="00761E1C">
          <w:rPr>
            <w:rStyle w:val="FootnoteReference"/>
            <w:rFonts w:cs="Arial"/>
            <w:szCs w:val="16"/>
          </w:rPr>
          <w:footnoteRef/>
        </w:r>
        <w:r w:rsidRPr="00761E1C">
          <w:rPr>
            <w:rFonts w:cs="Arial"/>
            <w:szCs w:val="16"/>
          </w:rPr>
          <w:t xml:space="preserve"> </w:t>
        </w:r>
        <w:r w:rsidRPr="00761E1C">
          <w:rPr>
            <w:rFonts w:cs="Arial"/>
            <w:szCs w:val="16"/>
          </w:rPr>
          <w:tab/>
          <w:t xml:space="preserve">ISA 520, </w:t>
        </w:r>
        <w:r w:rsidRPr="00761E1C">
          <w:rPr>
            <w:rFonts w:cs="Arial"/>
            <w:i/>
            <w:szCs w:val="16"/>
          </w:rPr>
          <w:t>Analytical Procedures</w:t>
        </w:r>
        <w:r w:rsidRPr="00761E1C">
          <w:rPr>
            <w:rFonts w:cs="Arial"/>
            <w:szCs w:val="16"/>
          </w:rPr>
          <w:t>, paragraph 5</w:t>
        </w:r>
      </w:ins>
    </w:p>
  </w:footnote>
  <w:footnote w:id="25">
    <w:p w:rsidR="00D507B1" w:rsidRPr="00761E1C" w:rsidRDefault="00D507B1" w:rsidP="00920008">
      <w:pPr>
        <w:pStyle w:val="FootnoteText"/>
        <w:spacing w:after="60"/>
        <w:rPr>
          <w:ins w:id="355" w:author="Author"/>
          <w:rFonts w:cs="Arial"/>
          <w:szCs w:val="16"/>
          <w:u w:val="single"/>
        </w:rPr>
      </w:pPr>
      <w:ins w:id="356" w:author="Author">
        <w:r w:rsidRPr="00761E1C">
          <w:rPr>
            <w:rStyle w:val="FootnoteReference"/>
            <w:rFonts w:cs="Arial"/>
            <w:szCs w:val="16"/>
          </w:rPr>
          <w:footnoteRef/>
        </w:r>
        <w:r w:rsidRPr="00761E1C">
          <w:rPr>
            <w:rFonts w:cs="Arial"/>
            <w:szCs w:val="16"/>
          </w:rPr>
          <w:t xml:space="preserve"> </w:t>
        </w:r>
        <w:r w:rsidRPr="00761E1C">
          <w:rPr>
            <w:rFonts w:cs="Arial"/>
            <w:szCs w:val="16"/>
          </w:rPr>
          <w:tab/>
          <w:t xml:space="preserve">ISA 330, </w:t>
        </w:r>
        <w:r w:rsidRPr="00761E1C">
          <w:rPr>
            <w:rFonts w:cs="Arial"/>
            <w:i/>
            <w:szCs w:val="16"/>
          </w:rPr>
          <w:t>The Auditor’s Responses to Assessed Risks</w:t>
        </w:r>
      </w:ins>
    </w:p>
  </w:footnote>
  <w:footnote w:id="26">
    <w:p w:rsidR="00D507B1" w:rsidRPr="00761E1C" w:rsidRDefault="00D507B1" w:rsidP="003E1141">
      <w:pPr>
        <w:pStyle w:val="FootnoteText"/>
        <w:spacing w:after="60"/>
        <w:rPr>
          <w:rFonts w:cs="Arial"/>
          <w:szCs w:val="16"/>
        </w:rPr>
      </w:pPr>
      <w:r w:rsidRPr="00761E1C">
        <w:rPr>
          <w:rStyle w:val="FootnoteReference"/>
          <w:rFonts w:cs="Arial"/>
          <w:szCs w:val="16"/>
        </w:rPr>
        <w:footnoteRef/>
      </w:r>
      <w:r w:rsidRPr="00761E1C">
        <w:rPr>
          <w:rFonts w:cs="Arial"/>
          <w:szCs w:val="16"/>
        </w:rPr>
        <w:t xml:space="preserve"> </w:t>
      </w:r>
      <w:r w:rsidRPr="00761E1C">
        <w:rPr>
          <w:rFonts w:cs="Arial"/>
          <w:szCs w:val="16"/>
        </w:rPr>
        <w:tab/>
        <w:t>ISA 550 establishes requirements and provide guidance on the auditor’s considerations relevant to related parties.</w:t>
      </w:r>
    </w:p>
  </w:footnote>
  <w:footnote w:id="27">
    <w:p w:rsidR="00D507B1" w:rsidRPr="00761E1C" w:rsidRDefault="00D507B1" w:rsidP="00633837">
      <w:pPr>
        <w:pStyle w:val="FootnoteText"/>
        <w:spacing w:after="60"/>
        <w:rPr>
          <w:rFonts w:cs="Arial"/>
          <w:szCs w:val="16"/>
        </w:rPr>
      </w:pPr>
      <w:r w:rsidRPr="00761E1C">
        <w:rPr>
          <w:rStyle w:val="FootnoteReference"/>
          <w:rFonts w:cs="Arial"/>
          <w:szCs w:val="16"/>
        </w:rPr>
        <w:footnoteRef/>
      </w:r>
      <w:r w:rsidRPr="00761E1C">
        <w:rPr>
          <w:rFonts w:cs="Arial"/>
          <w:szCs w:val="16"/>
        </w:rPr>
        <w:t xml:space="preserve"> </w:t>
      </w:r>
      <w:r w:rsidRPr="00761E1C">
        <w:rPr>
          <w:rFonts w:cs="Arial"/>
          <w:szCs w:val="16"/>
        </w:rPr>
        <w:tab/>
        <w:t xml:space="preserve">ISA 260 (Revised), paragraphs A1 and A2, provides guidance on the identification of those charged with governance and explains that in some cases, some or all of those charged with governance </w:t>
      </w:r>
      <w:del w:id="460" w:author="Author">
        <w:r w:rsidRPr="00761E1C" w:rsidDel="00633837">
          <w:rPr>
            <w:rFonts w:cs="Arial"/>
            <w:szCs w:val="16"/>
          </w:rPr>
          <w:delText xml:space="preserve">are </w:delText>
        </w:r>
      </w:del>
      <w:ins w:id="461" w:author="Author">
        <w:r>
          <w:rPr>
            <w:rFonts w:cs="Arial"/>
            <w:szCs w:val="16"/>
          </w:rPr>
          <w:t>may be</w:t>
        </w:r>
        <w:r w:rsidRPr="00761E1C">
          <w:rPr>
            <w:rFonts w:cs="Arial"/>
            <w:szCs w:val="16"/>
          </w:rPr>
          <w:t xml:space="preserve"> </w:t>
        </w:r>
      </w:ins>
      <w:r w:rsidRPr="00761E1C">
        <w:rPr>
          <w:rFonts w:cs="Arial"/>
          <w:szCs w:val="16"/>
        </w:rPr>
        <w:t>involved in managing the entity.</w:t>
      </w:r>
    </w:p>
  </w:footnote>
  <w:footnote w:id="28">
    <w:p w:rsidR="00D507B1" w:rsidRPr="004C5B4F" w:rsidRDefault="00D507B1" w:rsidP="005C267F">
      <w:pPr>
        <w:pStyle w:val="IfacFootnotes"/>
        <w:tabs>
          <w:tab w:val="clear" w:pos="360"/>
          <w:tab w:val="left" w:pos="540"/>
        </w:tabs>
        <w:rPr>
          <w:rFonts w:cs="Arial"/>
          <w:szCs w:val="16"/>
        </w:rPr>
      </w:pPr>
      <w:r w:rsidRPr="004C5B4F">
        <w:rPr>
          <w:rStyle w:val="FootnoteReference"/>
          <w:rFonts w:eastAsiaTheme="majorEastAsia" w:cs="Arial"/>
          <w:szCs w:val="16"/>
        </w:rPr>
        <w:footnoteRef/>
      </w:r>
      <w:r w:rsidRPr="004C5B4F">
        <w:rPr>
          <w:rFonts w:cs="Arial"/>
          <w:szCs w:val="16"/>
        </w:rPr>
        <w:t xml:space="preserve"> </w:t>
      </w:r>
      <w:r w:rsidRPr="004C5B4F">
        <w:rPr>
          <w:rFonts w:cs="Arial"/>
          <w:szCs w:val="16"/>
        </w:rPr>
        <w:tab/>
        <w:t>ISA 220, paragraph 14</w:t>
      </w:r>
    </w:p>
  </w:footnote>
  <w:footnote w:id="29">
    <w:p w:rsidR="00D507B1" w:rsidRPr="004C5B4F" w:rsidRDefault="00D507B1" w:rsidP="003E1141">
      <w:pPr>
        <w:pStyle w:val="IfacFootnotes"/>
        <w:tabs>
          <w:tab w:val="clear" w:pos="360"/>
          <w:tab w:val="left" w:pos="540"/>
        </w:tabs>
        <w:rPr>
          <w:rFonts w:cs="Arial"/>
          <w:szCs w:val="16"/>
        </w:rPr>
      </w:pPr>
      <w:r w:rsidRPr="004C5B4F">
        <w:rPr>
          <w:rStyle w:val="FootnoteReference"/>
          <w:rFonts w:eastAsiaTheme="majorEastAsia" w:cs="Arial"/>
          <w:szCs w:val="16"/>
        </w:rPr>
        <w:footnoteRef/>
      </w:r>
      <w:r w:rsidRPr="004C5B4F">
        <w:rPr>
          <w:rFonts w:cs="Arial"/>
          <w:szCs w:val="16"/>
        </w:rPr>
        <w:t xml:space="preserve"> </w:t>
      </w:r>
      <w:r w:rsidRPr="004C5B4F">
        <w:rPr>
          <w:rFonts w:cs="Arial"/>
          <w:szCs w:val="16"/>
        </w:rPr>
        <w:tab/>
        <w:t>ISA 250</w:t>
      </w:r>
      <w:r>
        <w:rPr>
          <w:rFonts w:cs="Arial"/>
          <w:szCs w:val="16"/>
        </w:rPr>
        <w:t xml:space="preserve"> (Revised)</w:t>
      </w:r>
      <w:r w:rsidRPr="004C5B4F">
        <w:rPr>
          <w:rFonts w:cs="Arial"/>
          <w:szCs w:val="16"/>
        </w:rPr>
        <w:t xml:space="preserve">, </w:t>
      </w:r>
      <w:r w:rsidRPr="004C5B4F">
        <w:rPr>
          <w:rFonts w:cs="Arial"/>
          <w:i/>
          <w:szCs w:val="16"/>
        </w:rPr>
        <w:t>Consideration of Laws and Regulations in an Audit of Financial Statements</w:t>
      </w:r>
      <w:r w:rsidRPr="004C5B4F">
        <w:rPr>
          <w:rFonts w:cs="Arial"/>
          <w:szCs w:val="16"/>
        </w:rPr>
        <w:t>, paragraph 1</w:t>
      </w:r>
      <w:r>
        <w:rPr>
          <w:rFonts w:cs="Arial"/>
          <w:szCs w:val="16"/>
        </w:rPr>
        <w:t>3</w:t>
      </w:r>
    </w:p>
  </w:footnote>
  <w:footnote w:id="30">
    <w:p w:rsidR="00D507B1" w:rsidRPr="00A755D9" w:rsidDel="002706B7" w:rsidRDefault="00D507B1" w:rsidP="003E1141">
      <w:pPr>
        <w:pStyle w:val="FootnoteText"/>
        <w:spacing w:after="60"/>
        <w:rPr>
          <w:del w:id="702" w:author="Author"/>
          <w:rFonts w:cs="Arial"/>
          <w:szCs w:val="16"/>
        </w:rPr>
      </w:pPr>
      <w:del w:id="703" w:author="Author">
        <w:r w:rsidRPr="00A755D9" w:rsidDel="002706B7">
          <w:rPr>
            <w:rStyle w:val="FootnoteReference"/>
            <w:rFonts w:cs="Arial"/>
            <w:szCs w:val="16"/>
          </w:rPr>
          <w:footnoteRef/>
        </w:r>
        <w:r w:rsidRPr="00A755D9" w:rsidDel="002706B7">
          <w:rPr>
            <w:rFonts w:cs="Arial"/>
            <w:szCs w:val="16"/>
          </w:rPr>
          <w:delText xml:space="preserve">  </w:delText>
        </w:r>
        <w:r w:rsidRPr="00A755D9" w:rsidDel="002706B7">
          <w:rPr>
            <w:rFonts w:cs="Arial"/>
            <w:szCs w:val="16"/>
          </w:rPr>
          <w:tab/>
          <w:delText>See paragraph 102</w:delText>
        </w:r>
      </w:del>
    </w:p>
  </w:footnote>
  <w:footnote w:id="31">
    <w:p w:rsidR="00D507B1" w:rsidRDefault="00D507B1" w:rsidP="007765CA">
      <w:pPr>
        <w:pStyle w:val="IfacFootnotes"/>
        <w:rPr>
          <w:rFonts w:cs="Arial"/>
          <w:szCs w:val="16"/>
        </w:rPr>
      </w:pPr>
      <w:r>
        <w:rPr>
          <w:rStyle w:val="FootnoteReference"/>
          <w:rFonts w:eastAsiaTheme="majorEastAsia" w:cs="Arial"/>
          <w:szCs w:val="16"/>
        </w:rPr>
        <w:footnoteRef/>
      </w:r>
      <w:r>
        <w:rPr>
          <w:rFonts w:cs="Arial"/>
          <w:szCs w:val="16"/>
        </w:rPr>
        <w:t xml:space="preserve"> </w:t>
      </w:r>
      <w:r>
        <w:rPr>
          <w:rFonts w:cs="Arial"/>
          <w:szCs w:val="16"/>
        </w:rPr>
        <w:tab/>
        <w:t>ISA 330, paragraphs A2–A3</w:t>
      </w:r>
    </w:p>
  </w:footnote>
  <w:footnote w:id="32">
    <w:p w:rsidR="00D507B1" w:rsidRPr="00C70A31" w:rsidRDefault="00D507B1" w:rsidP="003E1141">
      <w:pPr>
        <w:pStyle w:val="IfacFootnotes"/>
        <w:rPr>
          <w:rFonts w:cs="Arial"/>
          <w:szCs w:val="16"/>
        </w:rPr>
      </w:pPr>
      <w:r w:rsidRPr="00C70A31">
        <w:rPr>
          <w:rStyle w:val="FootnoteReference"/>
          <w:rFonts w:eastAsiaTheme="majorEastAsia" w:cs="Arial"/>
          <w:szCs w:val="16"/>
        </w:rPr>
        <w:footnoteRef/>
      </w:r>
      <w:r w:rsidRPr="00C70A31">
        <w:rPr>
          <w:rFonts w:cs="Arial"/>
          <w:szCs w:val="16"/>
        </w:rPr>
        <w:t xml:space="preserve"> </w:t>
      </w:r>
      <w:r w:rsidRPr="00C70A31">
        <w:rPr>
          <w:rFonts w:cs="Arial"/>
          <w:szCs w:val="16"/>
        </w:rPr>
        <w:tab/>
        <w:t>ISA 330, paragraphs A2–A3</w:t>
      </w:r>
    </w:p>
  </w:footnote>
  <w:footnote w:id="33">
    <w:p w:rsidR="00D507B1" w:rsidRDefault="00D507B1" w:rsidP="007F0872">
      <w:pPr>
        <w:pStyle w:val="FootnoteText"/>
        <w:spacing w:before="0" w:after="60"/>
      </w:pPr>
      <w:ins w:id="944" w:author="Author">
        <w:r>
          <w:rPr>
            <w:rStyle w:val="FootnoteReference"/>
          </w:rPr>
          <w:footnoteRef/>
        </w:r>
        <w:r>
          <w:t xml:space="preserve"> </w:t>
        </w:r>
        <w:r>
          <w:tab/>
          <w:t>See paragraph 17(a) of ISA 240</w:t>
        </w:r>
      </w:ins>
    </w:p>
  </w:footnote>
  <w:footnote w:id="34">
    <w:p w:rsidR="00D507B1" w:rsidRPr="00C96D51" w:rsidRDefault="00D507B1" w:rsidP="003E1141">
      <w:pPr>
        <w:pStyle w:val="FootnoteText"/>
        <w:spacing w:after="60"/>
        <w:rPr>
          <w:rFonts w:cs="Arial"/>
        </w:rPr>
      </w:pPr>
      <w:r w:rsidRPr="00C96D51">
        <w:rPr>
          <w:rStyle w:val="FootnoteReference"/>
          <w:rFonts w:cs="Arial"/>
        </w:rPr>
        <w:footnoteRef/>
      </w:r>
      <w:r w:rsidRPr="00C96D51">
        <w:rPr>
          <w:rFonts w:cs="Arial"/>
        </w:rPr>
        <w:t xml:space="preserve"> </w:t>
      </w:r>
      <w:r w:rsidRPr="00C96D51">
        <w:rPr>
          <w:rFonts w:cs="Arial"/>
        </w:rPr>
        <w:tab/>
        <w:t>ISA 200, paragraph 15</w:t>
      </w:r>
    </w:p>
  </w:footnote>
  <w:footnote w:id="35">
    <w:p w:rsidR="00D507B1" w:rsidRPr="00961271" w:rsidRDefault="00D507B1" w:rsidP="00137F8E">
      <w:pPr>
        <w:pStyle w:val="FootnoteText"/>
        <w:spacing w:after="60"/>
        <w:rPr>
          <w:ins w:id="1095" w:author="Author"/>
          <w:rFonts w:cs="Arial"/>
          <w:szCs w:val="16"/>
        </w:rPr>
      </w:pPr>
      <w:ins w:id="1096" w:author="Author">
        <w:r w:rsidRPr="00961271">
          <w:rPr>
            <w:rStyle w:val="FootnoteReference"/>
            <w:rFonts w:cs="Arial"/>
            <w:szCs w:val="16"/>
          </w:rPr>
          <w:footnoteRef/>
        </w:r>
        <w:r w:rsidRPr="00961271">
          <w:rPr>
            <w:rFonts w:cs="Arial"/>
            <w:szCs w:val="16"/>
          </w:rPr>
          <w:t xml:space="preserve"> </w:t>
        </w:r>
        <w:r w:rsidRPr="00961271">
          <w:rPr>
            <w:rFonts w:cs="Arial"/>
            <w:szCs w:val="16"/>
          </w:rPr>
          <w:tab/>
          <w:t>ISA 330, paragraph 7(b)</w:t>
        </w:r>
      </w:ins>
    </w:p>
  </w:footnote>
  <w:footnote w:id="36">
    <w:p w:rsidR="00D507B1" w:rsidRPr="00961271" w:rsidRDefault="00D507B1" w:rsidP="003E1141">
      <w:pPr>
        <w:pStyle w:val="FootnoteText"/>
        <w:spacing w:after="60"/>
        <w:rPr>
          <w:rFonts w:cs="Arial"/>
          <w:szCs w:val="16"/>
        </w:rPr>
      </w:pPr>
      <w:r w:rsidRPr="00961271">
        <w:rPr>
          <w:rStyle w:val="FootnoteReference"/>
          <w:rFonts w:cs="Arial"/>
          <w:szCs w:val="16"/>
        </w:rPr>
        <w:footnoteRef/>
      </w:r>
      <w:r w:rsidRPr="00961271">
        <w:rPr>
          <w:rFonts w:cs="Arial"/>
          <w:szCs w:val="16"/>
        </w:rPr>
        <w:t xml:space="preserve"> </w:t>
      </w:r>
      <w:r w:rsidRPr="00961271">
        <w:rPr>
          <w:rFonts w:cs="Arial"/>
          <w:szCs w:val="16"/>
        </w:rPr>
        <w:tab/>
        <w:t xml:space="preserve">See paragraphs 19–20 of ISA 570 (Revised), </w:t>
      </w:r>
      <w:r w:rsidRPr="00961271">
        <w:rPr>
          <w:rFonts w:cs="Arial"/>
          <w:i/>
          <w:szCs w:val="16"/>
        </w:rPr>
        <w:t>Going Concern</w:t>
      </w:r>
    </w:p>
  </w:footnote>
  <w:footnote w:id="37">
    <w:p w:rsidR="00D507B1" w:rsidRPr="004427D2" w:rsidDel="00737402" w:rsidRDefault="00D507B1" w:rsidP="002B7B23">
      <w:pPr>
        <w:pStyle w:val="FootnoteText"/>
        <w:spacing w:after="60"/>
        <w:rPr>
          <w:del w:id="1235" w:author="Author"/>
          <w:rFonts w:cs="Arial"/>
          <w:lang w:val="fr-FR"/>
        </w:rPr>
      </w:pPr>
      <w:del w:id="1236" w:author="Author">
        <w:r w:rsidRPr="00961271" w:rsidDel="00737402">
          <w:rPr>
            <w:rStyle w:val="FootnoteReference"/>
            <w:rFonts w:cs="Arial"/>
          </w:rPr>
          <w:footnoteRef/>
        </w:r>
        <w:r w:rsidRPr="004427D2" w:rsidDel="00737402">
          <w:rPr>
            <w:rFonts w:cs="Arial"/>
            <w:lang w:val="fr-FR"/>
          </w:rPr>
          <w:delText xml:space="preserve"> </w:delText>
        </w:r>
        <w:r w:rsidRPr="004427D2" w:rsidDel="00737402">
          <w:rPr>
            <w:rFonts w:cs="Arial"/>
            <w:lang w:val="fr-FR"/>
          </w:rPr>
          <w:tab/>
          <w:delText>ISA 240, paragraph A27</w:delText>
        </w:r>
      </w:del>
    </w:p>
  </w:footnote>
  <w:footnote w:id="38">
    <w:p w:rsidR="00D507B1" w:rsidRPr="004427D2" w:rsidDel="00737402" w:rsidRDefault="00D507B1" w:rsidP="003E1141">
      <w:pPr>
        <w:pStyle w:val="FootnoteText"/>
        <w:spacing w:after="60"/>
        <w:rPr>
          <w:del w:id="1241" w:author="Author"/>
          <w:rFonts w:cs="Arial"/>
          <w:lang w:val="fr-FR"/>
        </w:rPr>
      </w:pPr>
      <w:del w:id="1242" w:author="Author">
        <w:r w:rsidRPr="00961271" w:rsidDel="00737402">
          <w:rPr>
            <w:rStyle w:val="FootnoteReference"/>
            <w:rFonts w:cs="Arial"/>
          </w:rPr>
          <w:footnoteRef/>
        </w:r>
        <w:r w:rsidRPr="004427D2" w:rsidDel="00737402">
          <w:rPr>
            <w:rFonts w:cs="Arial"/>
            <w:lang w:val="fr-FR"/>
          </w:rPr>
          <w:delText xml:space="preserve"> </w:delText>
        </w:r>
        <w:r w:rsidRPr="004427D2" w:rsidDel="00737402">
          <w:rPr>
            <w:rFonts w:cs="Arial"/>
            <w:lang w:val="fr-FR"/>
          </w:rPr>
          <w:tab/>
          <w:delText>ISA 240, paragraph A27</w:delText>
        </w:r>
      </w:del>
    </w:p>
  </w:footnote>
  <w:footnote w:id="39">
    <w:p w:rsidR="00D507B1" w:rsidRPr="004427D2" w:rsidDel="00A02C7F" w:rsidRDefault="00D507B1" w:rsidP="003E1141">
      <w:pPr>
        <w:pStyle w:val="IfacFootnotes"/>
        <w:tabs>
          <w:tab w:val="clear" w:pos="360"/>
          <w:tab w:val="left" w:pos="540"/>
        </w:tabs>
        <w:rPr>
          <w:del w:id="1277" w:author="Author"/>
          <w:rFonts w:cs="Arial"/>
          <w:szCs w:val="16"/>
          <w:lang w:val="fr-FR"/>
        </w:rPr>
      </w:pPr>
      <w:del w:id="1278" w:author="Author">
        <w:r w:rsidRPr="006F1368" w:rsidDel="00A02C7F">
          <w:rPr>
            <w:rStyle w:val="FootnoteReference"/>
            <w:rFonts w:eastAsiaTheme="majorEastAsia" w:cs="Arial"/>
            <w:szCs w:val="16"/>
          </w:rPr>
          <w:footnoteRef/>
        </w:r>
        <w:r w:rsidRPr="004427D2" w:rsidDel="00A02C7F">
          <w:rPr>
            <w:rFonts w:cs="Arial"/>
            <w:szCs w:val="16"/>
            <w:lang w:val="fr-FR"/>
          </w:rPr>
          <w:delText xml:space="preserve"> </w:delText>
        </w:r>
        <w:r w:rsidRPr="004427D2" w:rsidDel="00A02C7F">
          <w:rPr>
            <w:rFonts w:cs="Arial"/>
            <w:szCs w:val="16"/>
            <w:lang w:val="fr-FR"/>
          </w:rPr>
          <w:tab/>
          <w:delText>ISA 330, paragraph 8</w:delText>
        </w:r>
      </w:del>
    </w:p>
  </w:footnote>
  <w:footnote w:id="40">
    <w:p w:rsidR="00D507B1" w:rsidRPr="004427D2" w:rsidDel="00F86D49" w:rsidRDefault="00D507B1" w:rsidP="003E1141">
      <w:pPr>
        <w:pStyle w:val="IfacFootnotes"/>
        <w:rPr>
          <w:del w:id="1282" w:author="Author"/>
          <w:rFonts w:cs="Arial"/>
          <w:lang w:val="fr-FR"/>
        </w:rPr>
      </w:pPr>
      <w:del w:id="1283" w:author="Author">
        <w:r w:rsidRPr="006F1368" w:rsidDel="00F86D49">
          <w:rPr>
            <w:rStyle w:val="FootnoteReference"/>
            <w:rFonts w:cs="Arial"/>
          </w:rPr>
          <w:footnoteRef/>
        </w:r>
        <w:r w:rsidRPr="004427D2" w:rsidDel="00F86D49">
          <w:rPr>
            <w:rFonts w:cs="Arial"/>
            <w:lang w:val="fr-FR"/>
          </w:rPr>
          <w:delText xml:space="preserve"> </w:delText>
        </w:r>
        <w:r w:rsidRPr="004427D2" w:rsidDel="00F86D49">
          <w:rPr>
            <w:rFonts w:cs="Arial"/>
            <w:lang w:val="fr-FR"/>
          </w:rPr>
          <w:tab/>
          <w:delText>ISA 330, paragraph 7(b)</w:delText>
        </w:r>
      </w:del>
    </w:p>
  </w:footnote>
  <w:footnote w:id="41">
    <w:p w:rsidR="00D507B1" w:rsidRPr="004427D2" w:rsidRDefault="00D507B1" w:rsidP="003E1141">
      <w:pPr>
        <w:pStyle w:val="IfacFootnotes"/>
        <w:rPr>
          <w:rFonts w:cs="Arial"/>
          <w:lang w:val="fr-FR"/>
        </w:rPr>
      </w:pPr>
      <w:r w:rsidRPr="006F1368">
        <w:rPr>
          <w:rStyle w:val="FootnoteReference"/>
          <w:rFonts w:cs="Arial"/>
        </w:rPr>
        <w:footnoteRef/>
      </w:r>
      <w:r w:rsidRPr="004427D2">
        <w:rPr>
          <w:rFonts w:cs="Arial"/>
          <w:lang w:val="fr-FR"/>
        </w:rPr>
        <w:t xml:space="preserve"> </w:t>
      </w:r>
      <w:r w:rsidRPr="004427D2">
        <w:rPr>
          <w:rFonts w:cs="Arial"/>
          <w:lang w:val="fr-FR"/>
        </w:rPr>
        <w:tab/>
        <w:t>ISA 330, paragraph 21</w:t>
      </w:r>
    </w:p>
  </w:footnote>
  <w:footnote w:id="42">
    <w:p w:rsidR="00D507B1" w:rsidRPr="004427D2" w:rsidRDefault="00D507B1" w:rsidP="003E1141">
      <w:pPr>
        <w:pStyle w:val="FootnoteText"/>
        <w:spacing w:after="60"/>
        <w:ind w:left="374"/>
        <w:rPr>
          <w:rFonts w:cs="Arial"/>
          <w:lang w:val="fr-FR"/>
        </w:rPr>
      </w:pPr>
      <w:r w:rsidRPr="00961271">
        <w:rPr>
          <w:rStyle w:val="FootnoteReference"/>
          <w:rFonts w:cs="Arial"/>
        </w:rPr>
        <w:footnoteRef/>
      </w:r>
      <w:r w:rsidRPr="004427D2">
        <w:rPr>
          <w:rFonts w:cs="Arial"/>
          <w:lang w:val="fr-FR"/>
        </w:rPr>
        <w:t xml:space="preserve">  </w:t>
      </w:r>
      <w:r w:rsidRPr="004427D2">
        <w:rPr>
          <w:rFonts w:cs="Arial"/>
          <w:lang w:val="fr-FR"/>
        </w:rPr>
        <w:tab/>
        <w:t>ISA 240, paragraphs 27 and A32.</w:t>
      </w:r>
    </w:p>
  </w:footnote>
  <w:footnote w:id="43">
    <w:p w:rsidR="00D507B1" w:rsidRPr="00961271" w:rsidRDefault="00D507B1" w:rsidP="003E1141">
      <w:pPr>
        <w:pStyle w:val="IfacFootnotes"/>
        <w:rPr>
          <w:rFonts w:cs="Arial"/>
          <w:szCs w:val="16"/>
        </w:rPr>
      </w:pPr>
      <w:r w:rsidRPr="00961271">
        <w:rPr>
          <w:rStyle w:val="FootnoteReference"/>
          <w:rFonts w:eastAsiaTheme="majorEastAsia" w:cs="Arial"/>
          <w:szCs w:val="16"/>
        </w:rPr>
        <w:footnoteRef/>
      </w:r>
      <w:r w:rsidRPr="00961271">
        <w:rPr>
          <w:rFonts w:cs="Arial"/>
          <w:szCs w:val="16"/>
        </w:rPr>
        <w:t xml:space="preserve"> </w:t>
      </w:r>
      <w:r w:rsidRPr="00961271">
        <w:rPr>
          <w:rFonts w:cs="Arial"/>
          <w:szCs w:val="16"/>
        </w:rPr>
        <w:tab/>
      </w:r>
      <w:r>
        <w:rPr>
          <w:rFonts w:cs="Arial"/>
          <w:szCs w:val="16"/>
        </w:rPr>
        <w:t>ISA 265,</w:t>
      </w:r>
      <w:r w:rsidRPr="00961271">
        <w:rPr>
          <w:rFonts w:cs="Arial"/>
          <w:szCs w:val="16"/>
        </w:rPr>
        <w:t xml:space="preserve"> paragraph A7</w:t>
      </w:r>
    </w:p>
  </w:footnote>
  <w:footnote w:id="44">
    <w:p w:rsidR="00D507B1" w:rsidDel="00AD0089" w:rsidRDefault="00D507B1" w:rsidP="00AD0089">
      <w:pPr>
        <w:pStyle w:val="FootnoteText"/>
        <w:spacing w:after="60"/>
        <w:rPr>
          <w:del w:id="1323" w:author="Author"/>
          <w:rFonts w:cs="Arial"/>
          <w:szCs w:val="16"/>
        </w:rPr>
      </w:pPr>
      <w:del w:id="1324" w:author="Author">
        <w:r w:rsidDel="00AD0089">
          <w:rPr>
            <w:rStyle w:val="FootnoteReference"/>
            <w:rFonts w:cs="Arial"/>
            <w:szCs w:val="16"/>
          </w:rPr>
          <w:footnoteRef/>
        </w:r>
        <w:r w:rsidDel="00AD0089">
          <w:rPr>
            <w:rFonts w:cs="Arial"/>
            <w:szCs w:val="16"/>
          </w:rPr>
          <w:delText xml:space="preserve"> </w:delText>
        </w:r>
        <w:r w:rsidDel="00AD0089">
          <w:rPr>
            <w:rFonts w:cs="Arial"/>
            <w:szCs w:val="16"/>
          </w:rPr>
          <w:tab/>
          <w:delText>ISA 330, paragraph 7(b)</w:delText>
        </w:r>
      </w:del>
    </w:p>
  </w:footnote>
  <w:footnote w:id="45">
    <w:p w:rsidR="00D507B1" w:rsidRDefault="00D507B1" w:rsidP="00AD0089">
      <w:pPr>
        <w:pStyle w:val="FootnoteText"/>
        <w:rPr>
          <w:ins w:id="1327" w:author="Author"/>
        </w:rPr>
      </w:pPr>
      <w:ins w:id="1328" w:author="Author">
        <w:r w:rsidRPr="00AF2D80">
          <w:rPr>
            <w:rStyle w:val="FootnoteReference"/>
          </w:rPr>
          <w:footnoteRef/>
        </w:r>
        <w:r w:rsidRPr="00AF2D80">
          <w:t xml:space="preserve"> </w:t>
        </w:r>
        <w:r w:rsidRPr="00AF2D80">
          <w:tab/>
          <w:t>ISA 330, paragraph A19</w:t>
        </w:r>
      </w:ins>
    </w:p>
  </w:footnote>
  <w:footnote w:id="46">
    <w:p w:rsidR="00D507B1" w:rsidRPr="004427D2" w:rsidRDefault="00D507B1" w:rsidP="00900AF4">
      <w:pPr>
        <w:pStyle w:val="IfacFootnotes"/>
        <w:tabs>
          <w:tab w:val="clear" w:pos="360"/>
          <w:tab w:val="left" w:pos="540"/>
        </w:tabs>
        <w:rPr>
          <w:ins w:id="1331" w:author="Author"/>
          <w:rFonts w:cs="Arial"/>
          <w:szCs w:val="16"/>
          <w:lang w:val="fr-FR"/>
        </w:rPr>
      </w:pPr>
      <w:ins w:id="1332" w:author="Author">
        <w:r w:rsidRPr="006F1368">
          <w:rPr>
            <w:rStyle w:val="FootnoteReference"/>
            <w:rFonts w:eastAsiaTheme="majorEastAsia" w:cs="Arial"/>
            <w:szCs w:val="16"/>
          </w:rPr>
          <w:footnoteRef/>
        </w:r>
        <w:r w:rsidRPr="004427D2">
          <w:rPr>
            <w:rFonts w:cs="Arial"/>
            <w:szCs w:val="16"/>
            <w:lang w:val="fr-FR"/>
          </w:rPr>
          <w:t xml:space="preserve"> </w:t>
        </w:r>
        <w:r w:rsidRPr="004427D2">
          <w:rPr>
            <w:rFonts w:cs="Arial"/>
            <w:szCs w:val="16"/>
            <w:lang w:val="fr-FR"/>
          </w:rPr>
          <w:tab/>
          <w:t>ISA 330, paragraph 8</w:t>
        </w:r>
      </w:ins>
    </w:p>
  </w:footnote>
  <w:footnote w:id="47">
    <w:p w:rsidR="00D507B1" w:rsidDel="00AD0089" w:rsidRDefault="00D507B1" w:rsidP="00AD0089">
      <w:pPr>
        <w:pStyle w:val="IfacFootnotes"/>
        <w:tabs>
          <w:tab w:val="clear" w:pos="360"/>
          <w:tab w:val="left" w:pos="540"/>
        </w:tabs>
        <w:rPr>
          <w:del w:id="1336" w:author="Author"/>
          <w:rFonts w:cs="Arial"/>
          <w:szCs w:val="16"/>
        </w:rPr>
      </w:pPr>
      <w:del w:id="1337" w:author="Author">
        <w:r w:rsidDel="00AD0089">
          <w:rPr>
            <w:rStyle w:val="FootnoteReference"/>
            <w:rFonts w:eastAsiaTheme="majorEastAsia" w:cs="Arial"/>
            <w:szCs w:val="16"/>
          </w:rPr>
          <w:footnoteRef/>
        </w:r>
        <w:r w:rsidDel="00AD0089">
          <w:rPr>
            <w:rFonts w:cs="Arial"/>
            <w:szCs w:val="16"/>
          </w:rPr>
          <w:delText xml:space="preserve"> </w:delText>
        </w:r>
        <w:r w:rsidDel="00AD0089">
          <w:rPr>
            <w:rFonts w:cs="Arial"/>
            <w:szCs w:val="16"/>
          </w:rPr>
          <w:tab/>
          <w:delText>ISA 330, paragraph 8</w:delText>
        </w:r>
      </w:del>
    </w:p>
  </w:footnote>
  <w:footnote w:id="48">
    <w:p w:rsidR="00D507B1" w:rsidRPr="00961271" w:rsidRDefault="00D507B1" w:rsidP="003E1141">
      <w:pPr>
        <w:pStyle w:val="FootnoteText"/>
        <w:spacing w:after="60"/>
        <w:rPr>
          <w:rFonts w:cs="Arial"/>
        </w:rPr>
      </w:pPr>
      <w:r w:rsidRPr="00961271">
        <w:rPr>
          <w:rStyle w:val="FootnoteReference"/>
          <w:rFonts w:cs="Arial"/>
        </w:rPr>
        <w:footnoteRef/>
      </w:r>
      <w:r w:rsidRPr="00961271">
        <w:rPr>
          <w:rFonts w:cs="Arial"/>
        </w:rPr>
        <w:t xml:space="preserve"> </w:t>
      </w:r>
      <w:r w:rsidRPr="00961271">
        <w:rPr>
          <w:rFonts w:cs="Arial"/>
        </w:rPr>
        <w:tab/>
        <w:t>ISA 330, paragraph 8(a)</w:t>
      </w:r>
    </w:p>
  </w:footnote>
  <w:footnote w:id="49">
    <w:p w:rsidR="00D507B1" w:rsidRDefault="00D507B1" w:rsidP="00AD0089">
      <w:pPr>
        <w:pStyle w:val="FootnoteText"/>
        <w:spacing w:after="60"/>
        <w:rPr>
          <w:rFonts w:cs="Arial"/>
          <w:szCs w:val="16"/>
        </w:rPr>
      </w:pPr>
      <w:r>
        <w:rPr>
          <w:rStyle w:val="FootnoteReference"/>
          <w:rFonts w:cs="Arial"/>
          <w:szCs w:val="16"/>
        </w:rPr>
        <w:footnoteRef/>
      </w:r>
      <w:r>
        <w:rPr>
          <w:rFonts w:cs="Arial"/>
          <w:szCs w:val="16"/>
        </w:rPr>
        <w:t xml:space="preserve"> </w:t>
      </w:r>
      <w:r>
        <w:rPr>
          <w:rFonts w:cs="Arial"/>
          <w:szCs w:val="16"/>
        </w:rPr>
        <w:tab/>
        <w:t>ISA 330, paragraph 7(b)</w:t>
      </w:r>
    </w:p>
  </w:footnote>
  <w:footnote w:id="50">
    <w:p w:rsidR="00D507B1" w:rsidRPr="003D400A" w:rsidRDefault="00D507B1" w:rsidP="003E1141">
      <w:pPr>
        <w:pStyle w:val="IfacFootnotes"/>
        <w:rPr>
          <w:rFonts w:cs="Arial"/>
          <w:szCs w:val="16"/>
        </w:rPr>
      </w:pPr>
      <w:r w:rsidRPr="00FD08CE">
        <w:rPr>
          <w:rStyle w:val="FootnoteReference"/>
          <w:rFonts w:eastAsiaTheme="majorEastAsia" w:cs="Arial"/>
          <w:szCs w:val="16"/>
        </w:rPr>
        <w:footnoteRef/>
      </w:r>
      <w:r w:rsidRPr="00FD08CE">
        <w:rPr>
          <w:rFonts w:cs="Arial"/>
          <w:szCs w:val="16"/>
        </w:rPr>
        <w:t xml:space="preserve"> </w:t>
      </w:r>
      <w:r w:rsidRPr="00FD08CE">
        <w:rPr>
          <w:rFonts w:cs="Arial"/>
          <w:szCs w:val="16"/>
        </w:rPr>
        <w:tab/>
        <w:t xml:space="preserve">ISA 330, </w:t>
      </w:r>
      <w:r>
        <w:rPr>
          <w:rFonts w:cs="Arial"/>
          <w:i/>
          <w:szCs w:val="16"/>
        </w:rPr>
        <w:t xml:space="preserve">paragraphs 8–11 </w:t>
      </w:r>
    </w:p>
  </w:footnote>
  <w:footnote w:id="51">
    <w:p w:rsidR="00D507B1" w:rsidRDefault="00D507B1" w:rsidP="002536AE">
      <w:pPr>
        <w:pStyle w:val="FootnoteText"/>
        <w:spacing w:before="0" w:after="60"/>
        <w:rPr>
          <w:ins w:id="1578" w:author="Author"/>
        </w:rPr>
      </w:pPr>
      <w:ins w:id="1579" w:author="Author">
        <w:r>
          <w:rPr>
            <w:rStyle w:val="FootnoteReference"/>
          </w:rPr>
          <w:footnoteRef/>
        </w:r>
        <w:r>
          <w:t xml:space="preserve"> </w:t>
        </w:r>
        <w:r>
          <w:tab/>
          <w:t>ISA 265, paragraph 8</w:t>
        </w:r>
      </w:ins>
    </w:p>
    <w:p w:rsidR="00D507B1" w:rsidRDefault="00D507B1">
      <w:pPr>
        <w:pStyle w:val="FootnoteText"/>
      </w:pPr>
    </w:p>
  </w:footnote>
  <w:footnote w:id="52">
    <w:p w:rsidR="00D507B1" w:rsidRPr="00961271" w:rsidDel="00FD08AA" w:rsidRDefault="00D507B1" w:rsidP="005C2535">
      <w:pPr>
        <w:pStyle w:val="FootnoteText"/>
        <w:spacing w:after="60"/>
        <w:rPr>
          <w:del w:id="1619" w:author="Author"/>
          <w:rFonts w:cs="Arial"/>
          <w:i/>
          <w:szCs w:val="16"/>
          <w:lang w:val="en-GB"/>
        </w:rPr>
      </w:pPr>
      <w:del w:id="1620" w:author="Author">
        <w:r w:rsidRPr="00961271" w:rsidDel="00FD08AA">
          <w:rPr>
            <w:rStyle w:val="FootnoteReference"/>
            <w:rFonts w:cs="Arial"/>
            <w:szCs w:val="16"/>
          </w:rPr>
          <w:footnoteRef/>
        </w:r>
        <w:r w:rsidRPr="00961271" w:rsidDel="00FD08AA">
          <w:rPr>
            <w:rFonts w:cs="Arial"/>
            <w:szCs w:val="16"/>
          </w:rPr>
          <w:delText xml:space="preserve"> </w:delText>
        </w:r>
        <w:r w:rsidRPr="00961271" w:rsidDel="00FD08AA">
          <w:rPr>
            <w:rFonts w:cs="Arial"/>
            <w:szCs w:val="16"/>
          </w:rPr>
          <w:tab/>
        </w:r>
        <w:r w:rsidDel="00FD08AA">
          <w:rPr>
            <w:rFonts w:cs="Arial"/>
            <w:szCs w:val="16"/>
            <w:lang w:val="en-GB"/>
          </w:rPr>
          <w:delText>ISA 200,</w:delText>
        </w:r>
        <w:r w:rsidRPr="00961271" w:rsidDel="00FD08AA">
          <w:rPr>
            <w:rFonts w:cs="Arial"/>
            <w:i/>
            <w:szCs w:val="16"/>
            <w:lang w:val="en-GB"/>
          </w:rPr>
          <w:delText xml:space="preserve"> </w:delText>
        </w:r>
        <w:r w:rsidRPr="00961271" w:rsidDel="00FD08AA">
          <w:rPr>
            <w:rFonts w:cs="Arial"/>
            <w:szCs w:val="16"/>
            <w:lang w:val="en-GB"/>
          </w:rPr>
          <w:delText>paragraph 15</w:delText>
        </w:r>
      </w:del>
    </w:p>
  </w:footnote>
  <w:footnote w:id="53">
    <w:p w:rsidR="00D507B1" w:rsidRDefault="00D507B1" w:rsidP="005C2535">
      <w:pPr>
        <w:pStyle w:val="FootnoteText"/>
        <w:spacing w:after="60"/>
      </w:pPr>
      <w:ins w:id="1643" w:author="Author">
        <w:r>
          <w:rPr>
            <w:rStyle w:val="FootnoteReference"/>
          </w:rPr>
          <w:footnoteRef/>
        </w:r>
        <w:r>
          <w:t xml:space="preserve"> </w:t>
        </w:r>
        <w:r>
          <w:tab/>
          <w:t>ISA 330, paragraph 5</w:t>
        </w:r>
      </w:ins>
    </w:p>
  </w:footnote>
  <w:footnote w:id="54">
    <w:p w:rsidR="00D507B1" w:rsidRPr="0003145C" w:rsidRDefault="00D507B1" w:rsidP="005C2535">
      <w:pPr>
        <w:pStyle w:val="IfacFootnotes"/>
        <w:rPr>
          <w:ins w:id="1700" w:author="Author"/>
          <w:rFonts w:cs="Arial"/>
          <w:szCs w:val="16"/>
        </w:rPr>
      </w:pPr>
      <w:ins w:id="1701" w:author="Author">
        <w:r w:rsidRPr="0003145C">
          <w:rPr>
            <w:rStyle w:val="FootnoteReference"/>
            <w:rFonts w:eastAsiaTheme="majorEastAsia" w:cs="Arial"/>
            <w:szCs w:val="16"/>
          </w:rPr>
          <w:footnoteRef/>
        </w:r>
        <w:r w:rsidRPr="0003145C">
          <w:rPr>
            <w:rFonts w:cs="Arial"/>
            <w:szCs w:val="16"/>
          </w:rPr>
          <w:t xml:space="preserve"> </w:t>
        </w:r>
        <w:r w:rsidRPr="0003145C">
          <w:rPr>
            <w:rFonts w:cs="Arial"/>
            <w:szCs w:val="16"/>
          </w:rPr>
          <w:tab/>
          <w:t xml:space="preserve">ISA 705 (Revised), </w:t>
        </w:r>
        <w:r w:rsidRPr="0003145C">
          <w:rPr>
            <w:rFonts w:cs="Arial"/>
            <w:i/>
            <w:szCs w:val="16"/>
          </w:rPr>
          <w:t>Modifications to the Opinion in the Independent Auditor’s Report</w:t>
        </w:r>
      </w:ins>
    </w:p>
  </w:footnote>
  <w:footnote w:id="55">
    <w:p w:rsidR="00D507B1" w:rsidRDefault="00D507B1" w:rsidP="005C2535">
      <w:pPr>
        <w:pStyle w:val="FootnoteText"/>
        <w:spacing w:before="0" w:after="60"/>
      </w:pPr>
      <w:ins w:id="1711" w:author="Author">
        <w:r>
          <w:rPr>
            <w:rStyle w:val="FootnoteReference"/>
          </w:rPr>
          <w:footnoteRef/>
        </w:r>
        <w:r>
          <w:t xml:space="preserve"> </w:t>
        </w:r>
        <w:r>
          <w:tab/>
          <w:t>Proposed ISA 200, paragraph A15a [this links to the new proposed ISA 200 Conforming Amendment – see paragraph 38 of Agenda Item 2]</w:t>
        </w:r>
      </w:ins>
    </w:p>
  </w:footnote>
  <w:footnote w:id="56">
    <w:p w:rsidR="00D507B1" w:rsidRPr="0003145C" w:rsidDel="0077786F" w:rsidRDefault="00D507B1" w:rsidP="005C2535">
      <w:pPr>
        <w:pStyle w:val="IfacFootnotes"/>
        <w:rPr>
          <w:del w:id="1751" w:author="Author"/>
          <w:rFonts w:cs="Arial"/>
          <w:szCs w:val="16"/>
        </w:rPr>
      </w:pPr>
      <w:del w:id="1752" w:author="Author">
        <w:r w:rsidRPr="0003145C" w:rsidDel="0077786F">
          <w:rPr>
            <w:rStyle w:val="FootnoteReference"/>
            <w:rFonts w:eastAsiaTheme="majorEastAsia" w:cs="Arial"/>
            <w:szCs w:val="16"/>
          </w:rPr>
          <w:footnoteRef/>
        </w:r>
        <w:r w:rsidRPr="0003145C" w:rsidDel="0077786F">
          <w:rPr>
            <w:rFonts w:cs="Arial"/>
            <w:szCs w:val="16"/>
          </w:rPr>
          <w:delText xml:space="preserve"> </w:delText>
        </w:r>
        <w:r w:rsidRPr="0003145C" w:rsidDel="0077786F">
          <w:rPr>
            <w:rFonts w:cs="Arial"/>
            <w:szCs w:val="16"/>
          </w:rPr>
          <w:tab/>
          <w:delText xml:space="preserve">ISA 705 (Revised), </w:delText>
        </w:r>
        <w:r w:rsidRPr="0003145C" w:rsidDel="0077786F">
          <w:rPr>
            <w:rFonts w:cs="Arial"/>
            <w:i/>
            <w:szCs w:val="16"/>
          </w:rPr>
          <w:delText>Modifications to the Opinion in the Independent Auditor’s Report</w:delText>
        </w:r>
      </w:del>
    </w:p>
  </w:footnote>
  <w:footnote w:id="57">
    <w:p w:rsidR="00D507B1" w:rsidRPr="00425E42" w:rsidDel="00425E42" w:rsidRDefault="00D507B1" w:rsidP="005C2535">
      <w:pPr>
        <w:pStyle w:val="FootnoteText"/>
        <w:spacing w:after="60"/>
        <w:rPr>
          <w:del w:id="1768" w:author="Author"/>
          <w:rFonts w:cs="Arial"/>
          <w:i/>
          <w:szCs w:val="16"/>
          <w:lang w:val="en-GB"/>
        </w:rPr>
      </w:pPr>
      <w:del w:id="1769" w:author="Author">
        <w:r w:rsidRPr="00425E42" w:rsidDel="00425E42">
          <w:rPr>
            <w:rStyle w:val="FootnoteReference"/>
            <w:rFonts w:cs="Arial"/>
            <w:szCs w:val="16"/>
          </w:rPr>
          <w:footnoteRef/>
        </w:r>
        <w:r w:rsidRPr="00425E42" w:rsidDel="00425E42">
          <w:rPr>
            <w:rFonts w:cs="Arial"/>
            <w:szCs w:val="16"/>
          </w:rPr>
          <w:delText xml:space="preserve"> </w:delText>
        </w:r>
        <w:r w:rsidRPr="00425E42" w:rsidDel="00425E42">
          <w:rPr>
            <w:rFonts w:cs="Arial"/>
            <w:szCs w:val="16"/>
          </w:rPr>
          <w:tab/>
        </w:r>
        <w:r w:rsidRPr="00425E42" w:rsidDel="00425E42">
          <w:rPr>
            <w:rFonts w:cs="Arial"/>
            <w:szCs w:val="16"/>
            <w:lang w:val="en-GB"/>
          </w:rPr>
          <w:delText>ISA 200,</w:delText>
        </w:r>
        <w:r w:rsidRPr="00425E42" w:rsidDel="00425E42">
          <w:rPr>
            <w:rFonts w:cs="Arial"/>
            <w:i/>
            <w:szCs w:val="16"/>
            <w:lang w:val="en-GB"/>
          </w:rPr>
          <w:delText xml:space="preserve"> </w:delText>
        </w:r>
        <w:r w:rsidRPr="00425E42" w:rsidDel="00425E42">
          <w:rPr>
            <w:rFonts w:cs="Arial"/>
            <w:szCs w:val="16"/>
            <w:lang w:val="en-GB"/>
          </w:rPr>
          <w:delText>paragraph 15</w:delText>
        </w:r>
      </w:del>
    </w:p>
  </w:footnote>
  <w:footnote w:id="58">
    <w:p w:rsidR="00D507B1" w:rsidRPr="003B0083" w:rsidRDefault="00D507B1" w:rsidP="005C2535">
      <w:pPr>
        <w:pStyle w:val="IfacFootnotes"/>
        <w:rPr>
          <w:rFonts w:cs="Arial"/>
          <w:szCs w:val="16"/>
          <w:u w:val="single"/>
          <w:lang w:val="fr-FR"/>
        </w:rPr>
      </w:pPr>
      <w:r w:rsidRPr="003B0083">
        <w:rPr>
          <w:rStyle w:val="FootnoteReference"/>
          <w:rFonts w:eastAsiaTheme="majorEastAsia" w:cs="Arial"/>
          <w:szCs w:val="16"/>
          <w:u w:val="single"/>
        </w:rPr>
        <w:footnoteRef/>
      </w:r>
      <w:r w:rsidRPr="003B0083">
        <w:rPr>
          <w:rFonts w:cs="Arial"/>
          <w:szCs w:val="16"/>
          <w:u w:val="single"/>
          <w:lang w:val="fr-FR"/>
        </w:rPr>
        <w:t xml:space="preserve"> </w:t>
      </w:r>
      <w:r w:rsidRPr="003B0083">
        <w:rPr>
          <w:rFonts w:cs="Arial"/>
          <w:szCs w:val="16"/>
          <w:u w:val="single"/>
          <w:lang w:val="fr-FR"/>
        </w:rPr>
        <w:tab/>
        <w:t>ISA 330, paragraphs 15 and 21</w:t>
      </w:r>
    </w:p>
  </w:footnote>
  <w:footnote w:id="59">
    <w:p w:rsidR="00D507B1" w:rsidRPr="003B0083" w:rsidRDefault="00D507B1" w:rsidP="005C2535">
      <w:pPr>
        <w:pStyle w:val="FootnoteText"/>
        <w:spacing w:after="60"/>
        <w:rPr>
          <w:rFonts w:cs="Arial"/>
          <w:u w:val="single"/>
          <w:lang w:val="fr-FR"/>
        </w:rPr>
      </w:pPr>
      <w:r w:rsidRPr="003B0083">
        <w:rPr>
          <w:rStyle w:val="FootnoteReference"/>
          <w:rFonts w:cs="Arial"/>
          <w:u w:val="single"/>
        </w:rPr>
        <w:footnoteRef/>
      </w:r>
      <w:r w:rsidRPr="003B0083">
        <w:rPr>
          <w:rFonts w:cs="Arial"/>
          <w:u w:val="single"/>
          <w:lang w:val="fr-FR"/>
        </w:rPr>
        <w:t xml:space="preserve">  </w:t>
      </w:r>
      <w:r w:rsidRPr="003B0083">
        <w:rPr>
          <w:rFonts w:cs="Arial"/>
          <w:u w:val="single"/>
          <w:lang w:val="fr-FR"/>
        </w:rPr>
        <w:tab/>
        <w:t>ISA 330, paragraph 7(b)</w:t>
      </w:r>
    </w:p>
  </w:footnote>
  <w:footnote w:id="60">
    <w:p w:rsidR="00D507B1" w:rsidRPr="003B0083" w:rsidRDefault="00D507B1" w:rsidP="005C2535">
      <w:pPr>
        <w:pStyle w:val="FootnoteText"/>
        <w:spacing w:after="60"/>
        <w:rPr>
          <w:rFonts w:cs="Arial"/>
          <w:u w:val="single"/>
        </w:rPr>
      </w:pPr>
      <w:r w:rsidRPr="003B0083">
        <w:rPr>
          <w:rStyle w:val="FootnoteReference"/>
          <w:rFonts w:cs="Arial"/>
          <w:u w:val="single"/>
        </w:rPr>
        <w:footnoteRef/>
      </w:r>
      <w:r w:rsidRPr="003B0083">
        <w:rPr>
          <w:rFonts w:cs="Arial"/>
          <w:u w:val="single"/>
        </w:rPr>
        <w:t xml:space="preserve"> </w:t>
      </w:r>
      <w:r w:rsidRPr="003B0083">
        <w:rPr>
          <w:rFonts w:cs="Arial"/>
          <w:u w:val="single"/>
        </w:rPr>
        <w:tab/>
        <w:t>ISA 260 (Revised), paragraph 15</w:t>
      </w:r>
    </w:p>
  </w:footnote>
  <w:footnote w:id="61">
    <w:p w:rsidR="00D507B1" w:rsidRPr="00961271" w:rsidRDefault="00D507B1" w:rsidP="005C2535">
      <w:pPr>
        <w:pStyle w:val="FootnoteText"/>
        <w:spacing w:after="60"/>
        <w:rPr>
          <w:ins w:id="1801" w:author="Author"/>
          <w:rFonts w:cs="Arial"/>
        </w:rPr>
      </w:pPr>
      <w:ins w:id="1802" w:author="Author">
        <w:r w:rsidRPr="00961271">
          <w:rPr>
            <w:rStyle w:val="FootnoteReference"/>
            <w:rFonts w:cs="Arial"/>
          </w:rPr>
          <w:footnoteRef/>
        </w:r>
        <w:r w:rsidRPr="00961271">
          <w:rPr>
            <w:rFonts w:cs="Arial"/>
          </w:rPr>
          <w:t xml:space="preserve"> </w:t>
        </w:r>
        <w:r w:rsidRPr="00961271">
          <w:rPr>
            <w:rFonts w:cs="Arial"/>
          </w:rPr>
          <w:tab/>
          <w:t xml:space="preserve">ISA 701, </w:t>
        </w:r>
        <w:r w:rsidRPr="00A755D9">
          <w:rPr>
            <w:rFonts w:cs="Arial"/>
            <w:i/>
          </w:rPr>
          <w:t>Communicating Key Audit Matters in the Independent Auditor’s Report</w:t>
        </w:r>
        <w:r>
          <w:rPr>
            <w:rFonts w:cs="Arial"/>
          </w:rPr>
          <w:t xml:space="preserve">, </w:t>
        </w:r>
        <w:r w:rsidRPr="00961271">
          <w:rPr>
            <w:rFonts w:cs="Arial"/>
          </w:rPr>
          <w:t>paragraph 9</w:t>
        </w:r>
      </w:ins>
    </w:p>
  </w:footnote>
  <w:footnote w:id="62">
    <w:p w:rsidR="00D507B1" w:rsidRPr="00961271" w:rsidRDefault="00D507B1" w:rsidP="005C2535">
      <w:pPr>
        <w:pStyle w:val="FootnoteText"/>
        <w:spacing w:after="60"/>
        <w:rPr>
          <w:ins w:id="1803" w:author="Author"/>
          <w:rFonts w:cs="Arial"/>
          <w:szCs w:val="16"/>
        </w:rPr>
      </w:pPr>
      <w:ins w:id="1804" w:author="Author">
        <w:r w:rsidRPr="00961271">
          <w:rPr>
            <w:rStyle w:val="FootnoteReference"/>
            <w:rFonts w:cs="Arial"/>
            <w:szCs w:val="16"/>
          </w:rPr>
          <w:footnoteRef/>
        </w:r>
        <w:r w:rsidRPr="00961271">
          <w:rPr>
            <w:rFonts w:cs="Arial"/>
            <w:szCs w:val="16"/>
          </w:rPr>
          <w:t xml:space="preserve"> </w:t>
        </w:r>
        <w:r w:rsidRPr="00961271">
          <w:rPr>
            <w:rFonts w:cs="Arial"/>
            <w:szCs w:val="16"/>
          </w:rPr>
          <w:tab/>
          <w:t>ISA 220, paragraphs 17 and A18</w:t>
        </w:r>
      </w:ins>
    </w:p>
  </w:footnote>
  <w:footnote w:id="63">
    <w:p w:rsidR="00D507B1" w:rsidRPr="00961271" w:rsidRDefault="00D507B1" w:rsidP="005C2535">
      <w:pPr>
        <w:pStyle w:val="FootnoteText"/>
        <w:spacing w:after="60"/>
        <w:rPr>
          <w:ins w:id="1805" w:author="Author"/>
          <w:rFonts w:cs="Arial"/>
          <w:szCs w:val="16"/>
        </w:rPr>
      </w:pPr>
      <w:ins w:id="1806" w:author="Author">
        <w:r w:rsidRPr="00961271">
          <w:rPr>
            <w:rStyle w:val="FootnoteReference"/>
            <w:rFonts w:cs="Arial"/>
            <w:szCs w:val="16"/>
          </w:rPr>
          <w:footnoteRef/>
        </w:r>
        <w:r w:rsidRPr="00961271">
          <w:rPr>
            <w:rFonts w:cs="Arial"/>
            <w:szCs w:val="16"/>
          </w:rPr>
          <w:t xml:space="preserve"> </w:t>
        </w:r>
        <w:r w:rsidRPr="00961271">
          <w:rPr>
            <w:rFonts w:cs="Arial"/>
            <w:szCs w:val="16"/>
          </w:rPr>
          <w:tab/>
          <w:t>ISA 600, paragraphs 30 and 31</w:t>
        </w:r>
      </w:ins>
    </w:p>
  </w:footnote>
  <w:footnote w:id="64">
    <w:p w:rsidR="00D507B1" w:rsidRPr="004427D2" w:rsidRDefault="00D507B1" w:rsidP="005C2535">
      <w:pPr>
        <w:pStyle w:val="IfacFootnotes"/>
        <w:rPr>
          <w:ins w:id="1822" w:author="Author"/>
          <w:rFonts w:cs="Arial"/>
          <w:szCs w:val="16"/>
          <w:lang w:val="fr-FR"/>
        </w:rPr>
      </w:pPr>
      <w:ins w:id="1823" w:author="Author">
        <w:r w:rsidRPr="00961271">
          <w:rPr>
            <w:rStyle w:val="FootnoteReference"/>
            <w:rFonts w:eastAsiaTheme="majorEastAsia" w:cs="Arial"/>
            <w:szCs w:val="16"/>
          </w:rPr>
          <w:footnoteRef/>
        </w:r>
        <w:r w:rsidRPr="004427D2">
          <w:rPr>
            <w:rFonts w:cs="Arial"/>
            <w:szCs w:val="16"/>
            <w:lang w:val="fr-FR"/>
          </w:rPr>
          <w:t xml:space="preserve"> </w:t>
        </w:r>
        <w:r w:rsidRPr="004427D2">
          <w:rPr>
            <w:rFonts w:cs="Arial"/>
            <w:szCs w:val="16"/>
            <w:lang w:val="fr-FR"/>
          </w:rPr>
          <w:tab/>
          <w:t>ISA 240, paragraphs 25–27</w:t>
        </w:r>
      </w:ins>
    </w:p>
  </w:footnote>
  <w:footnote w:id="65">
    <w:p w:rsidR="00D507B1" w:rsidRPr="003B0083" w:rsidRDefault="00D507B1" w:rsidP="005C2535">
      <w:pPr>
        <w:pStyle w:val="IfacFootnotes"/>
        <w:rPr>
          <w:rFonts w:cs="Arial"/>
          <w:strike/>
          <w:szCs w:val="16"/>
          <w:lang w:val="fr-FR"/>
        </w:rPr>
      </w:pPr>
      <w:r w:rsidRPr="003B0083">
        <w:rPr>
          <w:rStyle w:val="FootnoteReference"/>
          <w:rFonts w:eastAsiaTheme="majorEastAsia" w:cs="Arial"/>
          <w:strike/>
          <w:szCs w:val="16"/>
        </w:rPr>
        <w:footnoteRef/>
      </w:r>
      <w:r w:rsidRPr="003B0083">
        <w:rPr>
          <w:rFonts w:cs="Arial"/>
          <w:strike/>
          <w:szCs w:val="16"/>
          <w:lang w:val="fr-FR"/>
        </w:rPr>
        <w:t xml:space="preserve"> </w:t>
      </w:r>
      <w:r w:rsidRPr="003B0083">
        <w:rPr>
          <w:rFonts w:cs="Arial"/>
          <w:strike/>
          <w:szCs w:val="16"/>
          <w:lang w:val="fr-FR"/>
        </w:rPr>
        <w:tab/>
        <w:t>ISA 240, paragraphs 25–27</w:t>
      </w:r>
    </w:p>
  </w:footnote>
  <w:footnote w:id="66">
    <w:p w:rsidR="00D507B1" w:rsidRPr="00BE4AAF" w:rsidRDefault="00D507B1" w:rsidP="005C2535">
      <w:pPr>
        <w:pStyle w:val="IfacFootnotes"/>
        <w:rPr>
          <w:rFonts w:cs="Arial"/>
          <w:strike/>
          <w:szCs w:val="16"/>
          <w:lang w:val="fr-FR"/>
        </w:rPr>
      </w:pPr>
      <w:r w:rsidRPr="00BE4AAF">
        <w:rPr>
          <w:rStyle w:val="FootnoteReference"/>
          <w:rFonts w:eastAsiaTheme="majorEastAsia" w:cs="Arial"/>
          <w:strike/>
          <w:szCs w:val="16"/>
        </w:rPr>
        <w:footnoteRef/>
      </w:r>
      <w:r w:rsidRPr="00BE4AAF">
        <w:rPr>
          <w:rFonts w:cs="Arial"/>
          <w:strike/>
          <w:szCs w:val="16"/>
          <w:lang w:val="fr-FR"/>
        </w:rPr>
        <w:t xml:space="preserve"> </w:t>
      </w:r>
      <w:r w:rsidRPr="00BE4AAF">
        <w:rPr>
          <w:rFonts w:cs="Arial"/>
          <w:strike/>
          <w:szCs w:val="16"/>
          <w:lang w:val="fr-FR"/>
        </w:rPr>
        <w:tab/>
        <w:t>ISA 330, paragraphs 15 and 21</w:t>
      </w:r>
    </w:p>
  </w:footnote>
  <w:footnote w:id="67">
    <w:p w:rsidR="00D507B1" w:rsidRPr="00BE4AAF" w:rsidRDefault="00D507B1" w:rsidP="005C2535">
      <w:pPr>
        <w:pStyle w:val="FootnoteText"/>
        <w:spacing w:after="60"/>
        <w:rPr>
          <w:rFonts w:cs="Arial"/>
          <w:strike/>
          <w:lang w:val="fr-FR"/>
        </w:rPr>
      </w:pPr>
      <w:r w:rsidRPr="00BE4AAF">
        <w:rPr>
          <w:rStyle w:val="FootnoteReference"/>
          <w:rFonts w:cs="Arial"/>
          <w:strike/>
        </w:rPr>
        <w:footnoteRef/>
      </w:r>
      <w:r w:rsidRPr="00BE4AAF">
        <w:rPr>
          <w:rFonts w:cs="Arial"/>
          <w:strike/>
          <w:lang w:val="fr-FR"/>
        </w:rPr>
        <w:t xml:space="preserve">  </w:t>
      </w:r>
      <w:r w:rsidRPr="00BE4AAF">
        <w:rPr>
          <w:rFonts w:cs="Arial"/>
          <w:strike/>
          <w:lang w:val="fr-FR"/>
        </w:rPr>
        <w:tab/>
        <w:t>ISA 330, paragraph 7(b)</w:t>
      </w:r>
    </w:p>
  </w:footnote>
  <w:footnote w:id="68">
    <w:p w:rsidR="00D507B1" w:rsidRPr="00BE4AAF" w:rsidRDefault="00D507B1" w:rsidP="005C2535">
      <w:pPr>
        <w:pStyle w:val="FootnoteText"/>
        <w:spacing w:after="60"/>
        <w:rPr>
          <w:rFonts w:cs="Arial"/>
          <w:strike/>
        </w:rPr>
      </w:pPr>
      <w:r w:rsidRPr="00BE4AAF">
        <w:rPr>
          <w:rStyle w:val="FootnoteReference"/>
          <w:rFonts w:cs="Arial"/>
          <w:strike/>
        </w:rPr>
        <w:footnoteRef/>
      </w:r>
      <w:r w:rsidRPr="00BE4AAF">
        <w:rPr>
          <w:rFonts w:cs="Arial"/>
          <w:strike/>
        </w:rPr>
        <w:t xml:space="preserve"> </w:t>
      </w:r>
      <w:r w:rsidRPr="00BE4AAF">
        <w:rPr>
          <w:rFonts w:cs="Arial"/>
          <w:strike/>
        </w:rPr>
        <w:tab/>
        <w:t>ISA 260 (Revised), paragraph 15</w:t>
      </w:r>
    </w:p>
  </w:footnote>
  <w:footnote w:id="69">
    <w:p w:rsidR="00D507B1" w:rsidRPr="00BE4AAF" w:rsidRDefault="00D507B1" w:rsidP="005C2535">
      <w:pPr>
        <w:pStyle w:val="FootnoteText"/>
        <w:spacing w:after="60"/>
        <w:rPr>
          <w:rFonts w:cs="Arial"/>
          <w:strike/>
        </w:rPr>
      </w:pPr>
      <w:r w:rsidRPr="00BE4AAF">
        <w:rPr>
          <w:rStyle w:val="FootnoteReference"/>
          <w:rFonts w:cs="Arial"/>
          <w:strike/>
        </w:rPr>
        <w:footnoteRef/>
      </w:r>
      <w:r w:rsidRPr="00BE4AAF">
        <w:rPr>
          <w:rFonts w:cs="Arial"/>
          <w:strike/>
        </w:rPr>
        <w:t xml:space="preserve"> </w:t>
      </w:r>
      <w:r w:rsidRPr="00BE4AAF">
        <w:rPr>
          <w:rFonts w:cs="Arial"/>
          <w:strike/>
        </w:rPr>
        <w:tab/>
        <w:t xml:space="preserve">ISA 701, </w:t>
      </w:r>
      <w:r w:rsidRPr="00BE4AAF">
        <w:rPr>
          <w:rFonts w:cs="Arial"/>
          <w:i/>
          <w:strike/>
        </w:rPr>
        <w:t>Communicating Key Audit Matters in the Independent Auditor’s Report</w:t>
      </w:r>
      <w:r w:rsidRPr="00BE4AAF">
        <w:rPr>
          <w:rFonts w:cs="Arial"/>
          <w:strike/>
        </w:rPr>
        <w:t>, paragraph 9</w:t>
      </w:r>
    </w:p>
  </w:footnote>
  <w:footnote w:id="70">
    <w:p w:rsidR="00D507B1" w:rsidRPr="00BE4AAF" w:rsidRDefault="00D507B1" w:rsidP="005C2535">
      <w:pPr>
        <w:pStyle w:val="FootnoteText"/>
        <w:spacing w:after="60"/>
        <w:rPr>
          <w:rFonts w:cs="Arial"/>
          <w:strike/>
          <w:szCs w:val="16"/>
        </w:rPr>
      </w:pPr>
      <w:r w:rsidRPr="00BE4AAF">
        <w:rPr>
          <w:rStyle w:val="FootnoteReference"/>
          <w:rFonts w:cs="Arial"/>
          <w:strike/>
          <w:szCs w:val="16"/>
        </w:rPr>
        <w:footnoteRef/>
      </w:r>
      <w:r w:rsidRPr="00BE4AAF">
        <w:rPr>
          <w:rFonts w:cs="Arial"/>
          <w:strike/>
          <w:szCs w:val="16"/>
        </w:rPr>
        <w:t xml:space="preserve"> </w:t>
      </w:r>
      <w:r w:rsidRPr="00BE4AAF">
        <w:rPr>
          <w:rFonts w:cs="Arial"/>
          <w:strike/>
          <w:szCs w:val="16"/>
        </w:rPr>
        <w:tab/>
        <w:t>ISA 220, paragraphs 17 and A18</w:t>
      </w:r>
    </w:p>
  </w:footnote>
  <w:footnote w:id="71">
    <w:p w:rsidR="00D507B1" w:rsidRPr="00BE4AAF" w:rsidRDefault="00D507B1" w:rsidP="005C2535">
      <w:pPr>
        <w:pStyle w:val="FootnoteText"/>
        <w:spacing w:after="60"/>
        <w:rPr>
          <w:rFonts w:cs="Arial"/>
          <w:strike/>
          <w:szCs w:val="16"/>
        </w:rPr>
      </w:pPr>
      <w:r w:rsidRPr="00BE4AAF">
        <w:rPr>
          <w:rStyle w:val="FootnoteReference"/>
          <w:rFonts w:cs="Arial"/>
          <w:strike/>
          <w:szCs w:val="16"/>
        </w:rPr>
        <w:footnoteRef/>
      </w:r>
      <w:r w:rsidRPr="00BE4AAF">
        <w:rPr>
          <w:rFonts w:cs="Arial"/>
          <w:strike/>
          <w:szCs w:val="16"/>
        </w:rPr>
        <w:t xml:space="preserve"> </w:t>
      </w:r>
      <w:r w:rsidRPr="00BE4AAF">
        <w:rPr>
          <w:rFonts w:cs="Arial"/>
          <w:strike/>
          <w:szCs w:val="16"/>
        </w:rPr>
        <w:tab/>
        <w:t>ISA 600, paragraphs 30 and 31</w:t>
      </w:r>
    </w:p>
  </w:footnote>
  <w:footnote w:id="72">
    <w:p w:rsidR="00D507B1" w:rsidRPr="00961271" w:rsidRDefault="00D507B1" w:rsidP="005C2535">
      <w:pPr>
        <w:pStyle w:val="IfacFootnotes"/>
        <w:rPr>
          <w:ins w:id="1843" w:author="Author"/>
          <w:rFonts w:cs="Arial"/>
          <w:szCs w:val="16"/>
        </w:rPr>
      </w:pPr>
      <w:ins w:id="1844" w:author="Author">
        <w:r w:rsidRPr="00961271">
          <w:rPr>
            <w:rStyle w:val="FootnoteReference"/>
            <w:rFonts w:eastAsiaTheme="majorEastAsia" w:cs="Arial"/>
            <w:szCs w:val="16"/>
          </w:rPr>
          <w:footnoteRef/>
        </w:r>
        <w:r w:rsidRPr="00961271">
          <w:rPr>
            <w:rFonts w:cs="Arial"/>
            <w:szCs w:val="16"/>
          </w:rPr>
          <w:t xml:space="preserve"> </w:t>
        </w:r>
        <w:r w:rsidRPr="00961271">
          <w:rPr>
            <w:rFonts w:cs="Arial"/>
            <w:szCs w:val="16"/>
          </w:rPr>
          <w:tab/>
          <w:t>ISA 330, paragraph 8</w:t>
        </w:r>
      </w:ins>
    </w:p>
  </w:footnote>
  <w:footnote w:id="73">
    <w:p w:rsidR="00D507B1" w:rsidRPr="00961271" w:rsidRDefault="00D507B1" w:rsidP="005C2535">
      <w:pPr>
        <w:pStyle w:val="FootnoteText"/>
        <w:spacing w:after="60"/>
        <w:rPr>
          <w:rFonts w:cs="Arial"/>
        </w:rPr>
      </w:pPr>
      <w:r w:rsidRPr="00961271">
        <w:rPr>
          <w:rStyle w:val="FootnoteReference"/>
          <w:rFonts w:cs="Arial"/>
        </w:rPr>
        <w:footnoteRef/>
      </w:r>
      <w:r w:rsidRPr="00961271">
        <w:rPr>
          <w:rFonts w:cs="Arial"/>
        </w:rPr>
        <w:t xml:space="preserve"> </w:t>
      </w:r>
      <w:r w:rsidRPr="00961271">
        <w:rPr>
          <w:rFonts w:cs="Arial"/>
        </w:rPr>
        <w:tab/>
        <w:t>ISA 540 (Revised), paragraphs A87–A89</w:t>
      </w:r>
    </w:p>
  </w:footnote>
  <w:footnote w:id="74">
    <w:p w:rsidR="00D507B1" w:rsidRPr="00961271" w:rsidDel="00717F34" w:rsidRDefault="00D507B1" w:rsidP="005C2535">
      <w:pPr>
        <w:pStyle w:val="IfacFootnotes"/>
        <w:rPr>
          <w:del w:id="1867" w:author="Author"/>
          <w:rFonts w:cs="Arial"/>
          <w:szCs w:val="16"/>
        </w:rPr>
      </w:pPr>
      <w:del w:id="1868" w:author="Author">
        <w:r w:rsidRPr="00961271" w:rsidDel="00717F34">
          <w:rPr>
            <w:rStyle w:val="FootnoteReference"/>
            <w:rFonts w:eastAsiaTheme="majorEastAsia" w:cs="Arial"/>
            <w:szCs w:val="16"/>
          </w:rPr>
          <w:footnoteRef/>
        </w:r>
        <w:r w:rsidRPr="00961271" w:rsidDel="00717F34">
          <w:rPr>
            <w:rFonts w:cs="Arial"/>
            <w:szCs w:val="16"/>
          </w:rPr>
          <w:delText xml:space="preserve"> </w:delText>
        </w:r>
        <w:r w:rsidRPr="00961271" w:rsidDel="00717F34">
          <w:rPr>
            <w:rFonts w:cs="Arial"/>
            <w:szCs w:val="16"/>
          </w:rPr>
          <w:tab/>
          <w:delText>ISA 330, paragraph 8</w:delText>
        </w:r>
      </w:del>
    </w:p>
  </w:footnote>
  <w:footnote w:id="75">
    <w:p w:rsidR="00D507B1" w:rsidRPr="00961271" w:rsidRDefault="00D507B1" w:rsidP="005C2535">
      <w:pPr>
        <w:pStyle w:val="FootnoteText"/>
        <w:spacing w:after="60"/>
        <w:rPr>
          <w:ins w:id="1895" w:author="Author"/>
          <w:rFonts w:cs="Arial"/>
          <w:szCs w:val="16"/>
        </w:rPr>
      </w:pPr>
      <w:ins w:id="1896" w:author="Author">
        <w:r w:rsidRPr="00961271">
          <w:rPr>
            <w:rStyle w:val="FootnoteReference"/>
            <w:rFonts w:cs="Arial"/>
            <w:szCs w:val="16"/>
          </w:rPr>
          <w:footnoteRef/>
        </w:r>
        <w:r w:rsidRPr="00961271">
          <w:rPr>
            <w:rFonts w:cs="Arial"/>
            <w:szCs w:val="16"/>
          </w:rPr>
          <w:t xml:space="preserve"> </w:t>
        </w:r>
        <w:r w:rsidRPr="00961271">
          <w:rPr>
            <w:rFonts w:cs="Arial"/>
            <w:szCs w:val="16"/>
          </w:rPr>
          <w:tab/>
          <w:t>ISA 330, paragraphs A29–A31</w:t>
        </w:r>
      </w:ins>
    </w:p>
  </w:footnote>
  <w:footnote w:id="76">
    <w:p w:rsidR="00D507B1" w:rsidRPr="00961271" w:rsidDel="00EF41EB" w:rsidRDefault="00D507B1" w:rsidP="005C2535">
      <w:pPr>
        <w:pStyle w:val="FootnoteText"/>
        <w:spacing w:after="60"/>
        <w:rPr>
          <w:del w:id="1898" w:author="Author"/>
          <w:rFonts w:cs="Arial"/>
          <w:szCs w:val="16"/>
        </w:rPr>
      </w:pPr>
      <w:del w:id="1899" w:author="Author">
        <w:r w:rsidRPr="00961271" w:rsidDel="00EF41EB">
          <w:rPr>
            <w:rStyle w:val="FootnoteReference"/>
            <w:rFonts w:cs="Arial"/>
            <w:szCs w:val="16"/>
          </w:rPr>
          <w:footnoteRef/>
        </w:r>
        <w:r w:rsidRPr="00961271" w:rsidDel="00EF41EB">
          <w:rPr>
            <w:rFonts w:cs="Arial"/>
            <w:szCs w:val="16"/>
          </w:rPr>
          <w:delText xml:space="preserve"> </w:delText>
        </w:r>
        <w:r w:rsidRPr="00961271" w:rsidDel="00EF41EB">
          <w:rPr>
            <w:rFonts w:cs="Arial"/>
            <w:szCs w:val="16"/>
          </w:rPr>
          <w:tab/>
          <w:delText>ISA 330, paragraphs A29–A31</w:delText>
        </w:r>
      </w:del>
    </w:p>
  </w:footnote>
  <w:footnote w:id="77">
    <w:p w:rsidR="00D507B1" w:rsidRPr="00841D29" w:rsidRDefault="00D507B1" w:rsidP="005C2535">
      <w:pPr>
        <w:pStyle w:val="FootnoteText"/>
        <w:spacing w:before="0" w:after="60"/>
        <w:rPr>
          <w:ins w:id="1904" w:author="Author"/>
          <w:szCs w:val="16"/>
        </w:rPr>
      </w:pPr>
      <w:ins w:id="1905" w:author="Author">
        <w:r w:rsidRPr="00841D29">
          <w:rPr>
            <w:rStyle w:val="FootnoteReference"/>
            <w:szCs w:val="16"/>
          </w:rPr>
          <w:footnoteRef/>
        </w:r>
        <w:r w:rsidRPr="00841D29">
          <w:rPr>
            <w:szCs w:val="16"/>
          </w:rPr>
          <w:t xml:space="preserve"> </w:t>
        </w:r>
        <w:r w:rsidRPr="00841D29">
          <w:rPr>
            <w:szCs w:val="16"/>
          </w:rPr>
          <w:tab/>
          <w:t>ISA 500, paragraph A1</w:t>
        </w:r>
      </w:ins>
    </w:p>
  </w:footnote>
  <w:footnote w:id="78">
    <w:p w:rsidR="00D507B1" w:rsidRDefault="00D507B1" w:rsidP="005C2535">
      <w:pPr>
        <w:pStyle w:val="FootnoteText"/>
        <w:spacing w:before="0" w:after="60"/>
        <w:rPr>
          <w:ins w:id="1908" w:author="Author"/>
        </w:rPr>
      </w:pPr>
      <w:ins w:id="1909" w:author="Author">
        <w:r>
          <w:rPr>
            <w:rStyle w:val="FootnoteReference"/>
          </w:rPr>
          <w:footnoteRef/>
        </w:r>
        <w:r>
          <w:t xml:space="preserve"> </w:t>
        </w:r>
        <w:r>
          <w:tab/>
          <w:t>ISA 330, paragraphs 7(b) and A19</w:t>
        </w:r>
      </w:ins>
    </w:p>
  </w:footnote>
  <w:footnote w:id="79">
    <w:p w:rsidR="00D507B1" w:rsidRPr="00961271" w:rsidRDefault="00D507B1" w:rsidP="005C2535">
      <w:pPr>
        <w:pStyle w:val="FootnoteText"/>
        <w:spacing w:after="60"/>
        <w:rPr>
          <w:rFonts w:cs="Arial"/>
          <w:szCs w:val="16"/>
        </w:rPr>
      </w:pPr>
      <w:r w:rsidRPr="00961271">
        <w:rPr>
          <w:rStyle w:val="FootnoteReference"/>
          <w:rFonts w:cs="Arial"/>
          <w:szCs w:val="16"/>
        </w:rPr>
        <w:footnoteRef/>
      </w:r>
      <w:r w:rsidRPr="00961271">
        <w:rPr>
          <w:rFonts w:cs="Arial"/>
          <w:szCs w:val="16"/>
        </w:rPr>
        <w:t xml:space="preserve"> </w:t>
      </w:r>
      <w:r w:rsidRPr="00961271">
        <w:rPr>
          <w:rFonts w:cs="Arial"/>
          <w:szCs w:val="16"/>
        </w:rPr>
        <w:tab/>
        <w:t>ISA 320, paragraph A1</w:t>
      </w:r>
    </w:p>
  </w:footnote>
  <w:footnote w:id="80">
    <w:p w:rsidR="00D507B1" w:rsidRPr="00961271" w:rsidRDefault="00D507B1" w:rsidP="005C2535">
      <w:pPr>
        <w:pStyle w:val="FootnoteText"/>
        <w:spacing w:after="60"/>
        <w:rPr>
          <w:rFonts w:cs="Arial"/>
          <w:szCs w:val="16"/>
        </w:rPr>
      </w:pPr>
      <w:r w:rsidRPr="00961271">
        <w:rPr>
          <w:rStyle w:val="FootnoteReference"/>
          <w:rFonts w:cs="Arial"/>
          <w:szCs w:val="16"/>
        </w:rPr>
        <w:footnoteRef/>
      </w:r>
      <w:r w:rsidRPr="00961271">
        <w:rPr>
          <w:rFonts w:cs="Arial"/>
          <w:szCs w:val="16"/>
        </w:rPr>
        <w:t xml:space="preserve"> </w:t>
      </w:r>
      <w:r w:rsidRPr="00961271">
        <w:rPr>
          <w:rFonts w:cs="Arial"/>
          <w:szCs w:val="16"/>
        </w:rPr>
        <w:tab/>
        <w:t>ISA 320, paragraph 4</w:t>
      </w:r>
    </w:p>
  </w:footnote>
  <w:footnote w:id="81">
    <w:p w:rsidR="00D507B1" w:rsidRPr="00961271" w:rsidRDefault="00D507B1" w:rsidP="005C2535">
      <w:pPr>
        <w:pStyle w:val="FootnoteText"/>
        <w:spacing w:after="60"/>
        <w:rPr>
          <w:rFonts w:cs="Arial"/>
          <w:szCs w:val="16"/>
        </w:rPr>
      </w:pPr>
      <w:r w:rsidRPr="00961271">
        <w:rPr>
          <w:rStyle w:val="FootnoteReference"/>
          <w:rFonts w:cs="Arial"/>
          <w:szCs w:val="16"/>
        </w:rPr>
        <w:footnoteRef/>
      </w:r>
      <w:r w:rsidRPr="00961271">
        <w:rPr>
          <w:rFonts w:cs="Arial"/>
          <w:szCs w:val="16"/>
        </w:rPr>
        <w:t xml:space="preserve"> </w:t>
      </w:r>
      <w:r w:rsidRPr="00961271">
        <w:rPr>
          <w:rFonts w:cs="Arial"/>
          <w:szCs w:val="16"/>
        </w:rPr>
        <w:tab/>
        <w:t>ISA 330, paragraph 18</w:t>
      </w:r>
    </w:p>
  </w:footnote>
  <w:footnote w:id="82">
    <w:p w:rsidR="00D507B1" w:rsidRPr="008D37F2" w:rsidRDefault="00D507B1" w:rsidP="005C2535">
      <w:pPr>
        <w:pStyle w:val="IfacFootnotes"/>
        <w:rPr>
          <w:ins w:id="1942" w:author="Author"/>
          <w:rFonts w:cs="Arial"/>
          <w:szCs w:val="16"/>
        </w:rPr>
      </w:pPr>
      <w:ins w:id="1943" w:author="Author">
        <w:r w:rsidRPr="008D37F2">
          <w:rPr>
            <w:rStyle w:val="FootnoteReference"/>
            <w:rFonts w:eastAsiaTheme="majorEastAsia" w:cs="Arial"/>
            <w:szCs w:val="16"/>
          </w:rPr>
          <w:footnoteRef/>
        </w:r>
        <w:r w:rsidRPr="008D37F2">
          <w:rPr>
            <w:rFonts w:cs="Arial"/>
            <w:szCs w:val="16"/>
          </w:rPr>
          <w:t xml:space="preserve"> </w:t>
        </w:r>
        <w:r>
          <w:rPr>
            <w:rFonts w:cs="Arial"/>
            <w:szCs w:val="16"/>
          </w:rPr>
          <w:tab/>
        </w:r>
        <w:r w:rsidRPr="008D37F2">
          <w:rPr>
            <w:rFonts w:cs="Arial"/>
            <w:szCs w:val="16"/>
          </w:rPr>
          <w:t xml:space="preserve">ISA 300, </w:t>
        </w:r>
        <w:r w:rsidRPr="008D37F2">
          <w:rPr>
            <w:rFonts w:cs="Arial"/>
            <w:i/>
            <w:szCs w:val="16"/>
          </w:rPr>
          <w:t>Planning an Audit of Financial Statements</w:t>
        </w:r>
        <w:r w:rsidRPr="008D37F2">
          <w:rPr>
            <w:rFonts w:cs="Arial"/>
            <w:szCs w:val="16"/>
          </w:rPr>
          <w:t>, paragraphs 7 and 9</w:t>
        </w:r>
      </w:ins>
    </w:p>
  </w:footnote>
  <w:footnote w:id="83">
    <w:p w:rsidR="00D507B1" w:rsidRPr="008D37F2" w:rsidRDefault="00D507B1" w:rsidP="005C2535">
      <w:pPr>
        <w:pStyle w:val="IfacFootnotes"/>
        <w:rPr>
          <w:ins w:id="1944" w:author="Author"/>
          <w:rFonts w:cs="Arial"/>
          <w:szCs w:val="16"/>
        </w:rPr>
      </w:pPr>
      <w:ins w:id="1945" w:author="Author">
        <w:r w:rsidRPr="008D37F2">
          <w:rPr>
            <w:rStyle w:val="FootnoteReference"/>
            <w:rFonts w:eastAsiaTheme="majorEastAsia" w:cs="Arial"/>
            <w:szCs w:val="16"/>
          </w:rPr>
          <w:footnoteRef/>
        </w:r>
        <w:r w:rsidRPr="008D37F2">
          <w:rPr>
            <w:rFonts w:cs="Arial"/>
            <w:szCs w:val="16"/>
          </w:rPr>
          <w:t xml:space="preserve"> </w:t>
        </w:r>
        <w:r w:rsidRPr="008D37F2">
          <w:rPr>
            <w:rFonts w:cs="Arial"/>
            <w:szCs w:val="16"/>
          </w:rPr>
          <w:tab/>
          <w:t>ISA 330, paragraph 28</w:t>
        </w:r>
      </w:ins>
    </w:p>
  </w:footnote>
  <w:footnote w:id="84">
    <w:p w:rsidR="00D507B1" w:rsidRPr="008D37F2" w:rsidDel="007D6917" w:rsidRDefault="00D507B1" w:rsidP="005C2535">
      <w:pPr>
        <w:pStyle w:val="IfacFootnotes"/>
        <w:rPr>
          <w:del w:id="1948" w:author="Author"/>
          <w:rFonts w:cs="Arial"/>
          <w:szCs w:val="16"/>
        </w:rPr>
      </w:pPr>
      <w:del w:id="1949" w:author="Author">
        <w:r w:rsidRPr="008D37F2" w:rsidDel="007D6917">
          <w:rPr>
            <w:rStyle w:val="FootnoteReference"/>
            <w:rFonts w:eastAsiaTheme="majorEastAsia" w:cs="Arial"/>
            <w:szCs w:val="16"/>
          </w:rPr>
          <w:footnoteRef/>
        </w:r>
        <w:r w:rsidRPr="008D37F2" w:rsidDel="007D6917">
          <w:rPr>
            <w:rFonts w:cs="Arial"/>
            <w:szCs w:val="16"/>
          </w:rPr>
          <w:delText xml:space="preserve"> </w:delText>
        </w:r>
        <w:r w:rsidDel="007D6917">
          <w:rPr>
            <w:rFonts w:cs="Arial"/>
            <w:szCs w:val="16"/>
          </w:rPr>
          <w:tab/>
        </w:r>
        <w:r w:rsidRPr="008D37F2" w:rsidDel="007D6917">
          <w:rPr>
            <w:rFonts w:cs="Arial"/>
            <w:szCs w:val="16"/>
          </w:rPr>
          <w:delText xml:space="preserve">ISA 300, </w:delText>
        </w:r>
        <w:r w:rsidRPr="008D37F2" w:rsidDel="007D6917">
          <w:rPr>
            <w:rFonts w:cs="Arial"/>
            <w:i/>
            <w:szCs w:val="16"/>
          </w:rPr>
          <w:delText>Planning an Audit of Financial Statements</w:delText>
        </w:r>
        <w:r w:rsidRPr="008D37F2" w:rsidDel="007D6917">
          <w:rPr>
            <w:rFonts w:cs="Arial"/>
            <w:szCs w:val="16"/>
          </w:rPr>
          <w:delText>, paragraphs 7 and 9</w:delText>
        </w:r>
      </w:del>
    </w:p>
  </w:footnote>
  <w:footnote w:id="85">
    <w:p w:rsidR="00D507B1" w:rsidRPr="008D37F2" w:rsidDel="007D6917" w:rsidRDefault="00D507B1" w:rsidP="005C2535">
      <w:pPr>
        <w:pStyle w:val="IfacFootnotes"/>
        <w:rPr>
          <w:del w:id="1950" w:author="Author"/>
          <w:rFonts w:cs="Arial"/>
          <w:szCs w:val="16"/>
        </w:rPr>
      </w:pPr>
      <w:del w:id="1951" w:author="Author">
        <w:r w:rsidRPr="008D37F2" w:rsidDel="007D6917">
          <w:rPr>
            <w:rStyle w:val="FootnoteReference"/>
            <w:rFonts w:eastAsiaTheme="majorEastAsia" w:cs="Arial"/>
            <w:szCs w:val="16"/>
          </w:rPr>
          <w:footnoteRef/>
        </w:r>
        <w:r w:rsidRPr="008D37F2" w:rsidDel="007D6917">
          <w:rPr>
            <w:rFonts w:cs="Arial"/>
            <w:szCs w:val="16"/>
          </w:rPr>
          <w:delText xml:space="preserve"> </w:delText>
        </w:r>
        <w:r w:rsidRPr="008D37F2" w:rsidDel="007D6917">
          <w:rPr>
            <w:rFonts w:cs="Arial"/>
            <w:szCs w:val="16"/>
          </w:rPr>
          <w:tab/>
          <w:delText>ISA 330, paragraph 28</w:delText>
        </w:r>
      </w:del>
    </w:p>
  </w:footnote>
  <w:footnote w:id="86">
    <w:p w:rsidR="00D507B1" w:rsidRDefault="00D507B1" w:rsidP="005C2535">
      <w:pPr>
        <w:pStyle w:val="FootnoteText"/>
        <w:spacing w:after="60"/>
      </w:pPr>
      <w:ins w:id="1958" w:author="Author">
        <w:r>
          <w:rPr>
            <w:rStyle w:val="FootnoteReference"/>
          </w:rPr>
          <w:footnoteRef/>
        </w:r>
        <w:r>
          <w:t xml:space="preserve"> </w:t>
        </w:r>
        <w:r>
          <w:tab/>
          <w:t xml:space="preserve">ISA 230, </w:t>
        </w:r>
        <w:proofErr w:type="spellStart"/>
        <w:r>
          <w:t>pargraph</w:t>
        </w:r>
        <w:proofErr w:type="spellEnd"/>
        <w:r>
          <w:t xml:space="preserve"> 8</w:t>
        </w:r>
      </w:ins>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507B1" w:rsidRDefault="00D507B1" w:rsidP="00CB5342">
    <w:pPr>
      <w:tabs>
        <w:tab w:val="center" w:pos="4590"/>
        <w:tab w:val="right" w:pos="9360"/>
      </w:tabs>
      <w:spacing w:before="0" w:line="360" w:lineRule="exact"/>
      <w:jc w:val="center"/>
      <w:rPr>
        <w:rFonts w:cs="Arial"/>
        <w:sz w:val="16"/>
        <w:szCs w:val="16"/>
      </w:rPr>
    </w:pPr>
    <w:r>
      <w:rPr>
        <w:rFonts w:cs="Arial"/>
        <w:sz w:val="16"/>
        <w:szCs w:val="16"/>
      </w:rPr>
      <w:t>ISA 315 (Revised) – Application Material (Marked to ED-315)</w:t>
    </w:r>
  </w:p>
  <w:p w:rsidR="00D507B1" w:rsidRPr="002F6BD4" w:rsidRDefault="00D507B1" w:rsidP="00CB5342">
    <w:pPr>
      <w:tabs>
        <w:tab w:val="center" w:pos="4590"/>
        <w:tab w:val="right" w:pos="9360"/>
      </w:tabs>
      <w:spacing w:before="0" w:after="60" w:line="360" w:lineRule="exact"/>
      <w:jc w:val="center"/>
    </w:pPr>
    <w:r w:rsidRPr="00D4613B">
      <w:rPr>
        <w:rFonts w:cs="Arial"/>
        <w:i/>
        <w:sz w:val="16"/>
        <w:szCs w:val="16"/>
      </w:rPr>
      <w:t>IAASB Main Agenda (June 2019)</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507B1" w:rsidRDefault="00D507B1" w:rsidP="007A5459">
    <w:pPr>
      <w:tabs>
        <w:tab w:val="center" w:pos="4590"/>
        <w:tab w:val="right" w:pos="9360"/>
      </w:tabs>
      <w:spacing w:line="360" w:lineRule="exact"/>
      <w:jc w:val="center"/>
      <w:rPr>
        <w:rFonts w:cs="Arial"/>
        <w:b/>
        <w:sz w:val="36"/>
        <w:szCs w:val="36"/>
      </w:rPr>
    </w:pPr>
    <w:r>
      <w:rPr>
        <w:rFonts w:cs="Arial"/>
        <w:sz w:val="16"/>
        <w:szCs w:val="16"/>
      </w:rPr>
      <w:t xml:space="preserve">                       IAASB Main Agenda (June 2019)</w:t>
    </w:r>
    <w:r>
      <w:rPr>
        <w:rFonts w:cs="Arial"/>
        <w:b/>
        <w:sz w:val="36"/>
        <w:szCs w:val="36"/>
      </w:rPr>
      <w:tab/>
    </w:r>
  </w:p>
  <w:p w:rsidR="00D507B1" w:rsidRDefault="00D507B1" w:rsidP="007A5459">
    <w:pPr>
      <w:tabs>
        <w:tab w:val="center" w:pos="4590"/>
        <w:tab w:val="right" w:pos="9360"/>
      </w:tabs>
      <w:spacing w:line="360" w:lineRule="exact"/>
      <w:jc w:val="right"/>
      <w:rPr>
        <w:rFonts w:cs="Arial"/>
        <w:b/>
        <w:sz w:val="36"/>
        <w:szCs w:val="36"/>
      </w:rPr>
    </w:pPr>
    <w:r>
      <w:rPr>
        <w:rFonts w:cs="Arial"/>
        <w:b/>
        <w:sz w:val="36"/>
        <w:szCs w:val="36"/>
      </w:rPr>
      <w:t>Supplement to</w:t>
    </w:r>
  </w:p>
  <w:p w:rsidR="00D507B1" w:rsidRDefault="00D507B1" w:rsidP="007A5459">
    <w:pPr>
      <w:tabs>
        <w:tab w:val="center" w:pos="4590"/>
        <w:tab w:val="right" w:pos="9360"/>
      </w:tabs>
      <w:spacing w:line="360" w:lineRule="exact"/>
      <w:jc w:val="right"/>
    </w:pPr>
    <w:r>
      <w:rPr>
        <w:rFonts w:cs="Arial"/>
        <w:b/>
        <w:sz w:val="36"/>
        <w:szCs w:val="36"/>
      </w:rPr>
      <w:t xml:space="preserve">Agenda Item 2-C  </w:t>
    </w:r>
  </w:p>
  <w:p w:rsidR="00D507B1" w:rsidRDefault="00D507B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6476731E"/>
    <w:lvl w:ilvl="0">
      <w:start w:val="1"/>
      <w:numFmt w:val="decimal"/>
      <w:pStyle w:val="ListNumber5"/>
      <w:lvlText w:val="%1."/>
      <w:lvlJc w:val="left"/>
      <w:pPr>
        <w:tabs>
          <w:tab w:val="num" w:pos="2250"/>
        </w:tabs>
        <w:ind w:left="2250" w:hanging="360"/>
      </w:pPr>
    </w:lvl>
  </w:abstractNum>
  <w:abstractNum w:abstractNumId="1" w15:restartNumberingAfterBreak="0">
    <w:nsid w:val="FFFFFF81"/>
    <w:multiLevelType w:val="singleLevel"/>
    <w:tmpl w:val="EE3647E2"/>
    <w:lvl w:ilvl="0">
      <w:start w:val="1"/>
      <w:numFmt w:val="bullet"/>
      <w:pStyle w:val="ListBullet4"/>
      <w:lvlText w:val=""/>
      <w:lvlJc w:val="left"/>
      <w:pPr>
        <w:tabs>
          <w:tab w:val="num" w:pos="1440"/>
        </w:tabs>
        <w:ind w:left="1440" w:hanging="360"/>
      </w:pPr>
      <w:rPr>
        <w:rFonts w:ascii="Symbol" w:hAnsi="Symbol" w:hint="default"/>
      </w:rPr>
    </w:lvl>
  </w:abstractNum>
  <w:abstractNum w:abstractNumId="2" w15:restartNumberingAfterBreak="0">
    <w:nsid w:val="00086711"/>
    <w:multiLevelType w:val="multilevel"/>
    <w:tmpl w:val="60D43602"/>
    <w:lvl w:ilvl="0">
      <w:start w:val="1"/>
      <w:numFmt w:val="bullet"/>
      <w:pStyle w:val="TableBullet1"/>
      <w:lvlText w:val=""/>
      <w:lvlJc w:val="left"/>
      <w:pPr>
        <w:tabs>
          <w:tab w:val="num" w:pos="-153"/>
        </w:tabs>
        <w:ind w:left="-153" w:hanging="360"/>
      </w:pPr>
      <w:rPr>
        <w:rFonts w:ascii="Symbol" w:hAnsi="Symbol" w:hint="default"/>
        <w:sz w:val="22"/>
        <w:szCs w:val="22"/>
      </w:rPr>
    </w:lvl>
    <w:lvl w:ilvl="1">
      <w:start w:val="1"/>
      <w:numFmt w:val="bullet"/>
      <w:lvlText w:val=""/>
      <w:lvlJc w:val="left"/>
      <w:pPr>
        <w:tabs>
          <w:tab w:val="num" w:pos="1134"/>
        </w:tabs>
        <w:ind w:left="1134" w:hanging="360"/>
      </w:pPr>
      <w:rPr>
        <w:rFonts w:ascii="Symbol" w:hAnsi="Symbol" w:hint="default"/>
        <w:sz w:val="22"/>
        <w:szCs w:val="22"/>
      </w:rPr>
    </w:lvl>
    <w:lvl w:ilvl="2">
      <w:start w:val="1"/>
      <w:numFmt w:val="lowerRoman"/>
      <w:lvlText w:val="(%3)"/>
      <w:lvlJc w:val="left"/>
      <w:pPr>
        <w:tabs>
          <w:tab w:val="num" w:pos="1854"/>
        </w:tabs>
        <w:ind w:left="1854" w:hanging="180"/>
      </w:pPr>
      <w:rPr>
        <w:rFonts w:hint="default"/>
      </w:rPr>
    </w:lvl>
    <w:lvl w:ilvl="3">
      <w:start w:val="1"/>
      <w:numFmt w:val="decimal"/>
      <w:lvlText w:val="%4."/>
      <w:lvlJc w:val="left"/>
      <w:pPr>
        <w:tabs>
          <w:tab w:val="num" w:pos="2784"/>
        </w:tabs>
        <w:ind w:left="2784" w:hanging="570"/>
      </w:pPr>
      <w:rPr>
        <w:rFonts w:hint="default"/>
        <w:b w:val="0"/>
      </w:rPr>
    </w:lvl>
    <w:lvl w:ilvl="4">
      <w:start w:val="1"/>
      <w:numFmt w:val="lowerLetter"/>
      <w:lvlText w:val="%5."/>
      <w:lvlJc w:val="left"/>
      <w:pPr>
        <w:tabs>
          <w:tab w:val="num" w:pos="3294"/>
        </w:tabs>
        <w:ind w:left="3294" w:hanging="360"/>
      </w:pPr>
      <w:rPr>
        <w:rFonts w:hint="default"/>
      </w:rPr>
    </w:lvl>
    <w:lvl w:ilvl="5">
      <w:start w:val="1"/>
      <w:numFmt w:val="lowerRoman"/>
      <w:lvlText w:val="%6."/>
      <w:lvlJc w:val="right"/>
      <w:pPr>
        <w:tabs>
          <w:tab w:val="num" w:pos="4014"/>
        </w:tabs>
        <w:ind w:left="4014" w:hanging="180"/>
      </w:pPr>
      <w:rPr>
        <w:rFonts w:hint="default"/>
      </w:rPr>
    </w:lvl>
    <w:lvl w:ilvl="6">
      <w:start w:val="1"/>
      <w:numFmt w:val="decimal"/>
      <w:lvlText w:val="%7."/>
      <w:lvlJc w:val="left"/>
      <w:pPr>
        <w:tabs>
          <w:tab w:val="num" w:pos="4734"/>
        </w:tabs>
        <w:ind w:left="4734" w:hanging="360"/>
      </w:pPr>
      <w:rPr>
        <w:rFonts w:hint="default"/>
      </w:rPr>
    </w:lvl>
    <w:lvl w:ilvl="7">
      <w:start w:val="1"/>
      <w:numFmt w:val="lowerLetter"/>
      <w:lvlText w:val="%8."/>
      <w:lvlJc w:val="left"/>
      <w:pPr>
        <w:tabs>
          <w:tab w:val="num" w:pos="5454"/>
        </w:tabs>
        <w:ind w:left="5454" w:hanging="360"/>
      </w:pPr>
      <w:rPr>
        <w:rFonts w:hint="default"/>
      </w:rPr>
    </w:lvl>
    <w:lvl w:ilvl="8">
      <w:start w:val="1"/>
      <w:numFmt w:val="lowerRoman"/>
      <w:lvlText w:val="%9."/>
      <w:lvlJc w:val="right"/>
      <w:pPr>
        <w:tabs>
          <w:tab w:val="num" w:pos="6174"/>
        </w:tabs>
        <w:ind w:left="6174" w:hanging="180"/>
      </w:pPr>
      <w:rPr>
        <w:rFonts w:hint="default"/>
      </w:rPr>
    </w:lvl>
  </w:abstractNum>
  <w:abstractNum w:abstractNumId="3" w15:restartNumberingAfterBreak="0">
    <w:nsid w:val="02517BB7"/>
    <w:multiLevelType w:val="hybridMultilevel"/>
    <w:tmpl w:val="36442662"/>
    <w:lvl w:ilvl="0" w:tplc="DFE023F2">
      <w:start w:val="1"/>
      <w:numFmt w:val="bullet"/>
      <w:pStyle w:val="IFACBullet1"/>
      <w:lvlText w:val=""/>
      <w:lvlJc w:val="left"/>
      <w:pPr>
        <w:ind w:left="907" w:hanging="360"/>
      </w:pPr>
      <w:rPr>
        <w:rFonts w:ascii="Symbol" w:hAnsi="Symbol" w:hint="default"/>
        <w:b w:val="0"/>
        <w:i w:val="0"/>
        <w:sz w:val="20"/>
      </w:rPr>
    </w:lvl>
    <w:lvl w:ilvl="1" w:tplc="04090003" w:tentative="1">
      <w:start w:val="1"/>
      <w:numFmt w:val="bullet"/>
      <w:lvlText w:val="o"/>
      <w:lvlJc w:val="left"/>
      <w:pPr>
        <w:ind w:left="1627" w:hanging="360"/>
      </w:pPr>
      <w:rPr>
        <w:rFonts w:ascii="Courier New" w:hAnsi="Courier New" w:cs="Courier New" w:hint="default"/>
      </w:rPr>
    </w:lvl>
    <w:lvl w:ilvl="2" w:tplc="04090005" w:tentative="1">
      <w:start w:val="1"/>
      <w:numFmt w:val="bullet"/>
      <w:lvlText w:val=""/>
      <w:lvlJc w:val="left"/>
      <w:pPr>
        <w:ind w:left="2347" w:hanging="360"/>
      </w:pPr>
      <w:rPr>
        <w:rFonts w:ascii="Wingdings" w:hAnsi="Wingdings" w:hint="default"/>
      </w:rPr>
    </w:lvl>
    <w:lvl w:ilvl="3" w:tplc="04090001" w:tentative="1">
      <w:start w:val="1"/>
      <w:numFmt w:val="bullet"/>
      <w:lvlText w:val=""/>
      <w:lvlJc w:val="left"/>
      <w:pPr>
        <w:ind w:left="3067" w:hanging="360"/>
      </w:pPr>
      <w:rPr>
        <w:rFonts w:ascii="Symbol" w:hAnsi="Symbol" w:hint="default"/>
      </w:rPr>
    </w:lvl>
    <w:lvl w:ilvl="4" w:tplc="04090003" w:tentative="1">
      <w:start w:val="1"/>
      <w:numFmt w:val="bullet"/>
      <w:lvlText w:val="o"/>
      <w:lvlJc w:val="left"/>
      <w:pPr>
        <w:ind w:left="3787" w:hanging="360"/>
      </w:pPr>
      <w:rPr>
        <w:rFonts w:ascii="Courier New" w:hAnsi="Courier New" w:cs="Courier New" w:hint="default"/>
      </w:rPr>
    </w:lvl>
    <w:lvl w:ilvl="5" w:tplc="04090005" w:tentative="1">
      <w:start w:val="1"/>
      <w:numFmt w:val="bullet"/>
      <w:lvlText w:val=""/>
      <w:lvlJc w:val="left"/>
      <w:pPr>
        <w:ind w:left="4507" w:hanging="360"/>
      </w:pPr>
      <w:rPr>
        <w:rFonts w:ascii="Wingdings" w:hAnsi="Wingdings" w:hint="default"/>
      </w:rPr>
    </w:lvl>
    <w:lvl w:ilvl="6" w:tplc="04090001" w:tentative="1">
      <w:start w:val="1"/>
      <w:numFmt w:val="bullet"/>
      <w:lvlText w:val=""/>
      <w:lvlJc w:val="left"/>
      <w:pPr>
        <w:ind w:left="5227" w:hanging="360"/>
      </w:pPr>
      <w:rPr>
        <w:rFonts w:ascii="Symbol" w:hAnsi="Symbol" w:hint="default"/>
      </w:rPr>
    </w:lvl>
    <w:lvl w:ilvl="7" w:tplc="04090003" w:tentative="1">
      <w:start w:val="1"/>
      <w:numFmt w:val="bullet"/>
      <w:lvlText w:val="o"/>
      <w:lvlJc w:val="left"/>
      <w:pPr>
        <w:ind w:left="5947" w:hanging="360"/>
      </w:pPr>
      <w:rPr>
        <w:rFonts w:ascii="Courier New" w:hAnsi="Courier New" w:cs="Courier New" w:hint="default"/>
      </w:rPr>
    </w:lvl>
    <w:lvl w:ilvl="8" w:tplc="04090005" w:tentative="1">
      <w:start w:val="1"/>
      <w:numFmt w:val="bullet"/>
      <w:lvlText w:val=""/>
      <w:lvlJc w:val="left"/>
      <w:pPr>
        <w:ind w:left="6667" w:hanging="360"/>
      </w:pPr>
      <w:rPr>
        <w:rFonts w:ascii="Wingdings" w:hAnsi="Wingdings" w:hint="default"/>
      </w:rPr>
    </w:lvl>
  </w:abstractNum>
  <w:abstractNum w:abstractNumId="4" w15:restartNumberingAfterBreak="0">
    <w:nsid w:val="050D67EA"/>
    <w:multiLevelType w:val="hybridMultilevel"/>
    <w:tmpl w:val="43765BDC"/>
    <w:lvl w:ilvl="0" w:tplc="5B1E0206">
      <w:start w:val="1"/>
      <w:numFmt w:val="bullet"/>
      <w:lvlText w:val="◦"/>
      <w:lvlJc w:val="left"/>
      <w:pPr>
        <w:tabs>
          <w:tab w:val="num" w:pos="3420"/>
        </w:tabs>
        <w:ind w:left="3060" w:firstLine="0"/>
      </w:pPr>
      <w:rPr>
        <w:rFonts w:ascii="Times New Roman" w:hAnsi="Times New Roman" w:cs="Times New Roman" w:hint="default"/>
        <w:color w:val="auto"/>
      </w:rPr>
    </w:lvl>
    <w:lvl w:ilvl="1" w:tplc="D8C0F0EC">
      <w:start w:val="1"/>
      <w:numFmt w:val="bullet"/>
      <w:lvlText w:val=""/>
      <w:lvlJc w:val="left"/>
      <w:pPr>
        <w:tabs>
          <w:tab w:val="num" w:pos="2376"/>
        </w:tabs>
        <w:ind w:left="2376" w:hanging="216"/>
      </w:pPr>
      <w:rPr>
        <w:rFonts w:ascii="Symbol" w:hAnsi="Symbol" w:hint="default"/>
        <w:color w:val="auto"/>
        <w:sz w:val="20"/>
        <w:szCs w:val="20"/>
      </w:rPr>
    </w:lvl>
    <w:lvl w:ilvl="2" w:tplc="4AD65CA6">
      <w:start w:val="1"/>
      <w:numFmt w:val="bullet"/>
      <w:pStyle w:val="BulletedListL4"/>
      <w:lvlText w:val="◦"/>
      <w:lvlJc w:val="left"/>
      <w:pPr>
        <w:tabs>
          <w:tab w:val="num" w:pos="3240"/>
        </w:tabs>
        <w:ind w:left="2880" w:firstLine="0"/>
      </w:pPr>
      <w:rPr>
        <w:b w:val="0"/>
        <w:bCs w:val="0"/>
        <w:i w:val="0"/>
        <w:iCs w:val="0"/>
        <w:caps w:val="0"/>
        <w:smallCaps w:val="0"/>
        <w:strike w:val="0"/>
        <w:dstrike w:val="0"/>
        <w:noProof w:val="0"/>
        <w:vanish w:val="0"/>
        <w:color w:val="000000"/>
        <w:spacing w:val="0"/>
        <w:kern w:val="0"/>
        <w:position w:val="0"/>
        <w:sz w:val="28"/>
        <w:szCs w:val="28"/>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tplc="D0BE883C" w:tentative="1">
      <w:start w:val="1"/>
      <w:numFmt w:val="bullet"/>
      <w:lvlText w:val=""/>
      <w:lvlJc w:val="left"/>
      <w:pPr>
        <w:tabs>
          <w:tab w:val="num" w:pos="3960"/>
        </w:tabs>
        <w:ind w:left="3960" w:hanging="360"/>
      </w:pPr>
      <w:rPr>
        <w:rFonts w:ascii="Symbol" w:hAnsi="Symbol" w:hint="default"/>
      </w:rPr>
    </w:lvl>
    <w:lvl w:ilvl="4" w:tplc="FEB63746" w:tentative="1">
      <w:start w:val="1"/>
      <w:numFmt w:val="bullet"/>
      <w:lvlText w:val="o"/>
      <w:lvlJc w:val="left"/>
      <w:pPr>
        <w:tabs>
          <w:tab w:val="num" w:pos="4680"/>
        </w:tabs>
        <w:ind w:left="4680" w:hanging="360"/>
      </w:pPr>
      <w:rPr>
        <w:rFonts w:ascii="Courier New" w:hAnsi="Courier New" w:cs="Courier New" w:hint="default"/>
      </w:rPr>
    </w:lvl>
    <w:lvl w:ilvl="5" w:tplc="BF1650B6" w:tentative="1">
      <w:start w:val="1"/>
      <w:numFmt w:val="bullet"/>
      <w:lvlText w:val=""/>
      <w:lvlJc w:val="left"/>
      <w:pPr>
        <w:tabs>
          <w:tab w:val="num" w:pos="5400"/>
        </w:tabs>
        <w:ind w:left="5400" w:hanging="360"/>
      </w:pPr>
      <w:rPr>
        <w:rFonts w:ascii="Wingdings" w:hAnsi="Wingdings" w:hint="default"/>
      </w:rPr>
    </w:lvl>
    <w:lvl w:ilvl="6" w:tplc="DD5EE7DA" w:tentative="1">
      <w:start w:val="1"/>
      <w:numFmt w:val="bullet"/>
      <w:lvlText w:val=""/>
      <w:lvlJc w:val="left"/>
      <w:pPr>
        <w:tabs>
          <w:tab w:val="num" w:pos="6120"/>
        </w:tabs>
        <w:ind w:left="6120" w:hanging="360"/>
      </w:pPr>
      <w:rPr>
        <w:rFonts w:ascii="Symbol" w:hAnsi="Symbol" w:hint="default"/>
      </w:rPr>
    </w:lvl>
    <w:lvl w:ilvl="7" w:tplc="598CDB4C" w:tentative="1">
      <w:start w:val="1"/>
      <w:numFmt w:val="bullet"/>
      <w:lvlText w:val="o"/>
      <w:lvlJc w:val="left"/>
      <w:pPr>
        <w:tabs>
          <w:tab w:val="num" w:pos="6840"/>
        </w:tabs>
        <w:ind w:left="6840" w:hanging="360"/>
      </w:pPr>
      <w:rPr>
        <w:rFonts w:ascii="Courier New" w:hAnsi="Courier New" w:cs="Courier New" w:hint="default"/>
      </w:rPr>
    </w:lvl>
    <w:lvl w:ilvl="8" w:tplc="849E4A74" w:tentative="1">
      <w:start w:val="1"/>
      <w:numFmt w:val="bullet"/>
      <w:lvlText w:val=""/>
      <w:lvlJc w:val="left"/>
      <w:pPr>
        <w:tabs>
          <w:tab w:val="num" w:pos="7560"/>
        </w:tabs>
        <w:ind w:left="7560" w:hanging="360"/>
      </w:pPr>
      <w:rPr>
        <w:rFonts w:ascii="Wingdings" w:hAnsi="Wingdings" w:hint="default"/>
      </w:rPr>
    </w:lvl>
  </w:abstractNum>
  <w:abstractNum w:abstractNumId="5" w15:restartNumberingAfterBreak="0">
    <w:nsid w:val="071F63C8"/>
    <w:multiLevelType w:val="hybridMultilevel"/>
    <w:tmpl w:val="C1F08E9E"/>
    <w:lvl w:ilvl="0" w:tplc="D2F0D11A">
      <w:start w:val="1"/>
      <w:numFmt w:val="bullet"/>
      <w:pStyle w:val="IFACBulletIndented2"/>
      <w:lvlText w:val="o"/>
      <w:lvlJc w:val="left"/>
      <w:pPr>
        <w:ind w:left="720" w:hanging="360"/>
      </w:pPr>
      <w:rPr>
        <w:rFonts w:ascii="Courier New" w:hAnsi="Courier New" w:cs="Courier New"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2D5E3D"/>
    <w:multiLevelType w:val="hybridMultilevel"/>
    <w:tmpl w:val="165AD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92214E4"/>
    <w:multiLevelType w:val="hybridMultilevel"/>
    <w:tmpl w:val="417C86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9DD1C5F"/>
    <w:multiLevelType w:val="hybridMultilevel"/>
    <w:tmpl w:val="61686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9E54520"/>
    <w:multiLevelType w:val="hybridMultilevel"/>
    <w:tmpl w:val="32BCDB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ACB3D45"/>
    <w:multiLevelType w:val="hybridMultilevel"/>
    <w:tmpl w:val="65F4C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AD120B0"/>
    <w:multiLevelType w:val="hybridMultilevel"/>
    <w:tmpl w:val="DC24F6F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B4B7053"/>
    <w:multiLevelType w:val="hybridMultilevel"/>
    <w:tmpl w:val="E06C2486"/>
    <w:lvl w:ilvl="0" w:tplc="BAB093C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B5F78AC"/>
    <w:multiLevelType w:val="hybridMultilevel"/>
    <w:tmpl w:val="827C3E5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4" w15:restartNumberingAfterBreak="0">
    <w:nsid w:val="0D1C19BB"/>
    <w:multiLevelType w:val="hybridMultilevel"/>
    <w:tmpl w:val="C63439FC"/>
    <w:lvl w:ilvl="0" w:tplc="CB9C9974">
      <w:start w:val="1"/>
      <w:numFmt w:val="decimal"/>
      <w:pStyle w:val="IFACNumberAndLetter"/>
      <w:lvlText w:val="A%1."/>
      <w:lvlJc w:val="left"/>
      <w:pPr>
        <w:ind w:left="1440" w:hanging="360"/>
      </w:pPr>
      <w:rPr>
        <w:rFonts w:ascii="Arial" w:hAnsi="Arial" w:cs="Arial" w:hint="default"/>
        <w:b w:val="0"/>
        <w:i w:val="0"/>
        <w:sz w:val="20"/>
        <w:szCs w:val="2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0D745A8A"/>
    <w:multiLevelType w:val="hybridMultilevel"/>
    <w:tmpl w:val="7204953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0DD713E6"/>
    <w:multiLevelType w:val="hybridMultilevel"/>
    <w:tmpl w:val="72720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EC30DA6"/>
    <w:multiLevelType w:val="hybridMultilevel"/>
    <w:tmpl w:val="8CD686B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8" w15:restartNumberingAfterBreak="0">
    <w:nsid w:val="0F986B8F"/>
    <w:multiLevelType w:val="hybridMultilevel"/>
    <w:tmpl w:val="D28E1AFA"/>
    <w:lvl w:ilvl="0" w:tplc="53CACF8C">
      <w:numFmt w:val="bullet"/>
      <w:pStyle w:val="FWdot1"/>
      <w:lvlText w:val="•"/>
      <w:lvlJc w:val="left"/>
      <w:pPr>
        <w:ind w:left="-180" w:hanging="360"/>
      </w:pPr>
      <w:rPr>
        <w:rFonts w:ascii="Verdana" w:eastAsia="Calibri" w:hAnsi="Verdana" w:cs="Times New Roman" w:hint="default"/>
      </w:rPr>
    </w:lvl>
    <w:lvl w:ilvl="1" w:tplc="04090003">
      <w:start w:val="1"/>
      <w:numFmt w:val="bullet"/>
      <w:lvlText w:val="o"/>
      <w:lvlJc w:val="left"/>
      <w:pPr>
        <w:ind w:left="180" w:hanging="360"/>
      </w:pPr>
      <w:rPr>
        <w:rFonts w:ascii="Courier New" w:hAnsi="Courier New" w:cs="Courier New" w:hint="default"/>
      </w:rPr>
    </w:lvl>
    <w:lvl w:ilvl="2" w:tplc="04090005">
      <w:start w:val="1"/>
      <w:numFmt w:val="bullet"/>
      <w:lvlText w:val=""/>
      <w:lvlJc w:val="left"/>
      <w:pPr>
        <w:ind w:left="900" w:hanging="360"/>
      </w:pPr>
      <w:rPr>
        <w:rFonts w:ascii="Wingdings" w:hAnsi="Wingdings" w:hint="default"/>
      </w:rPr>
    </w:lvl>
    <w:lvl w:ilvl="3" w:tplc="04090001">
      <w:start w:val="1"/>
      <w:numFmt w:val="bullet"/>
      <w:lvlText w:val=""/>
      <w:lvlJc w:val="left"/>
      <w:pPr>
        <w:ind w:left="1620" w:hanging="360"/>
      </w:pPr>
      <w:rPr>
        <w:rFonts w:ascii="Symbol" w:hAnsi="Symbol" w:hint="default"/>
      </w:rPr>
    </w:lvl>
    <w:lvl w:ilvl="4" w:tplc="04090003" w:tentative="1">
      <w:start w:val="1"/>
      <w:numFmt w:val="bullet"/>
      <w:lvlText w:val="o"/>
      <w:lvlJc w:val="left"/>
      <w:pPr>
        <w:ind w:left="2340" w:hanging="360"/>
      </w:pPr>
      <w:rPr>
        <w:rFonts w:ascii="Courier New" w:hAnsi="Courier New" w:cs="Courier New" w:hint="default"/>
      </w:rPr>
    </w:lvl>
    <w:lvl w:ilvl="5" w:tplc="04090005" w:tentative="1">
      <w:start w:val="1"/>
      <w:numFmt w:val="bullet"/>
      <w:lvlText w:val=""/>
      <w:lvlJc w:val="left"/>
      <w:pPr>
        <w:ind w:left="3060" w:hanging="360"/>
      </w:pPr>
      <w:rPr>
        <w:rFonts w:ascii="Wingdings" w:hAnsi="Wingdings" w:hint="default"/>
      </w:rPr>
    </w:lvl>
    <w:lvl w:ilvl="6" w:tplc="04090001" w:tentative="1">
      <w:start w:val="1"/>
      <w:numFmt w:val="bullet"/>
      <w:lvlText w:val=""/>
      <w:lvlJc w:val="left"/>
      <w:pPr>
        <w:ind w:left="3780" w:hanging="360"/>
      </w:pPr>
      <w:rPr>
        <w:rFonts w:ascii="Symbol" w:hAnsi="Symbol" w:hint="default"/>
      </w:rPr>
    </w:lvl>
    <w:lvl w:ilvl="7" w:tplc="04090003" w:tentative="1">
      <w:start w:val="1"/>
      <w:numFmt w:val="bullet"/>
      <w:lvlText w:val="o"/>
      <w:lvlJc w:val="left"/>
      <w:pPr>
        <w:ind w:left="4500" w:hanging="360"/>
      </w:pPr>
      <w:rPr>
        <w:rFonts w:ascii="Courier New" w:hAnsi="Courier New" w:cs="Courier New" w:hint="default"/>
      </w:rPr>
    </w:lvl>
    <w:lvl w:ilvl="8" w:tplc="04090005" w:tentative="1">
      <w:start w:val="1"/>
      <w:numFmt w:val="bullet"/>
      <w:lvlText w:val=""/>
      <w:lvlJc w:val="left"/>
      <w:pPr>
        <w:ind w:left="5220" w:hanging="360"/>
      </w:pPr>
      <w:rPr>
        <w:rFonts w:ascii="Wingdings" w:hAnsi="Wingdings" w:hint="default"/>
      </w:rPr>
    </w:lvl>
  </w:abstractNum>
  <w:abstractNum w:abstractNumId="19" w15:restartNumberingAfterBreak="0">
    <w:nsid w:val="10BB11AA"/>
    <w:multiLevelType w:val="multilevel"/>
    <w:tmpl w:val="82CC5DBA"/>
    <w:lvl w:ilvl="0">
      <w:start w:val="1"/>
      <w:numFmt w:val="decimal"/>
      <w:pStyle w:val="IFACListStyle1"/>
      <w:lvlText w:val="%1."/>
      <w:lvlJc w:val="left"/>
      <w:pPr>
        <w:ind w:left="817" w:hanging="547"/>
      </w:pPr>
      <w:rPr>
        <w:rFonts w:ascii="Arial" w:hAnsi="Arial" w:cs="Arial" w:hint="default"/>
        <w:b w:val="0"/>
        <w:i w:val="0"/>
        <w:sz w:val="20"/>
        <w:szCs w:val="20"/>
      </w:rPr>
    </w:lvl>
    <w:lvl w:ilvl="1">
      <w:start w:val="1"/>
      <w:numFmt w:val="lowerLetter"/>
      <w:pStyle w:val="IFACListStyle2"/>
      <w:lvlText w:val="(%2)"/>
      <w:lvlJc w:val="left"/>
      <w:pPr>
        <w:ind w:left="1094" w:hanging="547"/>
      </w:pPr>
      <w:rPr>
        <w:rFonts w:hint="default"/>
      </w:rPr>
    </w:lvl>
    <w:lvl w:ilvl="2">
      <w:start w:val="1"/>
      <w:numFmt w:val="lowerRoman"/>
      <w:pStyle w:val="IFACListStyle3"/>
      <w:lvlText w:val="(%3)"/>
      <w:lvlJc w:val="left"/>
      <w:pPr>
        <w:ind w:left="1641" w:hanging="547"/>
      </w:pPr>
      <w:rPr>
        <w:rFonts w:hint="default"/>
      </w:rPr>
    </w:lvl>
    <w:lvl w:ilvl="3">
      <w:start w:val="1"/>
      <w:numFmt w:val="lowerLetter"/>
      <w:pStyle w:val="IFACListStyle4"/>
      <w:lvlText w:val="%4."/>
      <w:lvlJc w:val="left"/>
      <w:pPr>
        <w:ind w:left="2188" w:hanging="547"/>
      </w:pPr>
      <w:rPr>
        <w:rFonts w:hint="default"/>
      </w:rPr>
    </w:lvl>
    <w:lvl w:ilvl="4">
      <w:start w:val="1"/>
      <w:numFmt w:val="lowerRoman"/>
      <w:pStyle w:val="IFACListStyle5"/>
      <w:lvlText w:val="%5."/>
      <w:lvlJc w:val="left"/>
      <w:pPr>
        <w:ind w:left="2735" w:hanging="547"/>
      </w:pPr>
      <w:rPr>
        <w:rFonts w:hint="default"/>
      </w:rPr>
    </w:lvl>
    <w:lvl w:ilvl="5">
      <w:start w:val="1"/>
      <w:numFmt w:val="lowerRoman"/>
      <w:lvlText w:val="(%6)"/>
      <w:lvlJc w:val="left"/>
      <w:pPr>
        <w:ind w:left="3282" w:hanging="547"/>
      </w:pPr>
      <w:rPr>
        <w:rFonts w:hint="default"/>
      </w:rPr>
    </w:lvl>
    <w:lvl w:ilvl="6">
      <w:start w:val="1"/>
      <w:numFmt w:val="decimal"/>
      <w:lvlText w:val="%7."/>
      <w:lvlJc w:val="left"/>
      <w:pPr>
        <w:ind w:left="3829" w:hanging="547"/>
      </w:pPr>
      <w:rPr>
        <w:rFonts w:hint="default"/>
      </w:rPr>
    </w:lvl>
    <w:lvl w:ilvl="7">
      <w:start w:val="1"/>
      <w:numFmt w:val="lowerLetter"/>
      <w:lvlText w:val="%8."/>
      <w:lvlJc w:val="left"/>
      <w:pPr>
        <w:ind w:left="4376" w:hanging="547"/>
      </w:pPr>
      <w:rPr>
        <w:rFonts w:hint="default"/>
      </w:rPr>
    </w:lvl>
    <w:lvl w:ilvl="8">
      <w:start w:val="1"/>
      <w:numFmt w:val="lowerRoman"/>
      <w:lvlText w:val="%9."/>
      <w:lvlJc w:val="left"/>
      <w:pPr>
        <w:ind w:left="4923" w:hanging="547"/>
      </w:pPr>
      <w:rPr>
        <w:rFonts w:hint="default"/>
      </w:rPr>
    </w:lvl>
  </w:abstractNum>
  <w:abstractNum w:abstractNumId="20" w15:restartNumberingAfterBreak="0">
    <w:nsid w:val="110C34ED"/>
    <w:multiLevelType w:val="hybridMultilevel"/>
    <w:tmpl w:val="51E08D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19D56F3"/>
    <w:multiLevelType w:val="multilevel"/>
    <w:tmpl w:val="A8427B38"/>
    <w:lvl w:ilvl="0">
      <w:start w:val="1"/>
      <w:numFmt w:val="decimal"/>
      <w:pStyle w:val="numberedparagraphChar"/>
      <w:lvlText w:val="%1."/>
      <w:lvlJc w:val="right"/>
      <w:pPr>
        <w:tabs>
          <w:tab w:val="num" w:pos="720"/>
        </w:tabs>
        <w:ind w:left="720" w:hanging="360"/>
      </w:pPr>
      <w:rPr>
        <w:rFonts w:ascii="Times New Roman" w:hAnsi="Times New Roman" w:hint="default"/>
        <w:b w:val="0"/>
        <w:i w:val="0"/>
        <w: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right"/>
      <w:pPr>
        <w:tabs>
          <w:tab w:val="num" w:pos="1440"/>
        </w:tabs>
        <w:ind w:left="1440" w:hanging="144"/>
      </w:pPr>
      <w:rPr>
        <w:rFonts w:hint="default"/>
      </w:rPr>
    </w:lvl>
    <w:lvl w:ilvl="2">
      <w:start w:val="1"/>
      <w:numFmt w:val="lowerRoman"/>
      <w:lvlText w:val="(%3)"/>
      <w:lvlJc w:val="right"/>
      <w:pPr>
        <w:tabs>
          <w:tab w:val="num" w:pos="2520"/>
        </w:tabs>
        <w:ind w:left="2520" w:hanging="360"/>
      </w:pPr>
      <w:rPr>
        <w:rFonts w:hint="default"/>
      </w:rPr>
    </w:lvl>
    <w:lvl w:ilvl="3">
      <w:start w:val="1"/>
      <w:numFmt w:val="lowerLetter"/>
      <w:lvlText w:val="%4."/>
      <w:lvlJc w:val="left"/>
      <w:pPr>
        <w:tabs>
          <w:tab w:val="num" w:pos="3240"/>
        </w:tabs>
        <w:ind w:left="3240" w:hanging="720"/>
      </w:pPr>
      <w:rPr>
        <w:rFonts w:hint="default"/>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lowerLetter"/>
      <w:lvlText w:val="%8."/>
      <w:lvlJc w:val="left"/>
      <w:pPr>
        <w:tabs>
          <w:tab w:val="num" w:pos="3240"/>
        </w:tabs>
        <w:ind w:left="3240" w:hanging="360"/>
      </w:pPr>
      <w:rPr>
        <w:rFonts w:hint="default"/>
      </w:rPr>
    </w:lvl>
    <w:lvl w:ilvl="8">
      <w:start w:val="1"/>
      <w:numFmt w:val="lowerRoman"/>
      <w:lvlText w:val="%9."/>
      <w:lvlJc w:val="left"/>
      <w:pPr>
        <w:tabs>
          <w:tab w:val="num" w:pos="3600"/>
        </w:tabs>
        <w:ind w:left="3600" w:hanging="360"/>
      </w:pPr>
      <w:rPr>
        <w:rFonts w:hint="default"/>
      </w:rPr>
    </w:lvl>
  </w:abstractNum>
  <w:abstractNum w:abstractNumId="22" w15:restartNumberingAfterBreak="0">
    <w:nsid w:val="12E05732"/>
    <w:multiLevelType w:val="hybridMultilevel"/>
    <w:tmpl w:val="72DCD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2E16F32"/>
    <w:multiLevelType w:val="hybridMultilevel"/>
    <w:tmpl w:val="414C52A0"/>
    <w:lvl w:ilvl="0" w:tplc="04090001">
      <w:start w:val="1"/>
      <w:numFmt w:val="bullet"/>
      <w:lvlText w:val=""/>
      <w:lvlJc w:val="left"/>
      <w:pPr>
        <w:ind w:left="1267" w:hanging="360"/>
      </w:pPr>
      <w:rPr>
        <w:rFonts w:ascii="Symbol" w:hAnsi="Symbol" w:hint="default"/>
      </w:rPr>
    </w:lvl>
    <w:lvl w:ilvl="1" w:tplc="04090003" w:tentative="1">
      <w:start w:val="1"/>
      <w:numFmt w:val="bullet"/>
      <w:lvlText w:val="o"/>
      <w:lvlJc w:val="left"/>
      <w:pPr>
        <w:ind w:left="1987" w:hanging="360"/>
      </w:pPr>
      <w:rPr>
        <w:rFonts w:ascii="Courier New" w:hAnsi="Courier New" w:cs="Courier New" w:hint="default"/>
      </w:rPr>
    </w:lvl>
    <w:lvl w:ilvl="2" w:tplc="04090005" w:tentative="1">
      <w:start w:val="1"/>
      <w:numFmt w:val="bullet"/>
      <w:lvlText w:val=""/>
      <w:lvlJc w:val="left"/>
      <w:pPr>
        <w:ind w:left="2707" w:hanging="360"/>
      </w:pPr>
      <w:rPr>
        <w:rFonts w:ascii="Wingdings" w:hAnsi="Wingdings" w:hint="default"/>
      </w:rPr>
    </w:lvl>
    <w:lvl w:ilvl="3" w:tplc="04090001" w:tentative="1">
      <w:start w:val="1"/>
      <w:numFmt w:val="bullet"/>
      <w:lvlText w:val=""/>
      <w:lvlJc w:val="left"/>
      <w:pPr>
        <w:ind w:left="3427" w:hanging="360"/>
      </w:pPr>
      <w:rPr>
        <w:rFonts w:ascii="Symbol" w:hAnsi="Symbol" w:hint="default"/>
      </w:rPr>
    </w:lvl>
    <w:lvl w:ilvl="4" w:tplc="04090003" w:tentative="1">
      <w:start w:val="1"/>
      <w:numFmt w:val="bullet"/>
      <w:lvlText w:val="o"/>
      <w:lvlJc w:val="left"/>
      <w:pPr>
        <w:ind w:left="4147" w:hanging="360"/>
      </w:pPr>
      <w:rPr>
        <w:rFonts w:ascii="Courier New" w:hAnsi="Courier New" w:cs="Courier New" w:hint="default"/>
      </w:rPr>
    </w:lvl>
    <w:lvl w:ilvl="5" w:tplc="04090005" w:tentative="1">
      <w:start w:val="1"/>
      <w:numFmt w:val="bullet"/>
      <w:lvlText w:val=""/>
      <w:lvlJc w:val="left"/>
      <w:pPr>
        <w:ind w:left="4867" w:hanging="360"/>
      </w:pPr>
      <w:rPr>
        <w:rFonts w:ascii="Wingdings" w:hAnsi="Wingdings" w:hint="default"/>
      </w:rPr>
    </w:lvl>
    <w:lvl w:ilvl="6" w:tplc="04090001" w:tentative="1">
      <w:start w:val="1"/>
      <w:numFmt w:val="bullet"/>
      <w:lvlText w:val=""/>
      <w:lvlJc w:val="left"/>
      <w:pPr>
        <w:ind w:left="5587" w:hanging="360"/>
      </w:pPr>
      <w:rPr>
        <w:rFonts w:ascii="Symbol" w:hAnsi="Symbol" w:hint="default"/>
      </w:rPr>
    </w:lvl>
    <w:lvl w:ilvl="7" w:tplc="04090003" w:tentative="1">
      <w:start w:val="1"/>
      <w:numFmt w:val="bullet"/>
      <w:lvlText w:val="o"/>
      <w:lvlJc w:val="left"/>
      <w:pPr>
        <w:ind w:left="6307" w:hanging="360"/>
      </w:pPr>
      <w:rPr>
        <w:rFonts w:ascii="Courier New" w:hAnsi="Courier New" w:cs="Courier New" w:hint="default"/>
      </w:rPr>
    </w:lvl>
    <w:lvl w:ilvl="8" w:tplc="04090005" w:tentative="1">
      <w:start w:val="1"/>
      <w:numFmt w:val="bullet"/>
      <w:lvlText w:val=""/>
      <w:lvlJc w:val="left"/>
      <w:pPr>
        <w:ind w:left="7027" w:hanging="360"/>
      </w:pPr>
      <w:rPr>
        <w:rFonts w:ascii="Wingdings" w:hAnsi="Wingdings" w:hint="default"/>
      </w:rPr>
    </w:lvl>
  </w:abstractNum>
  <w:abstractNum w:abstractNumId="24" w15:restartNumberingAfterBreak="0">
    <w:nsid w:val="161A14CF"/>
    <w:multiLevelType w:val="hybridMultilevel"/>
    <w:tmpl w:val="F2D46D50"/>
    <w:lvl w:ilvl="0" w:tplc="3B2A4598">
      <w:start w:val="1"/>
      <w:numFmt w:val="decimal"/>
      <w:pStyle w:val="BoxListStyleNumbering"/>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71F418D"/>
    <w:multiLevelType w:val="hybridMultilevel"/>
    <w:tmpl w:val="0A584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9D3748A"/>
    <w:multiLevelType w:val="hybridMultilevel"/>
    <w:tmpl w:val="57885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B7E6E3F"/>
    <w:multiLevelType w:val="hybridMultilevel"/>
    <w:tmpl w:val="29DAE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F78660A"/>
    <w:multiLevelType w:val="multilevel"/>
    <w:tmpl w:val="DFCE72CE"/>
    <w:styleLink w:val="IFACBulletList"/>
    <w:lvl w:ilvl="0">
      <w:start w:val="1"/>
      <w:numFmt w:val="bullet"/>
      <w:pStyle w:val="ListBullet"/>
      <w:lvlText w:val=""/>
      <w:lvlJc w:val="left"/>
      <w:pPr>
        <w:ind w:left="547" w:hanging="547"/>
      </w:pPr>
      <w:rPr>
        <w:rFonts w:ascii="Symbol" w:hAnsi="Symbol" w:hint="default"/>
        <w:color w:val="auto"/>
      </w:rPr>
    </w:lvl>
    <w:lvl w:ilvl="1">
      <w:start w:val="1"/>
      <w:numFmt w:val="bullet"/>
      <w:pStyle w:val="ListBullet2"/>
      <w:lvlText w:val="○"/>
      <w:lvlJc w:val="left"/>
      <w:pPr>
        <w:ind w:left="1094" w:hanging="547"/>
      </w:pPr>
      <w:rPr>
        <w:rFonts w:ascii="Courier New" w:hAnsi="Courier New" w:hint="default"/>
        <w:color w:val="auto"/>
      </w:rPr>
    </w:lvl>
    <w:lvl w:ilvl="2">
      <w:start w:val="1"/>
      <w:numFmt w:val="bullet"/>
      <w:pStyle w:val="ListBullet3"/>
      <w:lvlText w:val="–"/>
      <w:lvlJc w:val="left"/>
      <w:pPr>
        <w:ind w:left="1641" w:hanging="547"/>
      </w:pPr>
      <w:rPr>
        <w:rFonts w:ascii="Times New Roman" w:hAnsi="Times New Roman" w:cs="Times New Roman" w:hint="default"/>
        <w:color w:val="auto"/>
      </w:rPr>
    </w:lvl>
    <w:lvl w:ilvl="3">
      <w:start w:val="1"/>
      <w:numFmt w:val="decimal"/>
      <w:lvlText w:val="(%4)"/>
      <w:lvlJc w:val="left"/>
      <w:pPr>
        <w:ind w:left="2188" w:hanging="547"/>
      </w:pPr>
      <w:rPr>
        <w:rFonts w:hint="default"/>
      </w:rPr>
    </w:lvl>
    <w:lvl w:ilvl="4">
      <w:start w:val="1"/>
      <w:numFmt w:val="lowerLetter"/>
      <w:lvlText w:val="(%5)"/>
      <w:lvlJc w:val="left"/>
      <w:pPr>
        <w:ind w:left="2735" w:hanging="547"/>
      </w:pPr>
      <w:rPr>
        <w:rFonts w:hint="default"/>
      </w:rPr>
    </w:lvl>
    <w:lvl w:ilvl="5">
      <w:start w:val="1"/>
      <w:numFmt w:val="lowerRoman"/>
      <w:lvlText w:val="(%6)"/>
      <w:lvlJc w:val="left"/>
      <w:pPr>
        <w:ind w:left="3282" w:hanging="547"/>
      </w:pPr>
      <w:rPr>
        <w:rFonts w:hint="default"/>
      </w:rPr>
    </w:lvl>
    <w:lvl w:ilvl="6">
      <w:start w:val="1"/>
      <w:numFmt w:val="decimal"/>
      <w:lvlText w:val="%7."/>
      <w:lvlJc w:val="left"/>
      <w:pPr>
        <w:ind w:left="3829" w:hanging="547"/>
      </w:pPr>
      <w:rPr>
        <w:rFonts w:hint="default"/>
      </w:rPr>
    </w:lvl>
    <w:lvl w:ilvl="7">
      <w:start w:val="1"/>
      <w:numFmt w:val="lowerLetter"/>
      <w:lvlText w:val="%8."/>
      <w:lvlJc w:val="left"/>
      <w:pPr>
        <w:ind w:left="4376" w:hanging="547"/>
      </w:pPr>
      <w:rPr>
        <w:rFonts w:hint="default"/>
      </w:rPr>
    </w:lvl>
    <w:lvl w:ilvl="8">
      <w:start w:val="1"/>
      <w:numFmt w:val="lowerRoman"/>
      <w:lvlText w:val="%9."/>
      <w:lvlJc w:val="left"/>
      <w:pPr>
        <w:ind w:left="4923" w:hanging="547"/>
      </w:pPr>
      <w:rPr>
        <w:rFonts w:hint="default"/>
      </w:rPr>
    </w:lvl>
  </w:abstractNum>
  <w:abstractNum w:abstractNumId="29" w15:restartNumberingAfterBreak="0">
    <w:nsid w:val="202F57F9"/>
    <w:multiLevelType w:val="hybridMultilevel"/>
    <w:tmpl w:val="6CE28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0C25859"/>
    <w:multiLevelType w:val="hybridMultilevel"/>
    <w:tmpl w:val="0B981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35D5B77"/>
    <w:multiLevelType w:val="hybridMultilevel"/>
    <w:tmpl w:val="6E345E42"/>
    <w:lvl w:ilvl="0" w:tplc="04090001">
      <w:start w:val="1"/>
      <w:numFmt w:val="bullet"/>
      <w:lvlText w:val=""/>
      <w:lvlJc w:val="left"/>
      <w:pPr>
        <w:ind w:left="1814" w:hanging="360"/>
      </w:pPr>
      <w:rPr>
        <w:rFonts w:ascii="Symbol" w:hAnsi="Symbol" w:hint="default"/>
      </w:rPr>
    </w:lvl>
    <w:lvl w:ilvl="1" w:tplc="04090003" w:tentative="1">
      <w:start w:val="1"/>
      <w:numFmt w:val="bullet"/>
      <w:lvlText w:val="o"/>
      <w:lvlJc w:val="left"/>
      <w:pPr>
        <w:ind w:left="2534" w:hanging="360"/>
      </w:pPr>
      <w:rPr>
        <w:rFonts w:ascii="Courier New" w:hAnsi="Courier New" w:cs="Courier New" w:hint="default"/>
      </w:rPr>
    </w:lvl>
    <w:lvl w:ilvl="2" w:tplc="04090005" w:tentative="1">
      <w:start w:val="1"/>
      <w:numFmt w:val="bullet"/>
      <w:lvlText w:val=""/>
      <w:lvlJc w:val="left"/>
      <w:pPr>
        <w:ind w:left="3254" w:hanging="360"/>
      </w:pPr>
      <w:rPr>
        <w:rFonts w:ascii="Wingdings" w:hAnsi="Wingdings" w:hint="default"/>
      </w:rPr>
    </w:lvl>
    <w:lvl w:ilvl="3" w:tplc="04090001" w:tentative="1">
      <w:start w:val="1"/>
      <w:numFmt w:val="bullet"/>
      <w:lvlText w:val=""/>
      <w:lvlJc w:val="left"/>
      <w:pPr>
        <w:ind w:left="3974" w:hanging="360"/>
      </w:pPr>
      <w:rPr>
        <w:rFonts w:ascii="Symbol" w:hAnsi="Symbol" w:hint="default"/>
      </w:rPr>
    </w:lvl>
    <w:lvl w:ilvl="4" w:tplc="04090003" w:tentative="1">
      <w:start w:val="1"/>
      <w:numFmt w:val="bullet"/>
      <w:lvlText w:val="o"/>
      <w:lvlJc w:val="left"/>
      <w:pPr>
        <w:ind w:left="4694" w:hanging="360"/>
      </w:pPr>
      <w:rPr>
        <w:rFonts w:ascii="Courier New" w:hAnsi="Courier New" w:cs="Courier New" w:hint="default"/>
      </w:rPr>
    </w:lvl>
    <w:lvl w:ilvl="5" w:tplc="04090005" w:tentative="1">
      <w:start w:val="1"/>
      <w:numFmt w:val="bullet"/>
      <w:lvlText w:val=""/>
      <w:lvlJc w:val="left"/>
      <w:pPr>
        <w:ind w:left="5414" w:hanging="360"/>
      </w:pPr>
      <w:rPr>
        <w:rFonts w:ascii="Wingdings" w:hAnsi="Wingdings" w:hint="default"/>
      </w:rPr>
    </w:lvl>
    <w:lvl w:ilvl="6" w:tplc="04090001" w:tentative="1">
      <w:start w:val="1"/>
      <w:numFmt w:val="bullet"/>
      <w:lvlText w:val=""/>
      <w:lvlJc w:val="left"/>
      <w:pPr>
        <w:ind w:left="6134" w:hanging="360"/>
      </w:pPr>
      <w:rPr>
        <w:rFonts w:ascii="Symbol" w:hAnsi="Symbol" w:hint="default"/>
      </w:rPr>
    </w:lvl>
    <w:lvl w:ilvl="7" w:tplc="04090003" w:tentative="1">
      <w:start w:val="1"/>
      <w:numFmt w:val="bullet"/>
      <w:lvlText w:val="o"/>
      <w:lvlJc w:val="left"/>
      <w:pPr>
        <w:ind w:left="6854" w:hanging="360"/>
      </w:pPr>
      <w:rPr>
        <w:rFonts w:ascii="Courier New" w:hAnsi="Courier New" w:cs="Courier New" w:hint="default"/>
      </w:rPr>
    </w:lvl>
    <w:lvl w:ilvl="8" w:tplc="04090005" w:tentative="1">
      <w:start w:val="1"/>
      <w:numFmt w:val="bullet"/>
      <w:lvlText w:val=""/>
      <w:lvlJc w:val="left"/>
      <w:pPr>
        <w:ind w:left="7574" w:hanging="360"/>
      </w:pPr>
      <w:rPr>
        <w:rFonts w:ascii="Wingdings" w:hAnsi="Wingdings" w:hint="default"/>
      </w:rPr>
    </w:lvl>
  </w:abstractNum>
  <w:abstractNum w:abstractNumId="32" w15:restartNumberingAfterBreak="0">
    <w:nsid w:val="24626FE1"/>
    <w:multiLevelType w:val="multilevel"/>
    <w:tmpl w:val="9F284C26"/>
    <w:styleLink w:val="DefinitonLists"/>
    <w:lvl w:ilvl="0">
      <w:start w:val="1"/>
      <w:numFmt w:val="decimal"/>
      <w:pStyle w:val="DefinitionList1"/>
      <w:lvlText w:val="A%1."/>
      <w:lvlJc w:val="left"/>
      <w:pPr>
        <w:ind w:left="547" w:hanging="547"/>
      </w:pPr>
      <w:rPr>
        <w:rFonts w:ascii="Times New Roman" w:hAnsi="Times New Roman" w:hint="default"/>
        <w:sz w:val="24"/>
      </w:rPr>
    </w:lvl>
    <w:lvl w:ilvl="1">
      <w:start w:val="1"/>
      <w:numFmt w:val="decimal"/>
      <w:pStyle w:val="DefinitionList2"/>
      <w:lvlText w:val="A%2.1"/>
      <w:lvlJc w:val="left"/>
      <w:pPr>
        <w:ind w:left="547" w:hanging="54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15:restartNumberingAfterBreak="0">
    <w:nsid w:val="25A2605A"/>
    <w:multiLevelType w:val="hybridMultilevel"/>
    <w:tmpl w:val="E0A0F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A50083E"/>
    <w:multiLevelType w:val="multilevel"/>
    <w:tmpl w:val="02F85D08"/>
    <w:styleLink w:val="IFACSectionList"/>
    <w:lvl w:ilvl="0">
      <w:start w:val="1"/>
      <w:numFmt w:val="decimal"/>
      <w:pStyle w:val="Section"/>
      <w:lvlText w:val="Section %1"/>
      <w:lvlJc w:val="left"/>
      <w:pPr>
        <w:ind w:left="1642" w:hanging="1642"/>
      </w:pPr>
      <w:rPr>
        <w:rFonts w:hint="default"/>
      </w:rPr>
    </w:lvl>
    <w:lvl w:ilvl="1">
      <w:start w:val="1"/>
      <w:numFmt w:val="decimal"/>
      <w:pStyle w:val="Section2"/>
      <w:lvlText w:val="%1.%2"/>
      <w:lvlJc w:val="left"/>
      <w:pPr>
        <w:ind w:left="547" w:hanging="547"/>
      </w:pPr>
      <w:rPr>
        <w:rFonts w:hint="default"/>
      </w:rPr>
    </w:lvl>
    <w:lvl w:ilvl="2">
      <w:start w:val="1"/>
      <w:numFmt w:val="decimal"/>
      <w:pStyle w:val="Section3"/>
      <w:lvlText w:val="%1.%2.%3"/>
      <w:lvlJc w:val="left"/>
      <w:pPr>
        <w:ind w:left="1642" w:hanging="1095"/>
      </w:pPr>
      <w:rPr>
        <w:rFonts w:hint="default"/>
      </w:rPr>
    </w:lvl>
    <w:lvl w:ilvl="3">
      <w:start w:val="1"/>
      <w:numFmt w:val="lowerLetter"/>
      <w:pStyle w:val="Section4"/>
      <w:lvlText w:val="(%4)"/>
      <w:lvlJc w:val="left"/>
      <w:pPr>
        <w:ind w:left="2189" w:hanging="54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15:restartNumberingAfterBreak="0">
    <w:nsid w:val="2A8F6864"/>
    <w:multiLevelType w:val="hybridMultilevel"/>
    <w:tmpl w:val="27B6C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D5F3F10"/>
    <w:multiLevelType w:val="hybridMultilevel"/>
    <w:tmpl w:val="1A244F7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EF2283B"/>
    <w:multiLevelType w:val="multilevel"/>
    <w:tmpl w:val="A844CD82"/>
    <w:styleLink w:val="IFACMinutes"/>
    <w:lvl w:ilvl="0">
      <w:start w:val="1"/>
      <w:numFmt w:val="none"/>
      <w:pStyle w:val="IssuesPaperMatterHeading"/>
      <w:suff w:val="nothing"/>
      <w:lvlText w:val=""/>
      <w:lvlJc w:val="left"/>
      <w:pPr>
        <w:ind w:left="0" w:firstLine="0"/>
      </w:pPr>
      <w:rPr>
        <w:rFonts w:hint="default"/>
      </w:rPr>
    </w:lvl>
    <w:lvl w:ilvl="1">
      <w:start w:val="1"/>
      <w:numFmt w:val="decimal"/>
      <w:pStyle w:val="IssuesPaperMatter"/>
      <w:lvlText w:val="%2."/>
      <w:lvlJc w:val="left"/>
      <w:pPr>
        <w:ind w:left="547" w:hanging="54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8" w15:restartNumberingAfterBreak="0">
    <w:nsid w:val="2F551C96"/>
    <w:multiLevelType w:val="hybridMultilevel"/>
    <w:tmpl w:val="E02E04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1E13720"/>
    <w:multiLevelType w:val="hybridMultilevel"/>
    <w:tmpl w:val="CC0EB396"/>
    <w:lvl w:ilvl="0" w:tplc="C2B40830">
      <w:start w:val="1"/>
      <w:numFmt w:val="lowerLetter"/>
      <w:lvlText w:val="(%1)"/>
      <w:lvlJc w:val="left"/>
      <w:pPr>
        <w:ind w:left="720" w:hanging="360"/>
      </w:pPr>
      <w:rPr>
        <w:rFonts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3CC6863"/>
    <w:multiLevelType w:val="hybridMultilevel"/>
    <w:tmpl w:val="E1A879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3DA5D21"/>
    <w:multiLevelType w:val="hybridMultilevel"/>
    <w:tmpl w:val="1A0A43E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5E72CF0"/>
    <w:multiLevelType w:val="hybridMultilevel"/>
    <w:tmpl w:val="7978855C"/>
    <w:lvl w:ilvl="0" w:tplc="04090001">
      <w:start w:val="1"/>
      <w:numFmt w:val="bullet"/>
      <w:lvlText w:val=""/>
      <w:lvlJc w:val="left"/>
      <w:pPr>
        <w:ind w:left="1267" w:hanging="360"/>
      </w:pPr>
      <w:rPr>
        <w:rFonts w:ascii="Symbol" w:hAnsi="Symbol" w:hint="default"/>
      </w:rPr>
    </w:lvl>
    <w:lvl w:ilvl="1" w:tplc="04090003" w:tentative="1">
      <w:start w:val="1"/>
      <w:numFmt w:val="bullet"/>
      <w:lvlText w:val="o"/>
      <w:lvlJc w:val="left"/>
      <w:pPr>
        <w:ind w:left="1987" w:hanging="360"/>
      </w:pPr>
      <w:rPr>
        <w:rFonts w:ascii="Courier New" w:hAnsi="Courier New" w:cs="Courier New" w:hint="default"/>
      </w:rPr>
    </w:lvl>
    <w:lvl w:ilvl="2" w:tplc="04090005" w:tentative="1">
      <w:start w:val="1"/>
      <w:numFmt w:val="bullet"/>
      <w:lvlText w:val=""/>
      <w:lvlJc w:val="left"/>
      <w:pPr>
        <w:ind w:left="2707" w:hanging="360"/>
      </w:pPr>
      <w:rPr>
        <w:rFonts w:ascii="Wingdings" w:hAnsi="Wingdings" w:hint="default"/>
      </w:rPr>
    </w:lvl>
    <w:lvl w:ilvl="3" w:tplc="04090001" w:tentative="1">
      <w:start w:val="1"/>
      <w:numFmt w:val="bullet"/>
      <w:lvlText w:val=""/>
      <w:lvlJc w:val="left"/>
      <w:pPr>
        <w:ind w:left="3427" w:hanging="360"/>
      </w:pPr>
      <w:rPr>
        <w:rFonts w:ascii="Symbol" w:hAnsi="Symbol" w:hint="default"/>
      </w:rPr>
    </w:lvl>
    <w:lvl w:ilvl="4" w:tplc="04090003" w:tentative="1">
      <w:start w:val="1"/>
      <w:numFmt w:val="bullet"/>
      <w:lvlText w:val="o"/>
      <w:lvlJc w:val="left"/>
      <w:pPr>
        <w:ind w:left="4147" w:hanging="360"/>
      </w:pPr>
      <w:rPr>
        <w:rFonts w:ascii="Courier New" w:hAnsi="Courier New" w:cs="Courier New" w:hint="default"/>
      </w:rPr>
    </w:lvl>
    <w:lvl w:ilvl="5" w:tplc="04090005" w:tentative="1">
      <w:start w:val="1"/>
      <w:numFmt w:val="bullet"/>
      <w:lvlText w:val=""/>
      <w:lvlJc w:val="left"/>
      <w:pPr>
        <w:ind w:left="4867" w:hanging="360"/>
      </w:pPr>
      <w:rPr>
        <w:rFonts w:ascii="Wingdings" w:hAnsi="Wingdings" w:hint="default"/>
      </w:rPr>
    </w:lvl>
    <w:lvl w:ilvl="6" w:tplc="04090001" w:tentative="1">
      <w:start w:val="1"/>
      <w:numFmt w:val="bullet"/>
      <w:lvlText w:val=""/>
      <w:lvlJc w:val="left"/>
      <w:pPr>
        <w:ind w:left="5587" w:hanging="360"/>
      </w:pPr>
      <w:rPr>
        <w:rFonts w:ascii="Symbol" w:hAnsi="Symbol" w:hint="default"/>
      </w:rPr>
    </w:lvl>
    <w:lvl w:ilvl="7" w:tplc="04090003" w:tentative="1">
      <w:start w:val="1"/>
      <w:numFmt w:val="bullet"/>
      <w:lvlText w:val="o"/>
      <w:lvlJc w:val="left"/>
      <w:pPr>
        <w:ind w:left="6307" w:hanging="360"/>
      </w:pPr>
      <w:rPr>
        <w:rFonts w:ascii="Courier New" w:hAnsi="Courier New" w:cs="Courier New" w:hint="default"/>
      </w:rPr>
    </w:lvl>
    <w:lvl w:ilvl="8" w:tplc="04090005" w:tentative="1">
      <w:start w:val="1"/>
      <w:numFmt w:val="bullet"/>
      <w:lvlText w:val=""/>
      <w:lvlJc w:val="left"/>
      <w:pPr>
        <w:ind w:left="7027" w:hanging="360"/>
      </w:pPr>
      <w:rPr>
        <w:rFonts w:ascii="Wingdings" w:hAnsi="Wingdings" w:hint="default"/>
      </w:rPr>
    </w:lvl>
  </w:abstractNum>
  <w:abstractNum w:abstractNumId="43" w15:restartNumberingAfterBreak="0">
    <w:nsid w:val="36144EF3"/>
    <w:multiLevelType w:val="hybridMultilevel"/>
    <w:tmpl w:val="033C8262"/>
    <w:lvl w:ilvl="0" w:tplc="0388B82E">
      <w:start w:val="1"/>
      <w:numFmt w:val="bullet"/>
      <w:lvlText w:val="–"/>
      <w:lvlJc w:val="left"/>
      <w:pPr>
        <w:ind w:left="1152" w:hanging="360"/>
      </w:pPr>
      <w:rPr>
        <w:rFonts w:ascii="Arial" w:hAnsi="Aria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44" w15:restartNumberingAfterBreak="0">
    <w:nsid w:val="37A325F0"/>
    <w:multiLevelType w:val="multilevel"/>
    <w:tmpl w:val="306AB54E"/>
    <w:lvl w:ilvl="0">
      <w:start w:val="1"/>
      <w:numFmt w:val="lowerLetter"/>
      <w:pStyle w:val="LetteredList"/>
      <w:lvlText w:val="(%1)"/>
      <w:lvlJc w:val="left"/>
      <w:pPr>
        <w:tabs>
          <w:tab w:val="num" w:pos="1080"/>
        </w:tabs>
        <w:ind w:left="1080" w:hanging="360"/>
      </w:pPr>
      <w:rPr>
        <w:rFonts w:hint="default"/>
        <w:b w:val="0"/>
        <w:i w:val="0"/>
        <w:caps w:val="0"/>
        <w:strike w:val="0"/>
        <w:dstrike w:val="0"/>
        <w:vanish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Roman"/>
      <w:lvlText w:val="(%2)"/>
      <w:lvlJc w:val="right"/>
      <w:pPr>
        <w:tabs>
          <w:tab w:val="num" w:pos="1440"/>
        </w:tabs>
        <w:ind w:left="1440" w:hanging="72"/>
      </w:pPr>
      <w:rPr>
        <w:rFonts w:hint="default"/>
      </w:rPr>
    </w:lvl>
    <w:lvl w:ilvl="2">
      <w:start w:val="1"/>
      <w:numFmt w:val="lowerRoman"/>
      <w:lvlText w:val="%3."/>
      <w:lvlJc w:val="left"/>
      <w:pPr>
        <w:tabs>
          <w:tab w:val="num" w:pos="2880"/>
        </w:tabs>
        <w:ind w:left="2880" w:hanging="720"/>
      </w:pPr>
      <w:rPr>
        <w:rFonts w:hint="default"/>
      </w:rPr>
    </w:lvl>
    <w:lvl w:ilvl="3">
      <w:start w:val="1"/>
      <w:numFmt w:val="lowerLetter"/>
      <w:lvlText w:val="%4."/>
      <w:lvlJc w:val="left"/>
      <w:pPr>
        <w:tabs>
          <w:tab w:val="num" w:pos="3600"/>
        </w:tabs>
        <w:ind w:left="3600" w:hanging="72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45" w15:restartNumberingAfterBreak="0">
    <w:nsid w:val="37D35CF2"/>
    <w:multiLevelType w:val="multilevel"/>
    <w:tmpl w:val="92A659F8"/>
    <w:lvl w:ilvl="0">
      <w:start w:val="1"/>
      <w:numFmt w:val="bullet"/>
      <w:pStyle w:val="IFACBulletList1"/>
      <w:lvlText w:val=""/>
      <w:lvlJc w:val="left"/>
      <w:pPr>
        <w:ind w:left="360" w:hanging="360"/>
      </w:pPr>
      <w:rPr>
        <w:rFonts w:ascii="Symbol" w:hAnsi="Symbol" w:hint="default"/>
        <w:sz w:val="20"/>
      </w:rPr>
    </w:lvl>
    <w:lvl w:ilvl="1">
      <w:start w:val="1"/>
      <w:numFmt w:val="lowerLetter"/>
      <w:lvlText w:val="(%2)"/>
      <w:lvlJc w:val="left"/>
      <w:pPr>
        <w:ind w:left="1094" w:hanging="547"/>
      </w:pPr>
      <w:rPr>
        <w:rFonts w:ascii="Arial" w:hAnsi="Arial" w:cs="Arial" w:hint="default"/>
      </w:rPr>
    </w:lvl>
    <w:lvl w:ilvl="2">
      <w:start w:val="1"/>
      <w:numFmt w:val="bullet"/>
      <w:pStyle w:val="IFACBulletList3"/>
      <w:lvlText w:val="–"/>
      <w:lvlJc w:val="left"/>
      <w:pPr>
        <w:ind w:left="1641" w:hanging="547"/>
      </w:pPr>
      <w:rPr>
        <w:rFonts w:ascii="Times New Roman" w:hAnsi="Times New Roman" w:cs="Times New Roman" w:hint="default"/>
      </w:rPr>
    </w:lvl>
    <w:lvl w:ilvl="3">
      <w:start w:val="1"/>
      <w:numFmt w:val="decimal"/>
      <w:lvlText w:val="(%4)"/>
      <w:lvlJc w:val="left"/>
      <w:pPr>
        <w:ind w:left="2188" w:hanging="547"/>
      </w:pPr>
      <w:rPr>
        <w:rFonts w:hint="default"/>
      </w:rPr>
    </w:lvl>
    <w:lvl w:ilvl="4">
      <w:start w:val="1"/>
      <w:numFmt w:val="lowerLetter"/>
      <w:lvlText w:val="(%5)"/>
      <w:lvlJc w:val="left"/>
      <w:pPr>
        <w:ind w:left="2735" w:hanging="547"/>
      </w:pPr>
      <w:rPr>
        <w:rFonts w:hint="default"/>
      </w:rPr>
    </w:lvl>
    <w:lvl w:ilvl="5">
      <w:start w:val="1"/>
      <w:numFmt w:val="lowerRoman"/>
      <w:lvlText w:val="(%6)"/>
      <w:lvlJc w:val="left"/>
      <w:pPr>
        <w:ind w:left="3282" w:hanging="547"/>
      </w:pPr>
      <w:rPr>
        <w:rFonts w:hint="default"/>
      </w:rPr>
    </w:lvl>
    <w:lvl w:ilvl="6">
      <w:start w:val="1"/>
      <w:numFmt w:val="decimal"/>
      <w:lvlText w:val="%7."/>
      <w:lvlJc w:val="left"/>
      <w:pPr>
        <w:ind w:left="3829" w:hanging="547"/>
      </w:pPr>
      <w:rPr>
        <w:rFonts w:hint="default"/>
      </w:rPr>
    </w:lvl>
    <w:lvl w:ilvl="7">
      <w:start w:val="1"/>
      <w:numFmt w:val="lowerLetter"/>
      <w:lvlText w:val="%8."/>
      <w:lvlJc w:val="left"/>
      <w:pPr>
        <w:ind w:left="4376" w:hanging="547"/>
      </w:pPr>
      <w:rPr>
        <w:rFonts w:hint="default"/>
      </w:rPr>
    </w:lvl>
    <w:lvl w:ilvl="8">
      <w:start w:val="1"/>
      <w:numFmt w:val="lowerRoman"/>
      <w:lvlText w:val="%9."/>
      <w:lvlJc w:val="left"/>
      <w:pPr>
        <w:ind w:left="4923" w:hanging="547"/>
      </w:pPr>
      <w:rPr>
        <w:rFonts w:hint="default"/>
      </w:rPr>
    </w:lvl>
  </w:abstractNum>
  <w:abstractNum w:abstractNumId="46" w15:restartNumberingAfterBreak="0">
    <w:nsid w:val="37E218AD"/>
    <w:multiLevelType w:val="hybridMultilevel"/>
    <w:tmpl w:val="BC9C47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B090AFF"/>
    <w:multiLevelType w:val="hybridMultilevel"/>
    <w:tmpl w:val="4D0AE918"/>
    <w:lvl w:ilvl="0" w:tplc="10C81296">
      <w:start w:val="1"/>
      <w:numFmt w:val="bullet"/>
      <w:pStyle w:val="BulletedListundernumpara"/>
      <w:lvlText w:val="•"/>
      <w:lvlJc w:val="left"/>
      <w:pPr>
        <w:tabs>
          <w:tab w:val="num" w:pos="1080"/>
        </w:tabs>
        <w:ind w:left="1080" w:hanging="360"/>
      </w:pPr>
      <w:rPr>
        <w:rFonts w:ascii="Times New Roman" w:cs="Times New Roman" w:hint="default"/>
        <w:color w:val="auto"/>
      </w:rPr>
    </w:lvl>
    <w:lvl w:ilvl="1" w:tplc="5B9A7934">
      <w:start w:val="1"/>
      <w:numFmt w:val="bullet"/>
      <w:lvlText w:val="-"/>
      <w:lvlJc w:val="left"/>
      <w:pPr>
        <w:tabs>
          <w:tab w:val="num" w:pos="1440"/>
        </w:tabs>
        <w:ind w:left="1440" w:hanging="360"/>
      </w:pPr>
      <w:rPr>
        <w:rFonts w:ascii="Times New Roman" w:hAnsi="Times New Roman" w:cs="Times New Roman" w:hint="default"/>
      </w:rPr>
    </w:lvl>
    <w:lvl w:ilvl="2" w:tplc="34121146">
      <w:start w:val="1"/>
      <w:numFmt w:val="bullet"/>
      <w:lvlText w:val=""/>
      <w:lvlJc w:val="left"/>
      <w:pPr>
        <w:tabs>
          <w:tab w:val="num" w:pos="2160"/>
        </w:tabs>
        <w:ind w:left="2160" w:hanging="360"/>
      </w:pPr>
      <w:rPr>
        <w:rFonts w:ascii="Wingdings" w:hAnsi="Wingdings" w:hint="default"/>
      </w:rPr>
    </w:lvl>
    <w:lvl w:ilvl="3" w:tplc="F850D7DA" w:tentative="1">
      <w:start w:val="1"/>
      <w:numFmt w:val="bullet"/>
      <w:lvlText w:val=""/>
      <w:lvlJc w:val="left"/>
      <w:pPr>
        <w:tabs>
          <w:tab w:val="num" w:pos="2880"/>
        </w:tabs>
        <w:ind w:left="2880" w:hanging="360"/>
      </w:pPr>
      <w:rPr>
        <w:rFonts w:ascii="Symbol" w:hAnsi="Symbol" w:hint="default"/>
      </w:rPr>
    </w:lvl>
    <w:lvl w:ilvl="4" w:tplc="5D96CC1A" w:tentative="1">
      <w:start w:val="1"/>
      <w:numFmt w:val="bullet"/>
      <w:lvlText w:val="o"/>
      <w:lvlJc w:val="left"/>
      <w:pPr>
        <w:tabs>
          <w:tab w:val="num" w:pos="3600"/>
        </w:tabs>
        <w:ind w:left="3600" w:hanging="360"/>
      </w:pPr>
      <w:rPr>
        <w:rFonts w:ascii="Courier New" w:hAnsi="Courier New" w:hint="default"/>
      </w:rPr>
    </w:lvl>
    <w:lvl w:ilvl="5" w:tplc="A5D09762" w:tentative="1">
      <w:start w:val="1"/>
      <w:numFmt w:val="bullet"/>
      <w:lvlText w:val=""/>
      <w:lvlJc w:val="left"/>
      <w:pPr>
        <w:tabs>
          <w:tab w:val="num" w:pos="4320"/>
        </w:tabs>
        <w:ind w:left="4320" w:hanging="360"/>
      </w:pPr>
      <w:rPr>
        <w:rFonts w:ascii="Wingdings" w:hAnsi="Wingdings" w:hint="default"/>
      </w:rPr>
    </w:lvl>
    <w:lvl w:ilvl="6" w:tplc="0CF6AC44" w:tentative="1">
      <w:start w:val="1"/>
      <w:numFmt w:val="bullet"/>
      <w:lvlText w:val=""/>
      <w:lvlJc w:val="left"/>
      <w:pPr>
        <w:tabs>
          <w:tab w:val="num" w:pos="5040"/>
        </w:tabs>
        <w:ind w:left="5040" w:hanging="360"/>
      </w:pPr>
      <w:rPr>
        <w:rFonts w:ascii="Symbol" w:hAnsi="Symbol" w:hint="default"/>
      </w:rPr>
    </w:lvl>
    <w:lvl w:ilvl="7" w:tplc="3D52C61E" w:tentative="1">
      <w:start w:val="1"/>
      <w:numFmt w:val="bullet"/>
      <w:lvlText w:val="o"/>
      <w:lvlJc w:val="left"/>
      <w:pPr>
        <w:tabs>
          <w:tab w:val="num" w:pos="5760"/>
        </w:tabs>
        <w:ind w:left="5760" w:hanging="360"/>
      </w:pPr>
      <w:rPr>
        <w:rFonts w:ascii="Courier New" w:hAnsi="Courier New" w:hint="default"/>
      </w:rPr>
    </w:lvl>
    <w:lvl w:ilvl="8" w:tplc="254EA2DA"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3F6B36F0"/>
    <w:multiLevelType w:val="hybridMultilevel"/>
    <w:tmpl w:val="91D62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0B521C8"/>
    <w:multiLevelType w:val="hybridMultilevel"/>
    <w:tmpl w:val="5B880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1B16FDE"/>
    <w:multiLevelType w:val="hybridMultilevel"/>
    <w:tmpl w:val="ECAE9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1DB2311"/>
    <w:multiLevelType w:val="hybridMultilevel"/>
    <w:tmpl w:val="DF649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25E55BF"/>
    <w:multiLevelType w:val="hybridMultilevel"/>
    <w:tmpl w:val="7E2A74D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35F5C59"/>
    <w:multiLevelType w:val="hybridMultilevel"/>
    <w:tmpl w:val="3B545E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3EB5278"/>
    <w:multiLevelType w:val="hybridMultilevel"/>
    <w:tmpl w:val="9806A986"/>
    <w:lvl w:ilvl="0" w:tplc="07FE0E42">
      <w:start w:val="1"/>
      <w:numFmt w:val="bullet"/>
      <w:pStyle w:val="IFACBullet3"/>
      <w:lvlText w:val="–"/>
      <w:lvlJc w:val="left"/>
      <w:pPr>
        <w:ind w:left="720" w:hanging="360"/>
      </w:pPr>
      <w:rPr>
        <w:rFonts w:ascii="Times New Roman" w:hAnsi="Times New Roman"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5855195"/>
    <w:multiLevelType w:val="hybridMultilevel"/>
    <w:tmpl w:val="57E45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5F928AE"/>
    <w:multiLevelType w:val="multilevel"/>
    <w:tmpl w:val="A844CD82"/>
    <w:numStyleLink w:val="IFACMinutes"/>
  </w:abstractNum>
  <w:abstractNum w:abstractNumId="57" w15:restartNumberingAfterBreak="0">
    <w:nsid w:val="48117168"/>
    <w:multiLevelType w:val="hybridMultilevel"/>
    <w:tmpl w:val="772AE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8D71233"/>
    <w:multiLevelType w:val="hybridMultilevel"/>
    <w:tmpl w:val="C24A1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8E37555"/>
    <w:multiLevelType w:val="hybridMultilevel"/>
    <w:tmpl w:val="2D92C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9563E41"/>
    <w:multiLevelType w:val="hybridMultilevel"/>
    <w:tmpl w:val="E3A23D0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1" w15:restartNumberingAfterBreak="0">
    <w:nsid w:val="49FE482B"/>
    <w:multiLevelType w:val="hybridMultilevel"/>
    <w:tmpl w:val="94E80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4A0C7C04"/>
    <w:multiLevelType w:val="hybridMultilevel"/>
    <w:tmpl w:val="CE90E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4A3934A3"/>
    <w:multiLevelType w:val="hybridMultilevel"/>
    <w:tmpl w:val="14103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E857FFB"/>
    <w:multiLevelType w:val="hybridMultilevel"/>
    <w:tmpl w:val="50F09892"/>
    <w:lvl w:ilvl="0" w:tplc="1276C062">
      <w:start w:val="1"/>
      <w:numFmt w:val="bullet"/>
      <w:pStyle w:val="BulletedListSubpoint"/>
      <w:lvlText w:val="◦"/>
      <w:lvlJc w:val="left"/>
      <w:pPr>
        <w:tabs>
          <w:tab w:val="num" w:pos="720"/>
        </w:tabs>
        <w:ind w:left="720" w:hanging="360"/>
      </w:pPr>
      <w:rPr>
        <w:rFonts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5" w15:restartNumberingAfterBreak="0">
    <w:nsid w:val="4F1B0D53"/>
    <w:multiLevelType w:val="hybridMultilevel"/>
    <w:tmpl w:val="BC689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12700AB"/>
    <w:multiLevelType w:val="hybridMultilevel"/>
    <w:tmpl w:val="8514EB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15F63BF"/>
    <w:multiLevelType w:val="hybridMultilevel"/>
    <w:tmpl w:val="CC36D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2AA1638"/>
    <w:multiLevelType w:val="hybridMultilevel"/>
    <w:tmpl w:val="2ADC9948"/>
    <w:lvl w:ilvl="0" w:tplc="81FC4558">
      <w:start w:val="1"/>
      <w:numFmt w:val="bullet"/>
      <w:pStyle w:val="IFACBulletIndented3"/>
      <w:lvlText w:val="–"/>
      <w:lvlJc w:val="left"/>
      <w:pPr>
        <w:ind w:left="720" w:hanging="360"/>
      </w:pPr>
      <w:rPr>
        <w:rFonts w:ascii="Times New Roman" w:hAnsi="Times New Roman"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54796B02"/>
    <w:multiLevelType w:val="hybridMultilevel"/>
    <w:tmpl w:val="162AB688"/>
    <w:lvl w:ilvl="0" w:tplc="FC8872FE">
      <w:start w:val="1"/>
      <w:numFmt w:val="bullet"/>
      <w:pStyle w:val="IFACBullet2"/>
      <w:lvlText w:val="○"/>
      <w:lvlJc w:val="left"/>
      <w:pPr>
        <w:ind w:left="1260" w:hanging="360"/>
      </w:pPr>
      <w:rPr>
        <w:rFonts w:ascii="Courier New" w:hAnsi="Courier New" w:hint="default"/>
        <w:sz w:val="18"/>
        <w:szCs w:val="18"/>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70" w15:restartNumberingAfterBreak="0">
    <w:nsid w:val="5716267A"/>
    <w:multiLevelType w:val="hybridMultilevel"/>
    <w:tmpl w:val="93E65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57A06485"/>
    <w:multiLevelType w:val="multilevel"/>
    <w:tmpl w:val="FBE2C298"/>
    <w:styleLink w:val="IFACNumberedList"/>
    <w:lvl w:ilvl="0">
      <w:start w:val="1"/>
      <w:numFmt w:val="decimal"/>
      <w:pStyle w:val="List"/>
      <w:lvlText w:val="%1."/>
      <w:lvlJc w:val="left"/>
      <w:pPr>
        <w:ind w:left="547" w:hanging="547"/>
      </w:pPr>
      <w:rPr>
        <w:rFonts w:hint="default"/>
      </w:rPr>
    </w:lvl>
    <w:lvl w:ilvl="1">
      <w:start w:val="1"/>
      <w:numFmt w:val="lowerLetter"/>
      <w:pStyle w:val="List2"/>
      <w:lvlText w:val="(%2)"/>
      <w:lvlJc w:val="left"/>
      <w:pPr>
        <w:ind w:left="1094" w:hanging="547"/>
      </w:pPr>
      <w:rPr>
        <w:rFonts w:hint="default"/>
      </w:rPr>
    </w:lvl>
    <w:lvl w:ilvl="2">
      <w:start w:val="1"/>
      <w:numFmt w:val="lowerRoman"/>
      <w:pStyle w:val="List3"/>
      <w:lvlText w:val="(%3)"/>
      <w:lvlJc w:val="left"/>
      <w:pPr>
        <w:ind w:left="1641" w:hanging="547"/>
      </w:pPr>
      <w:rPr>
        <w:rFonts w:hint="default"/>
      </w:rPr>
    </w:lvl>
    <w:lvl w:ilvl="3">
      <w:start w:val="1"/>
      <w:numFmt w:val="lowerLetter"/>
      <w:pStyle w:val="List4"/>
      <w:lvlText w:val="%4."/>
      <w:lvlJc w:val="left"/>
      <w:pPr>
        <w:ind w:left="2188" w:hanging="547"/>
      </w:pPr>
      <w:rPr>
        <w:rFonts w:hint="default"/>
      </w:rPr>
    </w:lvl>
    <w:lvl w:ilvl="4">
      <w:start w:val="1"/>
      <w:numFmt w:val="lowerRoman"/>
      <w:pStyle w:val="List5"/>
      <w:lvlText w:val="%5."/>
      <w:lvlJc w:val="left"/>
      <w:pPr>
        <w:ind w:left="2735" w:hanging="547"/>
      </w:pPr>
      <w:rPr>
        <w:rFonts w:hint="default"/>
      </w:rPr>
    </w:lvl>
    <w:lvl w:ilvl="5">
      <w:start w:val="1"/>
      <w:numFmt w:val="lowerRoman"/>
      <w:lvlText w:val="(%6)"/>
      <w:lvlJc w:val="left"/>
      <w:pPr>
        <w:ind w:left="3282" w:hanging="547"/>
      </w:pPr>
      <w:rPr>
        <w:rFonts w:hint="default"/>
      </w:rPr>
    </w:lvl>
    <w:lvl w:ilvl="6">
      <w:start w:val="1"/>
      <w:numFmt w:val="decimal"/>
      <w:lvlText w:val="%7."/>
      <w:lvlJc w:val="left"/>
      <w:pPr>
        <w:ind w:left="3829" w:hanging="547"/>
      </w:pPr>
      <w:rPr>
        <w:rFonts w:hint="default"/>
      </w:rPr>
    </w:lvl>
    <w:lvl w:ilvl="7">
      <w:start w:val="1"/>
      <w:numFmt w:val="lowerLetter"/>
      <w:lvlText w:val="%8."/>
      <w:lvlJc w:val="left"/>
      <w:pPr>
        <w:ind w:left="4376" w:hanging="547"/>
      </w:pPr>
      <w:rPr>
        <w:rFonts w:hint="default"/>
      </w:rPr>
    </w:lvl>
    <w:lvl w:ilvl="8">
      <w:start w:val="1"/>
      <w:numFmt w:val="lowerRoman"/>
      <w:lvlText w:val="%9."/>
      <w:lvlJc w:val="left"/>
      <w:pPr>
        <w:ind w:left="4923" w:hanging="547"/>
      </w:pPr>
      <w:rPr>
        <w:rFonts w:hint="default"/>
      </w:rPr>
    </w:lvl>
  </w:abstractNum>
  <w:abstractNum w:abstractNumId="72" w15:restartNumberingAfterBreak="0">
    <w:nsid w:val="57FF20D4"/>
    <w:multiLevelType w:val="hybridMultilevel"/>
    <w:tmpl w:val="1F6CCD3C"/>
    <w:lvl w:ilvl="0" w:tplc="A5A4064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58126402"/>
    <w:multiLevelType w:val="hybridMultilevel"/>
    <w:tmpl w:val="DED88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96E21A7"/>
    <w:multiLevelType w:val="hybridMultilevel"/>
    <w:tmpl w:val="9B00D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F120853"/>
    <w:multiLevelType w:val="hybridMultilevel"/>
    <w:tmpl w:val="15108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3782F06"/>
    <w:multiLevelType w:val="hybridMultilevel"/>
    <w:tmpl w:val="6ADAAF30"/>
    <w:lvl w:ilvl="0" w:tplc="AF9EE904">
      <w:start w:val="1"/>
      <w:numFmt w:val="bullet"/>
      <w:pStyle w:val="Bullet2indented"/>
      <w:lvlText w:val="○"/>
      <w:lvlJc w:val="left"/>
      <w:pPr>
        <w:ind w:left="720" w:hanging="360"/>
      </w:pPr>
      <w:rPr>
        <w:rFonts w:ascii="Courier New" w:hAnsi="Courier New" w:hint="default"/>
        <w:b w:val="0"/>
        <w:i w:val="0"/>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63A80120"/>
    <w:multiLevelType w:val="hybridMultilevel"/>
    <w:tmpl w:val="A6CC63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643633C6"/>
    <w:multiLevelType w:val="multilevel"/>
    <w:tmpl w:val="60A27EE8"/>
    <w:lvl w:ilvl="0">
      <w:start w:val="1"/>
      <w:numFmt w:val="upperRoman"/>
      <w:pStyle w:val="NumberedHeading2"/>
      <w:lvlText w:val="%1."/>
      <w:lvlJc w:val="left"/>
      <w:pPr>
        <w:ind w:left="360" w:hanging="360"/>
      </w:pPr>
      <w:rPr>
        <w:rFonts w:hint="default"/>
        <w:b w:val="0"/>
        <w:i w:val="0"/>
        <w:sz w:val="24"/>
      </w:rPr>
    </w:lvl>
    <w:lvl w:ilvl="1">
      <w:start w:val="1"/>
      <w:numFmt w:val="decimal"/>
      <w:lvlText w:val="%1.%2"/>
      <w:lvlJc w:val="left"/>
      <w:pPr>
        <w:ind w:left="1094" w:hanging="547"/>
      </w:pPr>
      <w:rPr>
        <w:rFonts w:ascii="Times New Roman" w:hAnsi="Times New Roman" w:hint="default"/>
        <w:b w:val="0"/>
        <w:i w:val="0"/>
        <w:sz w:val="24"/>
      </w:rPr>
    </w:lvl>
    <w:lvl w:ilvl="2">
      <w:start w:val="1"/>
      <w:numFmt w:val="decimal"/>
      <w:lvlText w:val="%1.%2.%3."/>
      <w:lvlJc w:val="left"/>
      <w:pPr>
        <w:ind w:left="1641" w:hanging="547"/>
      </w:pPr>
      <w:rPr>
        <w:rFonts w:hint="default"/>
      </w:rPr>
    </w:lvl>
    <w:lvl w:ilvl="3">
      <w:start w:val="1"/>
      <w:numFmt w:val="decimal"/>
      <w:lvlText w:val="%1.%2.%3.%4."/>
      <w:lvlJc w:val="left"/>
      <w:pPr>
        <w:ind w:left="2188" w:hanging="547"/>
      </w:pPr>
      <w:rPr>
        <w:rFonts w:hint="default"/>
      </w:rPr>
    </w:lvl>
    <w:lvl w:ilvl="4">
      <w:start w:val="1"/>
      <w:numFmt w:val="decimal"/>
      <w:lvlText w:val="%1.%2.%3.%4.%5."/>
      <w:lvlJc w:val="left"/>
      <w:pPr>
        <w:ind w:left="2735" w:hanging="547"/>
      </w:pPr>
      <w:rPr>
        <w:rFonts w:hint="default"/>
      </w:rPr>
    </w:lvl>
    <w:lvl w:ilvl="5">
      <w:start w:val="1"/>
      <w:numFmt w:val="decimal"/>
      <w:lvlText w:val="%1.%2.%3.%4.%5.%6."/>
      <w:lvlJc w:val="left"/>
      <w:pPr>
        <w:ind w:left="3282" w:hanging="547"/>
      </w:pPr>
      <w:rPr>
        <w:rFonts w:hint="default"/>
      </w:rPr>
    </w:lvl>
    <w:lvl w:ilvl="6">
      <w:start w:val="1"/>
      <w:numFmt w:val="decimal"/>
      <w:lvlText w:val="%1.%2.%3.%4.%5.%6.%7."/>
      <w:lvlJc w:val="left"/>
      <w:pPr>
        <w:ind w:left="3829" w:hanging="547"/>
      </w:pPr>
      <w:rPr>
        <w:rFonts w:hint="default"/>
      </w:rPr>
    </w:lvl>
    <w:lvl w:ilvl="7">
      <w:start w:val="1"/>
      <w:numFmt w:val="decimal"/>
      <w:lvlText w:val="%1.%2.%3.%4.%5.%6.%7.%8."/>
      <w:lvlJc w:val="left"/>
      <w:pPr>
        <w:ind w:left="4376" w:hanging="547"/>
      </w:pPr>
      <w:rPr>
        <w:rFonts w:hint="default"/>
      </w:rPr>
    </w:lvl>
    <w:lvl w:ilvl="8">
      <w:start w:val="1"/>
      <w:numFmt w:val="decimal"/>
      <w:lvlText w:val="%1.%2.%3.%4.%5.%6.%7.%8.%9."/>
      <w:lvlJc w:val="left"/>
      <w:pPr>
        <w:ind w:left="4923" w:hanging="547"/>
      </w:pPr>
      <w:rPr>
        <w:rFonts w:hint="default"/>
      </w:rPr>
    </w:lvl>
  </w:abstractNum>
  <w:abstractNum w:abstractNumId="79" w15:restartNumberingAfterBreak="0">
    <w:nsid w:val="651D6258"/>
    <w:multiLevelType w:val="hybridMultilevel"/>
    <w:tmpl w:val="1EF2A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66922B91"/>
    <w:multiLevelType w:val="hybridMultilevel"/>
    <w:tmpl w:val="2486A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67A456E5"/>
    <w:multiLevelType w:val="hybridMultilevel"/>
    <w:tmpl w:val="A65468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6A131AC4"/>
    <w:multiLevelType w:val="hybridMultilevel"/>
    <w:tmpl w:val="EE2A8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6AD836C2"/>
    <w:multiLevelType w:val="hybridMultilevel"/>
    <w:tmpl w:val="DEC83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6C6F3E75"/>
    <w:multiLevelType w:val="hybridMultilevel"/>
    <w:tmpl w:val="FE803DD8"/>
    <w:lvl w:ilvl="0" w:tplc="C3BEE890">
      <w:start w:val="1"/>
      <w:numFmt w:val="bullet"/>
      <w:pStyle w:val="Bullet1Indented"/>
      <w:lvlText w:val=""/>
      <w:lvlJc w:val="left"/>
      <w:pPr>
        <w:ind w:left="907" w:hanging="360"/>
      </w:pPr>
      <w:rPr>
        <w:rFonts w:ascii="Symbol" w:hAnsi="Symbol" w:hint="default"/>
        <w:b w:val="0"/>
        <w:i w:val="0"/>
        <w:sz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6CBE15AB"/>
    <w:multiLevelType w:val="multilevel"/>
    <w:tmpl w:val="BA909F62"/>
    <w:lvl w:ilvl="0">
      <w:start w:val="1"/>
      <w:numFmt w:val="decimal"/>
      <w:pStyle w:val="NumberedParagraph-BulletelistLeft0Firstline0"/>
      <w:lvlText w:val="%1."/>
      <w:lvlJc w:val="left"/>
      <w:pPr>
        <w:tabs>
          <w:tab w:val="num" w:pos="720"/>
        </w:tabs>
        <w:ind w:left="720" w:hanging="360"/>
      </w:pPr>
      <w:rPr>
        <w:rFonts w:hint="default"/>
        <w:b w:val="0"/>
      </w:rPr>
    </w:lvl>
    <w:lvl w:ilvl="1">
      <w:start w:val="1"/>
      <w:numFmt w:val="lowerLetter"/>
      <w:lvlText w:val="(%2)"/>
      <w:lvlJc w:val="right"/>
      <w:pPr>
        <w:tabs>
          <w:tab w:val="num" w:pos="1325"/>
        </w:tabs>
        <w:ind w:left="1325" w:hanging="360"/>
      </w:pPr>
      <w:rPr>
        <w:rFonts w:hint="default"/>
        <w:b w:val="0"/>
      </w:rPr>
    </w:lvl>
    <w:lvl w:ilvl="2">
      <w:start w:val="1"/>
      <w:numFmt w:val="lowerRoman"/>
      <w:lvlText w:val="(%3)"/>
      <w:lvlJc w:val="right"/>
      <w:pPr>
        <w:tabs>
          <w:tab w:val="num" w:pos="1872"/>
        </w:tabs>
        <w:ind w:left="1872" w:hanging="360"/>
      </w:pPr>
      <w:rPr>
        <w:rFonts w:hint="default"/>
        <w:b w:val="0"/>
      </w:rPr>
    </w:lvl>
    <w:lvl w:ilvl="3">
      <w:start w:val="1"/>
      <w:numFmt w:val="decimal"/>
      <w:lvlText w:val="(%4)"/>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86" w15:restartNumberingAfterBreak="0">
    <w:nsid w:val="6D022A7C"/>
    <w:multiLevelType w:val="hybridMultilevel"/>
    <w:tmpl w:val="792620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6DD30925"/>
    <w:multiLevelType w:val="hybridMultilevel"/>
    <w:tmpl w:val="7F7AD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6EC5594D"/>
    <w:multiLevelType w:val="hybridMultilevel"/>
    <w:tmpl w:val="61321220"/>
    <w:lvl w:ilvl="0" w:tplc="E730D268">
      <w:start w:val="1"/>
      <w:numFmt w:val="lowerRoman"/>
      <w:lvlText w:val="(%1)"/>
      <w:lvlJc w:val="left"/>
      <w:pPr>
        <w:ind w:left="1814" w:hanging="720"/>
      </w:pPr>
      <w:rPr>
        <w:rFonts w:hint="default"/>
      </w:rPr>
    </w:lvl>
    <w:lvl w:ilvl="1" w:tplc="04090019" w:tentative="1">
      <w:start w:val="1"/>
      <w:numFmt w:val="lowerLetter"/>
      <w:lvlText w:val="%2."/>
      <w:lvlJc w:val="left"/>
      <w:pPr>
        <w:ind w:left="2174" w:hanging="360"/>
      </w:pPr>
    </w:lvl>
    <w:lvl w:ilvl="2" w:tplc="0409001B" w:tentative="1">
      <w:start w:val="1"/>
      <w:numFmt w:val="lowerRoman"/>
      <w:lvlText w:val="%3."/>
      <w:lvlJc w:val="right"/>
      <w:pPr>
        <w:ind w:left="2894" w:hanging="180"/>
      </w:pPr>
    </w:lvl>
    <w:lvl w:ilvl="3" w:tplc="0409000F" w:tentative="1">
      <w:start w:val="1"/>
      <w:numFmt w:val="decimal"/>
      <w:lvlText w:val="%4."/>
      <w:lvlJc w:val="left"/>
      <w:pPr>
        <w:ind w:left="3614" w:hanging="360"/>
      </w:pPr>
    </w:lvl>
    <w:lvl w:ilvl="4" w:tplc="04090019" w:tentative="1">
      <w:start w:val="1"/>
      <w:numFmt w:val="lowerLetter"/>
      <w:lvlText w:val="%5."/>
      <w:lvlJc w:val="left"/>
      <w:pPr>
        <w:ind w:left="4334" w:hanging="360"/>
      </w:pPr>
    </w:lvl>
    <w:lvl w:ilvl="5" w:tplc="0409001B" w:tentative="1">
      <w:start w:val="1"/>
      <w:numFmt w:val="lowerRoman"/>
      <w:lvlText w:val="%6."/>
      <w:lvlJc w:val="right"/>
      <w:pPr>
        <w:ind w:left="5054" w:hanging="180"/>
      </w:pPr>
    </w:lvl>
    <w:lvl w:ilvl="6" w:tplc="0409000F" w:tentative="1">
      <w:start w:val="1"/>
      <w:numFmt w:val="decimal"/>
      <w:lvlText w:val="%7."/>
      <w:lvlJc w:val="left"/>
      <w:pPr>
        <w:ind w:left="5774" w:hanging="360"/>
      </w:pPr>
    </w:lvl>
    <w:lvl w:ilvl="7" w:tplc="04090019" w:tentative="1">
      <w:start w:val="1"/>
      <w:numFmt w:val="lowerLetter"/>
      <w:lvlText w:val="%8."/>
      <w:lvlJc w:val="left"/>
      <w:pPr>
        <w:ind w:left="6494" w:hanging="360"/>
      </w:pPr>
    </w:lvl>
    <w:lvl w:ilvl="8" w:tplc="0409001B" w:tentative="1">
      <w:start w:val="1"/>
      <w:numFmt w:val="lowerRoman"/>
      <w:lvlText w:val="%9."/>
      <w:lvlJc w:val="right"/>
      <w:pPr>
        <w:ind w:left="7214" w:hanging="180"/>
      </w:pPr>
    </w:lvl>
  </w:abstractNum>
  <w:abstractNum w:abstractNumId="89" w15:restartNumberingAfterBreak="0">
    <w:nsid w:val="6FDE58C5"/>
    <w:multiLevelType w:val="hybridMultilevel"/>
    <w:tmpl w:val="71CC0976"/>
    <w:lvl w:ilvl="0" w:tplc="457C188A">
      <w:start w:val="1"/>
      <w:numFmt w:val="bullet"/>
      <w:pStyle w:val="IFACBulletIndented1"/>
      <w:lvlText w:val=""/>
      <w:lvlJc w:val="left"/>
      <w:pPr>
        <w:ind w:left="720" w:hanging="360"/>
      </w:pPr>
      <w:rPr>
        <w:rFonts w:ascii="Symbol" w:hAnsi="Symbol"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6FEC74EB"/>
    <w:multiLevelType w:val="hybridMultilevel"/>
    <w:tmpl w:val="5D4A4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71CA1B36"/>
    <w:multiLevelType w:val="hybridMultilevel"/>
    <w:tmpl w:val="22FA3D9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71EE7EAE"/>
    <w:multiLevelType w:val="hybridMultilevel"/>
    <w:tmpl w:val="76DC5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73B81BD4"/>
    <w:multiLevelType w:val="hybridMultilevel"/>
    <w:tmpl w:val="949A82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741517FE"/>
    <w:multiLevelType w:val="hybridMultilevel"/>
    <w:tmpl w:val="52505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75494812"/>
    <w:multiLevelType w:val="hybridMultilevel"/>
    <w:tmpl w:val="47A861B2"/>
    <w:lvl w:ilvl="0" w:tplc="BAB093CA">
      <w:start w:val="1"/>
      <w:numFmt w:val="lowerLetter"/>
      <w:lvlText w:val="(%1)"/>
      <w:lvlJc w:val="left"/>
      <w:pPr>
        <w:ind w:left="778" w:hanging="360"/>
      </w:pPr>
      <w:rPr>
        <w:rFonts w:hint="default"/>
      </w:rPr>
    </w:lvl>
    <w:lvl w:ilvl="1" w:tplc="04090019" w:tentative="1">
      <w:start w:val="1"/>
      <w:numFmt w:val="lowerLetter"/>
      <w:lvlText w:val="%2."/>
      <w:lvlJc w:val="left"/>
      <w:pPr>
        <w:ind w:left="1498" w:hanging="360"/>
      </w:pPr>
    </w:lvl>
    <w:lvl w:ilvl="2" w:tplc="0409001B" w:tentative="1">
      <w:start w:val="1"/>
      <w:numFmt w:val="lowerRoman"/>
      <w:lvlText w:val="%3."/>
      <w:lvlJc w:val="right"/>
      <w:pPr>
        <w:ind w:left="2218" w:hanging="180"/>
      </w:pPr>
    </w:lvl>
    <w:lvl w:ilvl="3" w:tplc="0409000F" w:tentative="1">
      <w:start w:val="1"/>
      <w:numFmt w:val="decimal"/>
      <w:lvlText w:val="%4."/>
      <w:lvlJc w:val="left"/>
      <w:pPr>
        <w:ind w:left="2938" w:hanging="360"/>
      </w:pPr>
    </w:lvl>
    <w:lvl w:ilvl="4" w:tplc="04090019" w:tentative="1">
      <w:start w:val="1"/>
      <w:numFmt w:val="lowerLetter"/>
      <w:lvlText w:val="%5."/>
      <w:lvlJc w:val="left"/>
      <w:pPr>
        <w:ind w:left="3658" w:hanging="360"/>
      </w:pPr>
    </w:lvl>
    <w:lvl w:ilvl="5" w:tplc="0409001B" w:tentative="1">
      <w:start w:val="1"/>
      <w:numFmt w:val="lowerRoman"/>
      <w:lvlText w:val="%6."/>
      <w:lvlJc w:val="right"/>
      <w:pPr>
        <w:ind w:left="4378" w:hanging="180"/>
      </w:pPr>
    </w:lvl>
    <w:lvl w:ilvl="6" w:tplc="0409000F" w:tentative="1">
      <w:start w:val="1"/>
      <w:numFmt w:val="decimal"/>
      <w:lvlText w:val="%7."/>
      <w:lvlJc w:val="left"/>
      <w:pPr>
        <w:ind w:left="5098" w:hanging="360"/>
      </w:pPr>
    </w:lvl>
    <w:lvl w:ilvl="7" w:tplc="04090019" w:tentative="1">
      <w:start w:val="1"/>
      <w:numFmt w:val="lowerLetter"/>
      <w:lvlText w:val="%8."/>
      <w:lvlJc w:val="left"/>
      <w:pPr>
        <w:ind w:left="5818" w:hanging="360"/>
      </w:pPr>
    </w:lvl>
    <w:lvl w:ilvl="8" w:tplc="0409001B" w:tentative="1">
      <w:start w:val="1"/>
      <w:numFmt w:val="lowerRoman"/>
      <w:lvlText w:val="%9."/>
      <w:lvlJc w:val="right"/>
      <w:pPr>
        <w:ind w:left="6538" w:hanging="180"/>
      </w:pPr>
    </w:lvl>
  </w:abstractNum>
  <w:abstractNum w:abstractNumId="96" w15:restartNumberingAfterBreak="0">
    <w:nsid w:val="75DE0CDD"/>
    <w:multiLevelType w:val="hybridMultilevel"/>
    <w:tmpl w:val="6166E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763F0FBA"/>
    <w:multiLevelType w:val="hybridMultilevel"/>
    <w:tmpl w:val="EC121DF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98" w15:restartNumberingAfterBreak="0">
    <w:nsid w:val="76F55402"/>
    <w:multiLevelType w:val="hybridMultilevel"/>
    <w:tmpl w:val="4D5AC5DA"/>
    <w:lvl w:ilvl="0" w:tplc="04090003">
      <w:start w:val="1"/>
      <w:numFmt w:val="bullet"/>
      <w:lvlText w:val="o"/>
      <w:lvlJc w:val="left"/>
      <w:pPr>
        <w:ind w:left="907" w:hanging="360"/>
      </w:pPr>
      <w:rPr>
        <w:rFonts w:ascii="Courier New" w:hAnsi="Courier New" w:cs="Courier New" w:hint="default"/>
      </w:rPr>
    </w:lvl>
    <w:lvl w:ilvl="1" w:tplc="04090003" w:tentative="1">
      <w:start w:val="1"/>
      <w:numFmt w:val="bullet"/>
      <w:lvlText w:val="o"/>
      <w:lvlJc w:val="left"/>
      <w:pPr>
        <w:ind w:left="1627" w:hanging="360"/>
      </w:pPr>
      <w:rPr>
        <w:rFonts w:ascii="Courier New" w:hAnsi="Courier New" w:cs="Courier New" w:hint="default"/>
      </w:rPr>
    </w:lvl>
    <w:lvl w:ilvl="2" w:tplc="04090005" w:tentative="1">
      <w:start w:val="1"/>
      <w:numFmt w:val="bullet"/>
      <w:lvlText w:val=""/>
      <w:lvlJc w:val="left"/>
      <w:pPr>
        <w:ind w:left="2347" w:hanging="360"/>
      </w:pPr>
      <w:rPr>
        <w:rFonts w:ascii="Wingdings" w:hAnsi="Wingdings" w:hint="default"/>
      </w:rPr>
    </w:lvl>
    <w:lvl w:ilvl="3" w:tplc="04090001" w:tentative="1">
      <w:start w:val="1"/>
      <w:numFmt w:val="bullet"/>
      <w:lvlText w:val=""/>
      <w:lvlJc w:val="left"/>
      <w:pPr>
        <w:ind w:left="3067" w:hanging="360"/>
      </w:pPr>
      <w:rPr>
        <w:rFonts w:ascii="Symbol" w:hAnsi="Symbol" w:hint="default"/>
      </w:rPr>
    </w:lvl>
    <w:lvl w:ilvl="4" w:tplc="04090003" w:tentative="1">
      <w:start w:val="1"/>
      <w:numFmt w:val="bullet"/>
      <w:lvlText w:val="o"/>
      <w:lvlJc w:val="left"/>
      <w:pPr>
        <w:ind w:left="3787" w:hanging="360"/>
      </w:pPr>
      <w:rPr>
        <w:rFonts w:ascii="Courier New" w:hAnsi="Courier New" w:cs="Courier New" w:hint="default"/>
      </w:rPr>
    </w:lvl>
    <w:lvl w:ilvl="5" w:tplc="04090005" w:tentative="1">
      <w:start w:val="1"/>
      <w:numFmt w:val="bullet"/>
      <w:lvlText w:val=""/>
      <w:lvlJc w:val="left"/>
      <w:pPr>
        <w:ind w:left="4507" w:hanging="360"/>
      </w:pPr>
      <w:rPr>
        <w:rFonts w:ascii="Wingdings" w:hAnsi="Wingdings" w:hint="default"/>
      </w:rPr>
    </w:lvl>
    <w:lvl w:ilvl="6" w:tplc="04090001" w:tentative="1">
      <w:start w:val="1"/>
      <w:numFmt w:val="bullet"/>
      <w:lvlText w:val=""/>
      <w:lvlJc w:val="left"/>
      <w:pPr>
        <w:ind w:left="5227" w:hanging="360"/>
      </w:pPr>
      <w:rPr>
        <w:rFonts w:ascii="Symbol" w:hAnsi="Symbol" w:hint="default"/>
      </w:rPr>
    </w:lvl>
    <w:lvl w:ilvl="7" w:tplc="04090003" w:tentative="1">
      <w:start w:val="1"/>
      <w:numFmt w:val="bullet"/>
      <w:lvlText w:val="o"/>
      <w:lvlJc w:val="left"/>
      <w:pPr>
        <w:ind w:left="5947" w:hanging="360"/>
      </w:pPr>
      <w:rPr>
        <w:rFonts w:ascii="Courier New" w:hAnsi="Courier New" w:cs="Courier New" w:hint="default"/>
      </w:rPr>
    </w:lvl>
    <w:lvl w:ilvl="8" w:tplc="04090005" w:tentative="1">
      <w:start w:val="1"/>
      <w:numFmt w:val="bullet"/>
      <w:lvlText w:val=""/>
      <w:lvlJc w:val="left"/>
      <w:pPr>
        <w:ind w:left="6667" w:hanging="360"/>
      </w:pPr>
      <w:rPr>
        <w:rFonts w:ascii="Wingdings" w:hAnsi="Wingdings" w:hint="default"/>
      </w:rPr>
    </w:lvl>
  </w:abstractNum>
  <w:abstractNum w:abstractNumId="99" w15:restartNumberingAfterBreak="0">
    <w:nsid w:val="77B7072B"/>
    <w:multiLevelType w:val="hybridMultilevel"/>
    <w:tmpl w:val="7C589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77ED1C9B"/>
    <w:multiLevelType w:val="multilevel"/>
    <w:tmpl w:val="A316EEA0"/>
    <w:lvl w:ilvl="0">
      <w:start w:val="1"/>
      <w:numFmt w:val="bullet"/>
      <w:pStyle w:val="ListBullet5"/>
      <w:lvlText w:val="§"/>
      <w:lvlJc w:val="left"/>
      <w:pPr>
        <w:tabs>
          <w:tab w:val="num" w:pos="595"/>
        </w:tabs>
        <w:ind w:left="595" w:hanging="595"/>
      </w:pPr>
      <w:rPr>
        <w:rFonts w:ascii="Wingdings" w:hAnsi="Wingdings" w:hint="default"/>
        <w:sz w:val="18"/>
      </w:rPr>
    </w:lvl>
    <w:lvl w:ilvl="1">
      <w:start w:val="1"/>
      <w:numFmt w:val="bullet"/>
      <w:pStyle w:val="ListNumber"/>
      <w:lvlText w:val="§"/>
      <w:lvlJc w:val="left"/>
      <w:pPr>
        <w:tabs>
          <w:tab w:val="num" w:pos="1191"/>
        </w:tabs>
        <w:ind w:left="1191" w:hanging="595"/>
      </w:pPr>
      <w:rPr>
        <w:rFonts w:ascii="Wingdings" w:hAnsi="Wingdings"/>
        <w:sz w:val="18"/>
      </w:rPr>
    </w:lvl>
    <w:lvl w:ilvl="2">
      <w:start w:val="1"/>
      <w:numFmt w:val="bullet"/>
      <w:pStyle w:val="ListNumber2"/>
      <w:lvlText w:val="§"/>
      <w:lvlJc w:val="left"/>
      <w:pPr>
        <w:tabs>
          <w:tab w:val="num" w:pos="1786"/>
        </w:tabs>
        <w:ind w:left="1786" w:hanging="595"/>
      </w:pPr>
      <w:rPr>
        <w:rFonts w:ascii="Wingdings" w:hAnsi="Wingdings" w:hint="default"/>
        <w:sz w:val="18"/>
      </w:rPr>
    </w:lvl>
    <w:lvl w:ilvl="3">
      <w:start w:val="1"/>
      <w:numFmt w:val="bullet"/>
      <w:pStyle w:val="ListNumber3"/>
      <w:lvlText w:val="§"/>
      <w:lvlJc w:val="left"/>
      <w:pPr>
        <w:tabs>
          <w:tab w:val="num" w:pos="2381"/>
        </w:tabs>
        <w:ind w:left="2381" w:hanging="595"/>
      </w:pPr>
      <w:rPr>
        <w:rFonts w:ascii="Wingdings" w:hAnsi="Wingdings" w:hint="default"/>
        <w:sz w:val="18"/>
      </w:rPr>
    </w:lvl>
    <w:lvl w:ilvl="4">
      <w:start w:val="1"/>
      <w:numFmt w:val="bullet"/>
      <w:pStyle w:val="ListNumber4"/>
      <w:lvlText w:val="§"/>
      <w:lvlJc w:val="left"/>
      <w:pPr>
        <w:tabs>
          <w:tab w:val="num" w:pos="2976"/>
        </w:tabs>
        <w:ind w:left="2976" w:hanging="595"/>
      </w:pPr>
      <w:rPr>
        <w:rFonts w:ascii="Wingdings" w:hAnsi="Wingdings"/>
        <w:sz w:val="18"/>
      </w:rPr>
    </w:lvl>
    <w:lvl w:ilvl="5">
      <w:start w:val="1"/>
      <w:numFmt w:val="bullet"/>
      <w:lvlText w:val="§"/>
      <w:lvlJc w:val="left"/>
      <w:pPr>
        <w:tabs>
          <w:tab w:val="num" w:pos="3572"/>
        </w:tabs>
        <w:ind w:left="3572" w:hanging="595"/>
      </w:pPr>
      <w:rPr>
        <w:rFonts w:ascii="Wingdings" w:hAnsi="Wingdings"/>
        <w:sz w:val="18"/>
      </w:rPr>
    </w:lvl>
    <w:lvl w:ilvl="6">
      <w:start w:val="1"/>
      <w:numFmt w:val="bullet"/>
      <w:lvlText w:val="§"/>
      <w:lvlJc w:val="left"/>
      <w:pPr>
        <w:tabs>
          <w:tab w:val="num" w:pos="4167"/>
        </w:tabs>
        <w:ind w:left="4167" w:hanging="595"/>
      </w:pPr>
      <w:rPr>
        <w:rFonts w:ascii="Wingdings" w:hAnsi="Wingdings"/>
        <w:sz w:val="18"/>
      </w:rPr>
    </w:lvl>
    <w:lvl w:ilvl="7">
      <w:start w:val="1"/>
      <w:numFmt w:val="bullet"/>
      <w:lvlText w:val="§"/>
      <w:lvlJc w:val="left"/>
      <w:pPr>
        <w:tabs>
          <w:tab w:val="num" w:pos="4762"/>
        </w:tabs>
        <w:ind w:left="4762" w:hanging="595"/>
      </w:pPr>
      <w:rPr>
        <w:rFonts w:ascii="Wingdings" w:hAnsi="Wingdings"/>
        <w:sz w:val="18"/>
      </w:rPr>
    </w:lvl>
    <w:lvl w:ilvl="8">
      <w:start w:val="1"/>
      <w:numFmt w:val="bullet"/>
      <w:lvlText w:val="§"/>
      <w:lvlJc w:val="left"/>
      <w:pPr>
        <w:tabs>
          <w:tab w:val="num" w:pos="4762"/>
        </w:tabs>
        <w:ind w:left="4762" w:hanging="595"/>
      </w:pPr>
      <w:rPr>
        <w:rFonts w:ascii="Wingdings" w:hAnsi="Wingdings"/>
        <w:sz w:val="18"/>
      </w:rPr>
    </w:lvl>
  </w:abstractNum>
  <w:abstractNum w:abstractNumId="101" w15:restartNumberingAfterBreak="0">
    <w:nsid w:val="7AD51B84"/>
    <w:multiLevelType w:val="hybridMultilevel"/>
    <w:tmpl w:val="BD90D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7C325C92"/>
    <w:multiLevelType w:val="hybridMultilevel"/>
    <w:tmpl w:val="1BCA8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7EA84FF7"/>
    <w:multiLevelType w:val="hybridMultilevel"/>
    <w:tmpl w:val="D3C00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1"/>
  </w:num>
  <w:num w:numId="2">
    <w:abstractNumId w:val="28"/>
  </w:num>
  <w:num w:numId="3">
    <w:abstractNumId w:val="34"/>
  </w:num>
  <w:num w:numId="4">
    <w:abstractNumId w:val="71"/>
  </w:num>
  <w:num w:numId="5">
    <w:abstractNumId w:val="28"/>
  </w:num>
  <w:num w:numId="6">
    <w:abstractNumId w:val="19"/>
  </w:num>
  <w:num w:numId="7">
    <w:abstractNumId w:val="32"/>
    <w:lvlOverride w:ilvl="0">
      <w:lvl w:ilvl="0">
        <w:start w:val="1"/>
        <w:numFmt w:val="decimal"/>
        <w:pStyle w:val="DefinitionList1"/>
        <w:lvlText w:val="A%1."/>
        <w:lvlJc w:val="left"/>
        <w:pPr>
          <w:ind w:left="547" w:hanging="547"/>
        </w:pPr>
        <w:rPr>
          <w:rFonts w:ascii="Times New Roman" w:hAnsi="Times New Roman" w:hint="default"/>
          <w:sz w:val="24"/>
        </w:rPr>
      </w:lvl>
    </w:lvlOverride>
    <w:lvlOverride w:ilvl="1">
      <w:lvl w:ilvl="1">
        <w:start w:val="1"/>
        <w:numFmt w:val="decimal"/>
        <w:pStyle w:val="DefinitionList2"/>
        <w:lvlText w:val="A%2.1"/>
        <w:lvlJc w:val="left"/>
        <w:pPr>
          <w:ind w:left="547" w:hanging="547"/>
        </w:pPr>
        <w:rPr>
          <w:rFonts w:hint="default"/>
        </w:rPr>
      </w:lvl>
    </w:lvlOverride>
    <w:lvlOverride w:ilvl="2">
      <w:lvl w:ilvl="2">
        <w:start w:val="1"/>
        <w:numFmt w:val="lowerRoman"/>
        <w:lvlText w:val="%3)"/>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8">
    <w:abstractNumId w:val="37"/>
  </w:num>
  <w:num w:numId="9">
    <w:abstractNumId w:val="56"/>
  </w:num>
  <w:num w:numId="10">
    <w:abstractNumId w:val="24"/>
  </w:num>
  <w:num w:numId="11">
    <w:abstractNumId w:val="18"/>
  </w:num>
  <w:num w:numId="12">
    <w:abstractNumId w:val="32"/>
  </w:num>
  <w:num w:numId="13">
    <w:abstractNumId w:val="34"/>
  </w:num>
  <w:num w:numId="14">
    <w:abstractNumId w:val="2"/>
  </w:num>
  <w:num w:numId="15">
    <w:abstractNumId w:val="14"/>
  </w:num>
  <w:num w:numId="16">
    <w:abstractNumId w:val="78"/>
  </w:num>
  <w:num w:numId="17">
    <w:abstractNumId w:val="3"/>
  </w:num>
  <w:num w:numId="18">
    <w:abstractNumId w:val="69"/>
  </w:num>
  <w:num w:numId="19">
    <w:abstractNumId w:val="54"/>
  </w:num>
  <w:num w:numId="20">
    <w:abstractNumId w:val="89"/>
  </w:num>
  <w:num w:numId="21">
    <w:abstractNumId w:val="5"/>
  </w:num>
  <w:num w:numId="22">
    <w:abstractNumId w:val="68"/>
  </w:num>
  <w:num w:numId="23">
    <w:abstractNumId w:val="76"/>
  </w:num>
  <w:num w:numId="24">
    <w:abstractNumId w:val="47"/>
  </w:num>
  <w:num w:numId="25">
    <w:abstractNumId w:val="85"/>
  </w:num>
  <w:num w:numId="26">
    <w:abstractNumId w:val="44"/>
  </w:num>
  <w:num w:numId="27">
    <w:abstractNumId w:val="21"/>
  </w:num>
  <w:num w:numId="28">
    <w:abstractNumId w:val="100"/>
  </w:num>
  <w:num w:numId="29">
    <w:abstractNumId w:val="4"/>
  </w:num>
  <w:num w:numId="30">
    <w:abstractNumId w:val="1"/>
  </w:num>
  <w:num w:numId="31">
    <w:abstractNumId w:val="0"/>
  </w:num>
  <w:num w:numId="32">
    <w:abstractNumId w:val="84"/>
  </w:num>
  <w:num w:numId="33">
    <w:abstractNumId w:val="45"/>
  </w:num>
  <w:num w:numId="34">
    <w:abstractNumId w:val="10"/>
  </w:num>
  <w:num w:numId="35">
    <w:abstractNumId w:val="58"/>
  </w:num>
  <w:num w:numId="36">
    <w:abstractNumId w:val="20"/>
  </w:num>
  <w:num w:numId="37">
    <w:abstractNumId w:val="52"/>
  </w:num>
  <w:num w:numId="38">
    <w:abstractNumId w:val="92"/>
  </w:num>
  <w:num w:numId="39">
    <w:abstractNumId w:val="26"/>
  </w:num>
  <w:num w:numId="40">
    <w:abstractNumId w:val="8"/>
  </w:num>
  <w:num w:numId="41">
    <w:abstractNumId w:val="6"/>
  </w:num>
  <w:num w:numId="42">
    <w:abstractNumId w:val="50"/>
  </w:num>
  <w:num w:numId="43">
    <w:abstractNumId w:val="94"/>
  </w:num>
  <w:num w:numId="44">
    <w:abstractNumId w:val="63"/>
  </w:num>
  <w:num w:numId="45">
    <w:abstractNumId w:val="81"/>
  </w:num>
  <w:num w:numId="46">
    <w:abstractNumId w:val="40"/>
  </w:num>
  <w:num w:numId="47">
    <w:abstractNumId w:val="74"/>
  </w:num>
  <w:num w:numId="48">
    <w:abstractNumId w:val="29"/>
  </w:num>
  <w:num w:numId="49">
    <w:abstractNumId w:val="70"/>
  </w:num>
  <w:num w:numId="50">
    <w:abstractNumId w:val="25"/>
  </w:num>
  <w:num w:numId="51">
    <w:abstractNumId w:val="16"/>
  </w:num>
  <w:num w:numId="52">
    <w:abstractNumId w:val="41"/>
  </w:num>
  <w:num w:numId="53">
    <w:abstractNumId w:val="91"/>
  </w:num>
  <w:num w:numId="54">
    <w:abstractNumId w:val="27"/>
  </w:num>
  <w:num w:numId="55">
    <w:abstractNumId w:val="103"/>
  </w:num>
  <w:num w:numId="56">
    <w:abstractNumId w:val="65"/>
  </w:num>
  <w:num w:numId="57">
    <w:abstractNumId w:val="96"/>
  </w:num>
  <w:num w:numId="58">
    <w:abstractNumId w:val="30"/>
  </w:num>
  <w:num w:numId="59">
    <w:abstractNumId w:val="49"/>
  </w:num>
  <w:num w:numId="60">
    <w:abstractNumId w:val="98"/>
  </w:num>
  <w:num w:numId="61">
    <w:abstractNumId w:val="93"/>
  </w:num>
  <w:num w:numId="62">
    <w:abstractNumId w:val="7"/>
  </w:num>
  <w:num w:numId="63">
    <w:abstractNumId w:val="35"/>
  </w:num>
  <w:num w:numId="64">
    <w:abstractNumId w:val="46"/>
  </w:num>
  <w:num w:numId="65">
    <w:abstractNumId w:val="66"/>
  </w:num>
  <w:num w:numId="66">
    <w:abstractNumId w:val="101"/>
  </w:num>
  <w:num w:numId="67">
    <w:abstractNumId w:val="61"/>
  </w:num>
  <w:num w:numId="68">
    <w:abstractNumId w:val="23"/>
  </w:num>
  <w:num w:numId="69">
    <w:abstractNumId w:val="86"/>
  </w:num>
  <w:num w:numId="70">
    <w:abstractNumId w:val="64"/>
  </w:num>
  <w:num w:numId="71">
    <w:abstractNumId w:val="22"/>
  </w:num>
  <w:num w:numId="72">
    <w:abstractNumId w:val="51"/>
  </w:num>
  <w:num w:numId="73">
    <w:abstractNumId w:val="55"/>
  </w:num>
  <w:num w:numId="74">
    <w:abstractNumId w:val="17"/>
  </w:num>
  <w:num w:numId="75">
    <w:abstractNumId w:val="13"/>
  </w:num>
  <w:num w:numId="76">
    <w:abstractNumId w:val="80"/>
  </w:num>
  <w:num w:numId="77">
    <w:abstractNumId w:val="97"/>
  </w:num>
  <w:num w:numId="78">
    <w:abstractNumId w:val="82"/>
  </w:num>
  <w:num w:numId="79">
    <w:abstractNumId w:val="11"/>
  </w:num>
  <w:num w:numId="80">
    <w:abstractNumId w:val="99"/>
  </w:num>
  <w:num w:numId="81">
    <w:abstractNumId w:val="33"/>
  </w:num>
  <w:num w:numId="82">
    <w:abstractNumId w:val="95"/>
  </w:num>
  <w:num w:numId="83">
    <w:abstractNumId w:val="90"/>
  </w:num>
  <w:num w:numId="84">
    <w:abstractNumId w:val="12"/>
  </w:num>
  <w:num w:numId="85">
    <w:abstractNumId w:val="38"/>
  </w:num>
  <w:num w:numId="86">
    <w:abstractNumId w:val="15"/>
  </w:num>
  <w:num w:numId="87">
    <w:abstractNumId w:val="62"/>
  </w:num>
  <w:num w:numId="88">
    <w:abstractNumId w:val="60"/>
  </w:num>
  <w:num w:numId="89">
    <w:abstractNumId w:val="9"/>
  </w:num>
  <w:num w:numId="90">
    <w:abstractNumId w:val="67"/>
  </w:num>
  <w:num w:numId="91">
    <w:abstractNumId w:val="83"/>
  </w:num>
  <w:num w:numId="92">
    <w:abstractNumId w:val="36"/>
  </w:num>
  <w:num w:numId="93">
    <w:abstractNumId w:val="102"/>
  </w:num>
  <w:num w:numId="94">
    <w:abstractNumId w:val="59"/>
  </w:num>
  <w:num w:numId="95">
    <w:abstractNumId w:val="31"/>
  </w:num>
  <w:num w:numId="96">
    <w:abstractNumId w:val="53"/>
  </w:num>
  <w:num w:numId="97">
    <w:abstractNumId w:val="75"/>
  </w:num>
  <w:num w:numId="98">
    <w:abstractNumId w:val="42"/>
  </w:num>
  <w:num w:numId="99">
    <w:abstractNumId w:val="79"/>
  </w:num>
  <w:num w:numId="100">
    <w:abstractNumId w:val="43"/>
  </w:num>
  <w:num w:numId="101">
    <w:abstractNumId w:val="39"/>
  </w:num>
  <w:num w:numId="102">
    <w:abstractNumId w:val="88"/>
  </w:num>
  <w:num w:numId="103">
    <w:abstractNumId w:val="72"/>
  </w:num>
  <w:num w:numId="104">
    <w:abstractNumId w:val="87"/>
  </w:num>
  <w:num w:numId="105">
    <w:abstractNumId w:val="73"/>
  </w:num>
  <w:num w:numId="106">
    <w:abstractNumId w:val="77"/>
  </w:num>
  <w:num w:numId="107">
    <w:abstractNumId w:val="57"/>
  </w:num>
  <w:num w:numId="108">
    <w:abstractNumId w:val="48"/>
  </w:num>
  <w:numIdMacAtCleanup w:val="10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DateAndTime/>
  <w:hideSpellingErrors/>
  <w:hideGrammaticalErrors/>
  <w:proofState w:spelling="clean" w:grammar="clean"/>
  <w:doNotTrackFormatting/>
  <w:documentProtection w:edit="trackedChanges" w:enforcement="0"/>
  <w:defaultTabStop w:val="547"/>
  <w:hyphenationZone w:val="425"/>
  <w:drawingGridHorizontalSpacing w:val="110"/>
  <w:displayHorizontalDrawingGridEvery w:val="2"/>
  <w:displayVerticalDrawingGridEvery w:val="2"/>
  <w:characterSpacingControl w:val="doNotCompress"/>
  <w:hdrShapeDefaults>
    <o:shapedefaults v:ext="edit" spidmax="4097"/>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CBE"/>
    <w:rsid w:val="0000178F"/>
    <w:rsid w:val="00002CE9"/>
    <w:rsid w:val="00002FD3"/>
    <w:rsid w:val="000034BD"/>
    <w:rsid w:val="000058EA"/>
    <w:rsid w:val="00005F60"/>
    <w:rsid w:val="0000677F"/>
    <w:rsid w:val="00007F95"/>
    <w:rsid w:val="000107A6"/>
    <w:rsid w:val="00011AFE"/>
    <w:rsid w:val="00011E1B"/>
    <w:rsid w:val="0001209C"/>
    <w:rsid w:val="00012775"/>
    <w:rsid w:val="00012D33"/>
    <w:rsid w:val="0001564C"/>
    <w:rsid w:val="00015D2B"/>
    <w:rsid w:val="000160DB"/>
    <w:rsid w:val="0001651A"/>
    <w:rsid w:val="00022EFD"/>
    <w:rsid w:val="000251B6"/>
    <w:rsid w:val="0002526A"/>
    <w:rsid w:val="00025A71"/>
    <w:rsid w:val="00026B48"/>
    <w:rsid w:val="0003031C"/>
    <w:rsid w:val="00030557"/>
    <w:rsid w:val="000345F6"/>
    <w:rsid w:val="0003569A"/>
    <w:rsid w:val="0003726D"/>
    <w:rsid w:val="00041E6C"/>
    <w:rsid w:val="000428F2"/>
    <w:rsid w:val="0004328F"/>
    <w:rsid w:val="00043520"/>
    <w:rsid w:val="00045770"/>
    <w:rsid w:val="00045D2B"/>
    <w:rsid w:val="00047D5A"/>
    <w:rsid w:val="00050123"/>
    <w:rsid w:val="0005059B"/>
    <w:rsid w:val="000510EB"/>
    <w:rsid w:val="000512B3"/>
    <w:rsid w:val="000553AF"/>
    <w:rsid w:val="0005750E"/>
    <w:rsid w:val="000578F1"/>
    <w:rsid w:val="0006009F"/>
    <w:rsid w:val="00060E17"/>
    <w:rsid w:val="00060FFE"/>
    <w:rsid w:val="0006256C"/>
    <w:rsid w:val="00062E7E"/>
    <w:rsid w:val="000672E9"/>
    <w:rsid w:val="00067AA5"/>
    <w:rsid w:val="00067F02"/>
    <w:rsid w:val="00071489"/>
    <w:rsid w:val="000714C7"/>
    <w:rsid w:val="00072AEC"/>
    <w:rsid w:val="0007373B"/>
    <w:rsid w:val="0007526A"/>
    <w:rsid w:val="00075560"/>
    <w:rsid w:val="00075920"/>
    <w:rsid w:val="00076CC6"/>
    <w:rsid w:val="00077098"/>
    <w:rsid w:val="00077F24"/>
    <w:rsid w:val="00080308"/>
    <w:rsid w:val="0008143D"/>
    <w:rsid w:val="00082346"/>
    <w:rsid w:val="000843AA"/>
    <w:rsid w:val="00084999"/>
    <w:rsid w:val="00085210"/>
    <w:rsid w:val="00085C58"/>
    <w:rsid w:val="000873C3"/>
    <w:rsid w:val="0008776C"/>
    <w:rsid w:val="00090B77"/>
    <w:rsid w:val="0009272C"/>
    <w:rsid w:val="00094C41"/>
    <w:rsid w:val="00096025"/>
    <w:rsid w:val="00096403"/>
    <w:rsid w:val="00097099"/>
    <w:rsid w:val="000A139B"/>
    <w:rsid w:val="000A2490"/>
    <w:rsid w:val="000A31F1"/>
    <w:rsid w:val="000A3CB4"/>
    <w:rsid w:val="000A46AA"/>
    <w:rsid w:val="000A5FBA"/>
    <w:rsid w:val="000B096B"/>
    <w:rsid w:val="000B1708"/>
    <w:rsid w:val="000B18A1"/>
    <w:rsid w:val="000B18F1"/>
    <w:rsid w:val="000B1C60"/>
    <w:rsid w:val="000B2E44"/>
    <w:rsid w:val="000B3929"/>
    <w:rsid w:val="000B3C75"/>
    <w:rsid w:val="000B4253"/>
    <w:rsid w:val="000B5042"/>
    <w:rsid w:val="000B615B"/>
    <w:rsid w:val="000B61BA"/>
    <w:rsid w:val="000B7651"/>
    <w:rsid w:val="000C006E"/>
    <w:rsid w:val="000C02C6"/>
    <w:rsid w:val="000C08F8"/>
    <w:rsid w:val="000C14BE"/>
    <w:rsid w:val="000C15DC"/>
    <w:rsid w:val="000C2DC3"/>
    <w:rsid w:val="000C359C"/>
    <w:rsid w:val="000C4480"/>
    <w:rsid w:val="000C5E7F"/>
    <w:rsid w:val="000C6F44"/>
    <w:rsid w:val="000C6FF7"/>
    <w:rsid w:val="000C701A"/>
    <w:rsid w:val="000D004C"/>
    <w:rsid w:val="000D03E3"/>
    <w:rsid w:val="000D0A57"/>
    <w:rsid w:val="000D11EC"/>
    <w:rsid w:val="000D221F"/>
    <w:rsid w:val="000D30F1"/>
    <w:rsid w:val="000D328E"/>
    <w:rsid w:val="000D4855"/>
    <w:rsid w:val="000D497F"/>
    <w:rsid w:val="000D4CA1"/>
    <w:rsid w:val="000D620D"/>
    <w:rsid w:val="000D63A6"/>
    <w:rsid w:val="000D7888"/>
    <w:rsid w:val="000E0506"/>
    <w:rsid w:val="000E0551"/>
    <w:rsid w:val="000E2706"/>
    <w:rsid w:val="000E5BB3"/>
    <w:rsid w:val="000E6260"/>
    <w:rsid w:val="000F0A83"/>
    <w:rsid w:val="000F0ACB"/>
    <w:rsid w:val="000F0E8B"/>
    <w:rsid w:val="000F4C40"/>
    <w:rsid w:val="000F7576"/>
    <w:rsid w:val="00100470"/>
    <w:rsid w:val="00101C74"/>
    <w:rsid w:val="00102AA7"/>
    <w:rsid w:val="00103B85"/>
    <w:rsid w:val="001043DC"/>
    <w:rsid w:val="0010522F"/>
    <w:rsid w:val="00105462"/>
    <w:rsid w:val="00107003"/>
    <w:rsid w:val="00107754"/>
    <w:rsid w:val="001110F1"/>
    <w:rsid w:val="001135F2"/>
    <w:rsid w:val="00114033"/>
    <w:rsid w:val="001153F3"/>
    <w:rsid w:val="0011543C"/>
    <w:rsid w:val="001174A0"/>
    <w:rsid w:val="00120832"/>
    <w:rsid w:val="00121AC0"/>
    <w:rsid w:val="00122F69"/>
    <w:rsid w:val="00124375"/>
    <w:rsid w:val="00124A4A"/>
    <w:rsid w:val="00124FDE"/>
    <w:rsid w:val="001252D0"/>
    <w:rsid w:val="00131979"/>
    <w:rsid w:val="00133121"/>
    <w:rsid w:val="00133849"/>
    <w:rsid w:val="001342D7"/>
    <w:rsid w:val="001353B0"/>
    <w:rsid w:val="0013606E"/>
    <w:rsid w:val="00136B77"/>
    <w:rsid w:val="00137F8E"/>
    <w:rsid w:val="00141521"/>
    <w:rsid w:val="00143365"/>
    <w:rsid w:val="00143C07"/>
    <w:rsid w:val="0014446E"/>
    <w:rsid w:val="001455DF"/>
    <w:rsid w:val="00145C4A"/>
    <w:rsid w:val="0014689C"/>
    <w:rsid w:val="001468F2"/>
    <w:rsid w:val="0014764F"/>
    <w:rsid w:val="00147CF8"/>
    <w:rsid w:val="0015139A"/>
    <w:rsid w:val="00154DDD"/>
    <w:rsid w:val="00155975"/>
    <w:rsid w:val="0016151B"/>
    <w:rsid w:val="00161B58"/>
    <w:rsid w:val="00161C89"/>
    <w:rsid w:val="001627AF"/>
    <w:rsid w:val="001630FE"/>
    <w:rsid w:val="0016334C"/>
    <w:rsid w:val="00163C6B"/>
    <w:rsid w:val="001646EC"/>
    <w:rsid w:val="00166140"/>
    <w:rsid w:val="0016623D"/>
    <w:rsid w:val="001669FD"/>
    <w:rsid w:val="00167771"/>
    <w:rsid w:val="001740CD"/>
    <w:rsid w:val="00176CC5"/>
    <w:rsid w:val="00180892"/>
    <w:rsid w:val="00183DDE"/>
    <w:rsid w:val="00185FC0"/>
    <w:rsid w:val="00186697"/>
    <w:rsid w:val="00186B8B"/>
    <w:rsid w:val="0018763C"/>
    <w:rsid w:val="00187CC7"/>
    <w:rsid w:val="00190FAA"/>
    <w:rsid w:val="00191F84"/>
    <w:rsid w:val="0019306F"/>
    <w:rsid w:val="00195503"/>
    <w:rsid w:val="001958D5"/>
    <w:rsid w:val="00195A61"/>
    <w:rsid w:val="00196885"/>
    <w:rsid w:val="001A24D7"/>
    <w:rsid w:val="001A25CF"/>
    <w:rsid w:val="001A366B"/>
    <w:rsid w:val="001A42F7"/>
    <w:rsid w:val="001A4A01"/>
    <w:rsid w:val="001A611D"/>
    <w:rsid w:val="001B1BD1"/>
    <w:rsid w:val="001B3D61"/>
    <w:rsid w:val="001B47F7"/>
    <w:rsid w:val="001B5AB3"/>
    <w:rsid w:val="001C0C42"/>
    <w:rsid w:val="001C2A88"/>
    <w:rsid w:val="001C47AF"/>
    <w:rsid w:val="001C5FEB"/>
    <w:rsid w:val="001C7969"/>
    <w:rsid w:val="001D02AD"/>
    <w:rsid w:val="001D1887"/>
    <w:rsid w:val="001D2ACD"/>
    <w:rsid w:val="001D2ADF"/>
    <w:rsid w:val="001D2EDC"/>
    <w:rsid w:val="001D2EE6"/>
    <w:rsid w:val="001D59FE"/>
    <w:rsid w:val="001D5E04"/>
    <w:rsid w:val="001D6A86"/>
    <w:rsid w:val="001E1BB1"/>
    <w:rsid w:val="001E1DF7"/>
    <w:rsid w:val="001E7314"/>
    <w:rsid w:val="001E7BFC"/>
    <w:rsid w:val="001E7CED"/>
    <w:rsid w:val="001F01AA"/>
    <w:rsid w:val="001F415A"/>
    <w:rsid w:val="001F7379"/>
    <w:rsid w:val="00200279"/>
    <w:rsid w:val="00200381"/>
    <w:rsid w:val="00201B4B"/>
    <w:rsid w:val="00207985"/>
    <w:rsid w:val="00211952"/>
    <w:rsid w:val="002119B3"/>
    <w:rsid w:val="002129E3"/>
    <w:rsid w:val="0021335C"/>
    <w:rsid w:val="002133C7"/>
    <w:rsid w:val="00213BE6"/>
    <w:rsid w:val="00215D14"/>
    <w:rsid w:val="002160EE"/>
    <w:rsid w:val="00216459"/>
    <w:rsid w:val="002210AD"/>
    <w:rsid w:val="00223CBC"/>
    <w:rsid w:val="00225554"/>
    <w:rsid w:val="0022659A"/>
    <w:rsid w:val="002309BD"/>
    <w:rsid w:val="00230B11"/>
    <w:rsid w:val="0023242F"/>
    <w:rsid w:val="00232744"/>
    <w:rsid w:val="00233E0E"/>
    <w:rsid w:val="002347CF"/>
    <w:rsid w:val="00235E4D"/>
    <w:rsid w:val="002363FD"/>
    <w:rsid w:val="00240239"/>
    <w:rsid w:val="00240AA5"/>
    <w:rsid w:val="0024124A"/>
    <w:rsid w:val="00243BE1"/>
    <w:rsid w:val="002441CB"/>
    <w:rsid w:val="0024481B"/>
    <w:rsid w:val="00245357"/>
    <w:rsid w:val="00246127"/>
    <w:rsid w:val="002463C0"/>
    <w:rsid w:val="00246865"/>
    <w:rsid w:val="002469DD"/>
    <w:rsid w:val="0024722D"/>
    <w:rsid w:val="00250C77"/>
    <w:rsid w:val="002511C5"/>
    <w:rsid w:val="00251485"/>
    <w:rsid w:val="00251842"/>
    <w:rsid w:val="00251A3C"/>
    <w:rsid w:val="00251BCD"/>
    <w:rsid w:val="00251C4F"/>
    <w:rsid w:val="00252D12"/>
    <w:rsid w:val="00253437"/>
    <w:rsid w:val="002536AE"/>
    <w:rsid w:val="00261C2C"/>
    <w:rsid w:val="00264BFC"/>
    <w:rsid w:val="00266138"/>
    <w:rsid w:val="00266A1F"/>
    <w:rsid w:val="00266C06"/>
    <w:rsid w:val="0026747E"/>
    <w:rsid w:val="00267DB9"/>
    <w:rsid w:val="002706B7"/>
    <w:rsid w:val="00270729"/>
    <w:rsid w:val="00270C4E"/>
    <w:rsid w:val="00271254"/>
    <w:rsid w:val="0027144A"/>
    <w:rsid w:val="002726CB"/>
    <w:rsid w:val="00273563"/>
    <w:rsid w:val="00275658"/>
    <w:rsid w:val="00275BDE"/>
    <w:rsid w:val="00276018"/>
    <w:rsid w:val="00276A42"/>
    <w:rsid w:val="00280387"/>
    <w:rsid w:val="0028082B"/>
    <w:rsid w:val="0028282D"/>
    <w:rsid w:val="00284DF1"/>
    <w:rsid w:val="00285E80"/>
    <w:rsid w:val="00290038"/>
    <w:rsid w:val="00291639"/>
    <w:rsid w:val="00291C8C"/>
    <w:rsid w:val="00294949"/>
    <w:rsid w:val="00295BE3"/>
    <w:rsid w:val="00295D01"/>
    <w:rsid w:val="002974A1"/>
    <w:rsid w:val="002A0BE7"/>
    <w:rsid w:val="002A1A12"/>
    <w:rsid w:val="002A1EF9"/>
    <w:rsid w:val="002A2371"/>
    <w:rsid w:val="002A2BC2"/>
    <w:rsid w:val="002A436D"/>
    <w:rsid w:val="002A44A1"/>
    <w:rsid w:val="002A4E1D"/>
    <w:rsid w:val="002A5349"/>
    <w:rsid w:val="002A5611"/>
    <w:rsid w:val="002A5F91"/>
    <w:rsid w:val="002A68AE"/>
    <w:rsid w:val="002A698E"/>
    <w:rsid w:val="002A6F46"/>
    <w:rsid w:val="002B0DCC"/>
    <w:rsid w:val="002B2DDE"/>
    <w:rsid w:val="002B3B03"/>
    <w:rsid w:val="002B4E78"/>
    <w:rsid w:val="002B668B"/>
    <w:rsid w:val="002B6E69"/>
    <w:rsid w:val="002B70E8"/>
    <w:rsid w:val="002B7B23"/>
    <w:rsid w:val="002C03AD"/>
    <w:rsid w:val="002C0AEB"/>
    <w:rsid w:val="002C162F"/>
    <w:rsid w:val="002C299D"/>
    <w:rsid w:val="002C33DF"/>
    <w:rsid w:val="002C4D18"/>
    <w:rsid w:val="002C4D90"/>
    <w:rsid w:val="002C5076"/>
    <w:rsid w:val="002C669E"/>
    <w:rsid w:val="002C6F53"/>
    <w:rsid w:val="002D0B0A"/>
    <w:rsid w:val="002D126A"/>
    <w:rsid w:val="002D16EE"/>
    <w:rsid w:val="002D2283"/>
    <w:rsid w:val="002D2A02"/>
    <w:rsid w:val="002D2F75"/>
    <w:rsid w:val="002D435C"/>
    <w:rsid w:val="002D450C"/>
    <w:rsid w:val="002D571B"/>
    <w:rsid w:val="002D5B4C"/>
    <w:rsid w:val="002D77DB"/>
    <w:rsid w:val="002E0B98"/>
    <w:rsid w:val="002E13BE"/>
    <w:rsid w:val="002E20F1"/>
    <w:rsid w:val="002E44F2"/>
    <w:rsid w:val="002E4E1B"/>
    <w:rsid w:val="002E562F"/>
    <w:rsid w:val="002E569B"/>
    <w:rsid w:val="002E6184"/>
    <w:rsid w:val="002F0012"/>
    <w:rsid w:val="002F0E3F"/>
    <w:rsid w:val="002F1FA1"/>
    <w:rsid w:val="002F20DE"/>
    <w:rsid w:val="002F4276"/>
    <w:rsid w:val="002F582F"/>
    <w:rsid w:val="002F645F"/>
    <w:rsid w:val="002F691E"/>
    <w:rsid w:val="002F6AFF"/>
    <w:rsid w:val="002F6CA2"/>
    <w:rsid w:val="00300B80"/>
    <w:rsid w:val="00302D29"/>
    <w:rsid w:val="00303BDD"/>
    <w:rsid w:val="00303FB9"/>
    <w:rsid w:val="00303FE3"/>
    <w:rsid w:val="0030468F"/>
    <w:rsid w:val="00304F27"/>
    <w:rsid w:val="00305A3E"/>
    <w:rsid w:val="00305B1B"/>
    <w:rsid w:val="00306813"/>
    <w:rsid w:val="003108BF"/>
    <w:rsid w:val="00311E0F"/>
    <w:rsid w:val="003128A0"/>
    <w:rsid w:val="00313B99"/>
    <w:rsid w:val="00313D75"/>
    <w:rsid w:val="00313F1E"/>
    <w:rsid w:val="00314777"/>
    <w:rsid w:val="00316ED3"/>
    <w:rsid w:val="00317B73"/>
    <w:rsid w:val="003204F6"/>
    <w:rsid w:val="00320801"/>
    <w:rsid w:val="00322170"/>
    <w:rsid w:val="0032482B"/>
    <w:rsid w:val="0032591B"/>
    <w:rsid w:val="00325E27"/>
    <w:rsid w:val="003268DA"/>
    <w:rsid w:val="00326A11"/>
    <w:rsid w:val="00330935"/>
    <w:rsid w:val="0033124C"/>
    <w:rsid w:val="0033162C"/>
    <w:rsid w:val="00332FF1"/>
    <w:rsid w:val="003330A7"/>
    <w:rsid w:val="00333702"/>
    <w:rsid w:val="00333F50"/>
    <w:rsid w:val="00335E48"/>
    <w:rsid w:val="00335FBC"/>
    <w:rsid w:val="0033689A"/>
    <w:rsid w:val="00337756"/>
    <w:rsid w:val="0034049E"/>
    <w:rsid w:val="0034066F"/>
    <w:rsid w:val="003410A3"/>
    <w:rsid w:val="003433C6"/>
    <w:rsid w:val="0034392B"/>
    <w:rsid w:val="00343C07"/>
    <w:rsid w:val="00350F5F"/>
    <w:rsid w:val="00352F54"/>
    <w:rsid w:val="0035439A"/>
    <w:rsid w:val="003543EC"/>
    <w:rsid w:val="00355144"/>
    <w:rsid w:val="0035541B"/>
    <w:rsid w:val="00355704"/>
    <w:rsid w:val="00356AE8"/>
    <w:rsid w:val="00356E43"/>
    <w:rsid w:val="00357E4C"/>
    <w:rsid w:val="00360AAA"/>
    <w:rsid w:val="00361227"/>
    <w:rsid w:val="003636B7"/>
    <w:rsid w:val="00363A6F"/>
    <w:rsid w:val="00364E79"/>
    <w:rsid w:val="00364EAE"/>
    <w:rsid w:val="003655D5"/>
    <w:rsid w:val="00365611"/>
    <w:rsid w:val="00366203"/>
    <w:rsid w:val="00367A69"/>
    <w:rsid w:val="00370BF4"/>
    <w:rsid w:val="003725DA"/>
    <w:rsid w:val="0037423A"/>
    <w:rsid w:val="003776A3"/>
    <w:rsid w:val="0038014D"/>
    <w:rsid w:val="00380438"/>
    <w:rsid w:val="00381983"/>
    <w:rsid w:val="0038343B"/>
    <w:rsid w:val="00386ED8"/>
    <w:rsid w:val="003911B4"/>
    <w:rsid w:val="0039145E"/>
    <w:rsid w:val="0039236B"/>
    <w:rsid w:val="003927A3"/>
    <w:rsid w:val="00392CE4"/>
    <w:rsid w:val="00394423"/>
    <w:rsid w:val="00394F44"/>
    <w:rsid w:val="0039501C"/>
    <w:rsid w:val="003961B5"/>
    <w:rsid w:val="003964CA"/>
    <w:rsid w:val="003A078C"/>
    <w:rsid w:val="003A0AFB"/>
    <w:rsid w:val="003A39A9"/>
    <w:rsid w:val="003A4F38"/>
    <w:rsid w:val="003A5432"/>
    <w:rsid w:val="003A5608"/>
    <w:rsid w:val="003A5910"/>
    <w:rsid w:val="003A7054"/>
    <w:rsid w:val="003A7667"/>
    <w:rsid w:val="003A78B2"/>
    <w:rsid w:val="003A7F4C"/>
    <w:rsid w:val="003B0144"/>
    <w:rsid w:val="003B08D9"/>
    <w:rsid w:val="003B19BB"/>
    <w:rsid w:val="003B1AB9"/>
    <w:rsid w:val="003B33E4"/>
    <w:rsid w:val="003B36BE"/>
    <w:rsid w:val="003B3D3C"/>
    <w:rsid w:val="003B5854"/>
    <w:rsid w:val="003B5BCA"/>
    <w:rsid w:val="003B5E11"/>
    <w:rsid w:val="003B64E0"/>
    <w:rsid w:val="003B7515"/>
    <w:rsid w:val="003C0011"/>
    <w:rsid w:val="003C014F"/>
    <w:rsid w:val="003C03C4"/>
    <w:rsid w:val="003C143C"/>
    <w:rsid w:val="003C24E0"/>
    <w:rsid w:val="003C4AEA"/>
    <w:rsid w:val="003C551E"/>
    <w:rsid w:val="003C5BB1"/>
    <w:rsid w:val="003C610B"/>
    <w:rsid w:val="003D173E"/>
    <w:rsid w:val="003D536A"/>
    <w:rsid w:val="003D53B0"/>
    <w:rsid w:val="003D5B37"/>
    <w:rsid w:val="003D6090"/>
    <w:rsid w:val="003D7ECA"/>
    <w:rsid w:val="003E0665"/>
    <w:rsid w:val="003E1141"/>
    <w:rsid w:val="003E1185"/>
    <w:rsid w:val="003E27EC"/>
    <w:rsid w:val="003E2DFC"/>
    <w:rsid w:val="003E31CD"/>
    <w:rsid w:val="003E36DC"/>
    <w:rsid w:val="003E3A04"/>
    <w:rsid w:val="003E3ACF"/>
    <w:rsid w:val="003E7214"/>
    <w:rsid w:val="003F09A0"/>
    <w:rsid w:val="003F0A88"/>
    <w:rsid w:val="003F0B51"/>
    <w:rsid w:val="003F18C8"/>
    <w:rsid w:val="003F1EB9"/>
    <w:rsid w:val="003F4675"/>
    <w:rsid w:val="003F4FFC"/>
    <w:rsid w:val="003F5913"/>
    <w:rsid w:val="003F614D"/>
    <w:rsid w:val="00401E3F"/>
    <w:rsid w:val="004044D8"/>
    <w:rsid w:val="0040648B"/>
    <w:rsid w:val="00406626"/>
    <w:rsid w:val="004066E7"/>
    <w:rsid w:val="00407161"/>
    <w:rsid w:val="00410D27"/>
    <w:rsid w:val="004139AC"/>
    <w:rsid w:val="00413BC2"/>
    <w:rsid w:val="00413C65"/>
    <w:rsid w:val="00413EDD"/>
    <w:rsid w:val="004147FA"/>
    <w:rsid w:val="00414B31"/>
    <w:rsid w:val="00414EC2"/>
    <w:rsid w:val="00415450"/>
    <w:rsid w:val="004167BB"/>
    <w:rsid w:val="00417AEA"/>
    <w:rsid w:val="00423477"/>
    <w:rsid w:val="00423A6C"/>
    <w:rsid w:val="00424B73"/>
    <w:rsid w:val="00425D72"/>
    <w:rsid w:val="00425E42"/>
    <w:rsid w:val="004277D0"/>
    <w:rsid w:val="00431DF9"/>
    <w:rsid w:val="00432E4C"/>
    <w:rsid w:val="0043337E"/>
    <w:rsid w:val="0043387D"/>
    <w:rsid w:val="004340E6"/>
    <w:rsid w:val="0043572F"/>
    <w:rsid w:val="004367F6"/>
    <w:rsid w:val="004374B7"/>
    <w:rsid w:val="00437988"/>
    <w:rsid w:val="00437D5F"/>
    <w:rsid w:val="00440166"/>
    <w:rsid w:val="0044103E"/>
    <w:rsid w:val="00442505"/>
    <w:rsid w:val="004427D2"/>
    <w:rsid w:val="00442A73"/>
    <w:rsid w:val="00443366"/>
    <w:rsid w:val="00443552"/>
    <w:rsid w:val="004461AE"/>
    <w:rsid w:val="00446D2E"/>
    <w:rsid w:val="00450AAA"/>
    <w:rsid w:val="00452844"/>
    <w:rsid w:val="00454A9A"/>
    <w:rsid w:val="00456860"/>
    <w:rsid w:val="00456A5D"/>
    <w:rsid w:val="00457B9D"/>
    <w:rsid w:val="00457FBD"/>
    <w:rsid w:val="0046057D"/>
    <w:rsid w:val="00460908"/>
    <w:rsid w:val="00460D9C"/>
    <w:rsid w:val="00461B32"/>
    <w:rsid w:val="00462002"/>
    <w:rsid w:val="004621E5"/>
    <w:rsid w:val="00462844"/>
    <w:rsid w:val="00462D01"/>
    <w:rsid w:val="00463574"/>
    <w:rsid w:val="0046484C"/>
    <w:rsid w:val="004659C1"/>
    <w:rsid w:val="0046639F"/>
    <w:rsid w:val="00470181"/>
    <w:rsid w:val="00471130"/>
    <w:rsid w:val="0047188A"/>
    <w:rsid w:val="004724B3"/>
    <w:rsid w:val="00472C05"/>
    <w:rsid w:val="0047344E"/>
    <w:rsid w:val="00475161"/>
    <w:rsid w:val="004751E5"/>
    <w:rsid w:val="00476A4C"/>
    <w:rsid w:val="00477551"/>
    <w:rsid w:val="004802F6"/>
    <w:rsid w:val="00480416"/>
    <w:rsid w:val="0048142B"/>
    <w:rsid w:val="004820B0"/>
    <w:rsid w:val="00482DE0"/>
    <w:rsid w:val="00484205"/>
    <w:rsid w:val="00484993"/>
    <w:rsid w:val="00484CB0"/>
    <w:rsid w:val="00485AB1"/>
    <w:rsid w:val="00485DBC"/>
    <w:rsid w:val="0048603A"/>
    <w:rsid w:val="00486A4E"/>
    <w:rsid w:val="0048768A"/>
    <w:rsid w:val="0049020E"/>
    <w:rsid w:val="00491610"/>
    <w:rsid w:val="004920E5"/>
    <w:rsid w:val="004934A0"/>
    <w:rsid w:val="004939D7"/>
    <w:rsid w:val="00493D4C"/>
    <w:rsid w:val="00495145"/>
    <w:rsid w:val="00496EFC"/>
    <w:rsid w:val="004A042D"/>
    <w:rsid w:val="004A19A7"/>
    <w:rsid w:val="004A2167"/>
    <w:rsid w:val="004A43AE"/>
    <w:rsid w:val="004A4A0D"/>
    <w:rsid w:val="004A53CA"/>
    <w:rsid w:val="004A6690"/>
    <w:rsid w:val="004B283B"/>
    <w:rsid w:val="004B2F9C"/>
    <w:rsid w:val="004B45C6"/>
    <w:rsid w:val="004B4611"/>
    <w:rsid w:val="004B4F59"/>
    <w:rsid w:val="004B5898"/>
    <w:rsid w:val="004B5ABC"/>
    <w:rsid w:val="004B6100"/>
    <w:rsid w:val="004B7A07"/>
    <w:rsid w:val="004C0AB7"/>
    <w:rsid w:val="004C3EC5"/>
    <w:rsid w:val="004C4553"/>
    <w:rsid w:val="004C6000"/>
    <w:rsid w:val="004C6006"/>
    <w:rsid w:val="004C6407"/>
    <w:rsid w:val="004C6CD7"/>
    <w:rsid w:val="004C6FFD"/>
    <w:rsid w:val="004D07FB"/>
    <w:rsid w:val="004D165F"/>
    <w:rsid w:val="004D18C5"/>
    <w:rsid w:val="004D33BA"/>
    <w:rsid w:val="004D367C"/>
    <w:rsid w:val="004D50CE"/>
    <w:rsid w:val="004D6543"/>
    <w:rsid w:val="004E06F3"/>
    <w:rsid w:val="004E0D9F"/>
    <w:rsid w:val="004E18B6"/>
    <w:rsid w:val="004E25EB"/>
    <w:rsid w:val="004E5866"/>
    <w:rsid w:val="004E6AFF"/>
    <w:rsid w:val="004E6E8D"/>
    <w:rsid w:val="004E7504"/>
    <w:rsid w:val="004F0103"/>
    <w:rsid w:val="004F1F2F"/>
    <w:rsid w:val="004F2B8B"/>
    <w:rsid w:val="004F510D"/>
    <w:rsid w:val="004F6200"/>
    <w:rsid w:val="00502135"/>
    <w:rsid w:val="00505100"/>
    <w:rsid w:val="0050517C"/>
    <w:rsid w:val="00505E43"/>
    <w:rsid w:val="00505ECB"/>
    <w:rsid w:val="00512673"/>
    <w:rsid w:val="00513EAD"/>
    <w:rsid w:val="005204C3"/>
    <w:rsid w:val="0052102B"/>
    <w:rsid w:val="0052365C"/>
    <w:rsid w:val="00523839"/>
    <w:rsid w:val="005265B1"/>
    <w:rsid w:val="005276E0"/>
    <w:rsid w:val="00532001"/>
    <w:rsid w:val="005327CC"/>
    <w:rsid w:val="00532D59"/>
    <w:rsid w:val="00532E03"/>
    <w:rsid w:val="00533446"/>
    <w:rsid w:val="00535483"/>
    <w:rsid w:val="0053612F"/>
    <w:rsid w:val="00536541"/>
    <w:rsid w:val="005408C3"/>
    <w:rsid w:val="00540B8B"/>
    <w:rsid w:val="00540DE3"/>
    <w:rsid w:val="00541095"/>
    <w:rsid w:val="005415F9"/>
    <w:rsid w:val="00542BFA"/>
    <w:rsid w:val="00545570"/>
    <w:rsid w:val="00545713"/>
    <w:rsid w:val="0054625A"/>
    <w:rsid w:val="0054755D"/>
    <w:rsid w:val="00547867"/>
    <w:rsid w:val="00550A68"/>
    <w:rsid w:val="005534E9"/>
    <w:rsid w:val="005536A0"/>
    <w:rsid w:val="00554552"/>
    <w:rsid w:val="00554ED8"/>
    <w:rsid w:val="00555950"/>
    <w:rsid w:val="00557AF1"/>
    <w:rsid w:val="00557D47"/>
    <w:rsid w:val="0056193F"/>
    <w:rsid w:val="00561E46"/>
    <w:rsid w:val="005621E3"/>
    <w:rsid w:val="00562B6F"/>
    <w:rsid w:val="00563C77"/>
    <w:rsid w:val="005646ED"/>
    <w:rsid w:val="00565E26"/>
    <w:rsid w:val="00565E97"/>
    <w:rsid w:val="00566D39"/>
    <w:rsid w:val="00567891"/>
    <w:rsid w:val="00570427"/>
    <w:rsid w:val="00570839"/>
    <w:rsid w:val="00570995"/>
    <w:rsid w:val="00570C71"/>
    <w:rsid w:val="00571B9C"/>
    <w:rsid w:val="00572447"/>
    <w:rsid w:val="005742AE"/>
    <w:rsid w:val="0057529B"/>
    <w:rsid w:val="00575641"/>
    <w:rsid w:val="00576C5C"/>
    <w:rsid w:val="00577001"/>
    <w:rsid w:val="00577588"/>
    <w:rsid w:val="00581C55"/>
    <w:rsid w:val="00583855"/>
    <w:rsid w:val="00584541"/>
    <w:rsid w:val="00585C6C"/>
    <w:rsid w:val="00587795"/>
    <w:rsid w:val="00587A74"/>
    <w:rsid w:val="00592482"/>
    <w:rsid w:val="00595E66"/>
    <w:rsid w:val="00596DFE"/>
    <w:rsid w:val="00596F9E"/>
    <w:rsid w:val="005974B6"/>
    <w:rsid w:val="00597C22"/>
    <w:rsid w:val="00597ECF"/>
    <w:rsid w:val="005A057F"/>
    <w:rsid w:val="005A30B5"/>
    <w:rsid w:val="005A3543"/>
    <w:rsid w:val="005A467B"/>
    <w:rsid w:val="005A4697"/>
    <w:rsid w:val="005A5A40"/>
    <w:rsid w:val="005A78B0"/>
    <w:rsid w:val="005A7A41"/>
    <w:rsid w:val="005B0507"/>
    <w:rsid w:val="005B1B1F"/>
    <w:rsid w:val="005B2381"/>
    <w:rsid w:val="005B2C47"/>
    <w:rsid w:val="005B3BD9"/>
    <w:rsid w:val="005B464C"/>
    <w:rsid w:val="005B4DBC"/>
    <w:rsid w:val="005B562E"/>
    <w:rsid w:val="005B59C6"/>
    <w:rsid w:val="005B630F"/>
    <w:rsid w:val="005C059C"/>
    <w:rsid w:val="005C0A8F"/>
    <w:rsid w:val="005C1388"/>
    <w:rsid w:val="005C1D59"/>
    <w:rsid w:val="005C1FB4"/>
    <w:rsid w:val="005C2535"/>
    <w:rsid w:val="005C267F"/>
    <w:rsid w:val="005C4E07"/>
    <w:rsid w:val="005C5606"/>
    <w:rsid w:val="005C5CAE"/>
    <w:rsid w:val="005C6C14"/>
    <w:rsid w:val="005C7D50"/>
    <w:rsid w:val="005D01FE"/>
    <w:rsid w:val="005D18BF"/>
    <w:rsid w:val="005D2AB6"/>
    <w:rsid w:val="005D344B"/>
    <w:rsid w:val="005D4798"/>
    <w:rsid w:val="005E17FD"/>
    <w:rsid w:val="005E1A34"/>
    <w:rsid w:val="005E2B94"/>
    <w:rsid w:val="005E2F42"/>
    <w:rsid w:val="005E34E2"/>
    <w:rsid w:val="005E51B8"/>
    <w:rsid w:val="005E558C"/>
    <w:rsid w:val="005E71ED"/>
    <w:rsid w:val="005E72FA"/>
    <w:rsid w:val="005F19D4"/>
    <w:rsid w:val="005F1ADD"/>
    <w:rsid w:val="005F1C7B"/>
    <w:rsid w:val="005F4C44"/>
    <w:rsid w:val="005F539E"/>
    <w:rsid w:val="005F5CD1"/>
    <w:rsid w:val="005F61DE"/>
    <w:rsid w:val="005F7E1F"/>
    <w:rsid w:val="005F7F61"/>
    <w:rsid w:val="00600764"/>
    <w:rsid w:val="00600828"/>
    <w:rsid w:val="0060148F"/>
    <w:rsid w:val="00602786"/>
    <w:rsid w:val="006039A4"/>
    <w:rsid w:val="00610099"/>
    <w:rsid w:val="006108FD"/>
    <w:rsid w:val="006110A1"/>
    <w:rsid w:val="00611404"/>
    <w:rsid w:val="00611451"/>
    <w:rsid w:val="00611621"/>
    <w:rsid w:val="006122BF"/>
    <w:rsid w:val="00612369"/>
    <w:rsid w:val="00613892"/>
    <w:rsid w:val="00614461"/>
    <w:rsid w:val="00614A00"/>
    <w:rsid w:val="00614A59"/>
    <w:rsid w:val="00614F10"/>
    <w:rsid w:val="00615236"/>
    <w:rsid w:val="00616FDC"/>
    <w:rsid w:val="006203C1"/>
    <w:rsid w:val="00620A46"/>
    <w:rsid w:val="00621678"/>
    <w:rsid w:val="00622026"/>
    <w:rsid w:val="00622A3D"/>
    <w:rsid w:val="00622CC1"/>
    <w:rsid w:val="006231B9"/>
    <w:rsid w:val="00624374"/>
    <w:rsid w:val="0062466B"/>
    <w:rsid w:val="006261CE"/>
    <w:rsid w:val="0062660A"/>
    <w:rsid w:val="0062760B"/>
    <w:rsid w:val="00630595"/>
    <w:rsid w:val="00631C22"/>
    <w:rsid w:val="0063328E"/>
    <w:rsid w:val="0063360A"/>
    <w:rsid w:val="00633837"/>
    <w:rsid w:val="00642AFD"/>
    <w:rsid w:val="006434AF"/>
    <w:rsid w:val="00643C5E"/>
    <w:rsid w:val="00644C90"/>
    <w:rsid w:val="00644D6D"/>
    <w:rsid w:val="00645668"/>
    <w:rsid w:val="0064623F"/>
    <w:rsid w:val="006463E9"/>
    <w:rsid w:val="00646C7A"/>
    <w:rsid w:val="006509F6"/>
    <w:rsid w:val="006528F6"/>
    <w:rsid w:val="00652CE8"/>
    <w:rsid w:val="00652DFD"/>
    <w:rsid w:val="0065377D"/>
    <w:rsid w:val="006541C1"/>
    <w:rsid w:val="00654707"/>
    <w:rsid w:val="00654C1B"/>
    <w:rsid w:val="00665659"/>
    <w:rsid w:val="0066622F"/>
    <w:rsid w:val="00666925"/>
    <w:rsid w:val="00674949"/>
    <w:rsid w:val="0067606D"/>
    <w:rsid w:val="0067684C"/>
    <w:rsid w:val="0068027B"/>
    <w:rsid w:val="006817AD"/>
    <w:rsid w:val="006828DC"/>
    <w:rsid w:val="00683FEC"/>
    <w:rsid w:val="00685525"/>
    <w:rsid w:val="00692741"/>
    <w:rsid w:val="006940CD"/>
    <w:rsid w:val="00694943"/>
    <w:rsid w:val="0069581B"/>
    <w:rsid w:val="006966E1"/>
    <w:rsid w:val="006976A6"/>
    <w:rsid w:val="006978C9"/>
    <w:rsid w:val="006A0065"/>
    <w:rsid w:val="006A057A"/>
    <w:rsid w:val="006A05C6"/>
    <w:rsid w:val="006A1339"/>
    <w:rsid w:val="006A1AE4"/>
    <w:rsid w:val="006A2182"/>
    <w:rsid w:val="006A3CB2"/>
    <w:rsid w:val="006A3CC7"/>
    <w:rsid w:val="006A505D"/>
    <w:rsid w:val="006A58F1"/>
    <w:rsid w:val="006A5E0A"/>
    <w:rsid w:val="006A7A7B"/>
    <w:rsid w:val="006B063D"/>
    <w:rsid w:val="006B0996"/>
    <w:rsid w:val="006B0B2C"/>
    <w:rsid w:val="006B0EE9"/>
    <w:rsid w:val="006B252F"/>
    <w:rsid w:val="006B30F7"/>
    <w:rsid w:val="006B3F8A"/>
    <w:rsid w:val="006B3F96"/>
    <w:rsid w:val="006B4A5E"/>
    <w:rsid w:val="006B5683"/>
    <w:rsid w:val="006B7C14"/>
    <w:rsid w:val="006C07CD"/>
    <w:rsid w:val="006C1780"/>
    <w:rsid w:val="006C40FA"/>
    <w:rsid w:val="006C61FD"/>
    <w:rsid w:val="006C641E"/>
    <w:rsid w:val="006D0E03"/>
    <w:rsid w:val="006D0E72"/>
    <w:rsid w:val="006D28F8"/>
    <w:rsid w:val="006D4151"/>
    <w:rsid w:val="006D4670"/>
    <w:rsid w:val="006D4949"/>
    <w:rsid w:val="006D4A71"/>
    <w:rsid w:val="006D53EA"/>
    <w:rsid w:val="006D5E11"/>
    <w:rsid w:val="006D6C5B"/>
    <w:rsid w:val="006E0802"/>
    <w:rsid w:val="006E1BCB"/>
    <w:rsid w:val="006E1CD9"/>
    <w:rsid w:val="006E228F"/>
    <w:rsid w:val="006E319E"/>
    <w:rsid w:val="006E3624"/>
    <w:rsid w:val="006E368E"/>
    <w:rsid w:val="006E3A35"/>
    <w:rsid w:val="006E3B95"/>
    <w:rsid w:val="006E46D2"/>
    <w:rsid w:val="006E52FA"/>
    <w:rsid w:val="006F0716"/>
    <w:rsid w:val="006F10F8"/>
    <w:rsid w:val="006F19B4"/>
    <w:rsid w:val="006F1C2E"/>
    <w:rsid w:val="006F52C8"/>
    <w:rsid w:val="006F5334"/>
    <w:rsid w:val="006F5B34"/>
    <w:rsid w:val="006F720A"/>
    <w:rsid w:val="00700115"/>
    <w:rsid w:val="00700563"/>
    <w:rsid w:val="00700B19"/>
    <w:rsid w:val="00701521"/>
    <w:rsid w:val="00701C79"/>
    <w:rsid w:val="00702110"/>
    <w:rsid w:val="0070228C"/>
    <w:rsid w:val="00702D7B"/>
    <w:rsid w:val="00703701"/>
    <w:rsid w:val="00703EA6"/>
    <w:rsid w:val="00704BB1"/>
    <w:rsid w:val="00704D1F"/>
    <w:rsid w:val="007061AF"/>
    <w:rsid w:val="00706C99"/>
    <w:rsid w:val="0071045C"/>
    <w:rsid w:val="00710C82"/>
    <w:rsid w:val="00711D68"/>
    <w:rsid w:val="00711E2B"/>
    <w:rsid w:val="007131CC"/>
    <w:rsid w:val="00713743"/>
    <w:rsid w:val="00714EBB"/>
    <w:rsid w:val="00714F00"/>
    <w:rsid w:val="00715267"/>
    <w:rsid w:val="00720010"/>
    <w:rsid w:val="00720CBD"/>
    <w:rsid w:val="00721832"/>
    <w:rsid w:val="007234B1"/>
    <w:rsid w:val="00723FC4"/>
    <w:rsid w:val="00724329"/>
    <w:rsid w:val="00724DDB"/>
    <w:rsid w:val="007306A1"/>
    <w:rsid w:val="00732600"/>
    <w:rsid w:val="00733729"/>
    <w:rsid w:val="007346B8"/>
    <w:rsid w:val="00735239"/>
    <w:rsid w:val="00735330"/>
    <w:rsid w:val="0073593F"/>
    <w:rsid w:val="00737402"/>
    <w:rsid w:val="00737866"/>
    <w:rsid w:val="00740BF3"/>
    <w:rsid w:val="0074220B"/>
    <w:rsid w:val="007440B7"/>
    <w:rsid w:val="0074444A"/>
    <w:rsid w:val="00747F21"/>
    <w:rsid w:val="00750D91"/>
    <w:rsid w:val="007527AA"/>
    <w:rsid w:val="00752A06"/>
    <w:rsid w:val="00756683"/>
    <w:rsid w:val="00757696"/>
    <w:rsid w:val="00757967"/>
    <w:rsid w:val="00760FC3"/>
    <w:rsid w:val="00761872"/>
    <w:rsid w:val="0076207B"/>
    <w:rsid w:val="00762B6B"/>
    <w:rsid w:val="007633F5"/>
    <w:rsid w:val="00770C79"/>
    <w:rsid w:val="007725F7"/>
    <w:rsid w:val="0077275C"/>
    <w:rsid w:val="00772C37"/>
    <w:rsid w:val="00774309"/>
    <w:rsid w:val="007743FA"/>
    <w:rsid w:val="007748F1"/>
    <w:rsid w:val="00775B0C"/>
    <w:rsid w:val="007765CA"/>
    <w:rsid w:val="00776A39"/>
    <w:rsid w:val="007815D0"/>
    <w:rsid w:val="007819BF"/>
    <w:rsid w:val="00781D44"/>
    <w:rsid w:val="007820ED"/>
    <w:rsid w:val="00782193"/>
    <w:rsid w:val="00785B91"/>
    <w:rsid w:val="00785CA5"/>
    <w:rsid w:val="007870D0"/>
    <w:rsid w:val="00787186"/>
    <w:rsid w:val="00790877"/>
    <w:rsid w:val="007909ED"/>
    <w:rsid w:val="00790C99"/>
    <w:rsid w:val="0079212C"/>
    <w:rsid w:val="007941F1"/>
    <w:rsid w:val="00794837"/>
    <w:rsid w:val="007A0D20"/>
    <w:rsid w:val="007A2551"/>
    <w:rsid w:val="007A32C9"/>
    <w:rsid w:val="007A3E78"/>
    <w:rsid w:val="007A4AE5"/>
    <w:rsid w:val="007A513C"/>
    <w:rsid w:val="007A5459"/>
    <w:rsid w:val="007A6AB3"/>
    <w:rsid w:val="007A7747"/>
    <w:rsid w:val="007A78BB"/>
    <w:rsid w:val="007A7D06"/>
    <w:rsid w:val="007B022F"/>
    <w:rsid w:val="007B1D35"/>
    <w:rsid w:val="007B25F1"/>
    <w:rsid w:val="007B4ACF"/>
    <w:rsid w:val="007B68FD"/>
    <w:rsid w:val="007B6E54"/>
    <w:rsid w:val="007B756E"/>
    <w:rsid w:val="007B75AC"/>
    <w:rsid w:val="007B7652"/>
    <w:rsid w:val="007C0FEB"/>
    <w:rsid w:val="007C7EEB"/>
    <w:rsid w:val="007C7F37"/>
    <w:rsid w:val="007D12D7"/>
    <w:rsid w:val="007D2284"/>
    <w:rsid w:val="007D2461"/>
    <w:rsid w:val="007D2B82"/>
    <w:rsid w:val="007D493E"/>
    <w:rsid w:val="007D509C"/>
    <w:rsid w:val="007D5511"/>
    <w:rsid w:val="007D5950"/>
    <w:rsid w:val="007D64A5"/>
    <w:rsid w:val="007D6579"/>
    <w:rsid w:val="007D6D9A"/>
    <w:rsid w:val="007D7D43"/>
    <w:rsid w:val="007E02CE"/>
    <w:rsid w:val="007E1457"/>
    <w:rsid w:val="007E1876"/>
    <w:rsid w:val="007E259D"/>
    <w:rsid w:val="007E35D5"/>
    <w:rsid w:val="007E3CFF"/>
    <w:rsid w:val="007E418D"/>
    <w:rsid w:val="007E4ACE"/>
    <w:rsid w:val="007E4C92"/>
    <w:rsid w:val="007F0872"/>
    <w:rsid w:val="007F1EE1"/>
    <w:rsid w:val="007F38A0"/>
    <w:rsid w:val="007F4995"/>
    <w:rsid w:val="007F4D65"/>
    <w:rsid w:val="007F5C54"/>
    <w:rsid w:val="007F5ED9"/>
    <w:rsid w:val="007F6CFD"/>
    <w:rsid w:val="007F7028"/>
    <w:rsid w:val="007F73B1"/>
    <w:rsid w:val="00800564"/>
    <w:rsid w:val="00800DA2"/>
    <w:rsid w:val="00801F67"/>
    <w:rsid w:val="00802071"/>
    <w:rsid w:val="008059B0"/>
    <w:rsid w:val="008063BF"/>
    <w:rsid w:val="008072A2"/>
    <w:rsid w:val="00807746"/>
    <w:rsid w:val="008102F2"/>
    <w:rsid w:val="00813662"/>
    <w:rsid w:val="00813EB7"/>
    <w:rsid w:val="00814A37"/>
    <w:rsid w:val="00815435"/>
    <w:rsid w:val="0081798C"/>
    <w:rsid w:val="00820071"/>
    <w:rsid w:val="00820AE5"/>
    <w:rsid w:val="00821A91"/>
    <w:rsid w:val="00822AA6"/>
    <w:rsid w:val="00823300"/>
    <w:rsid w:val="008239CD"/>
    <w:rsid w:val="008241E8"/>
    <w:rsid w:val="0082458B"/>
    <w:rsid w:val="00825709"/>
    <w:rsid w:val="008263BB"/>
    <w:rsid w:val="00826454"/>
    <w:rsid w:val="0082787B"/>
    <w:rsid w:val="008300A4"/>
    <w:rsid w:val="008301AF"/>
    <w:rsid w:val="00830C58"/>
    <w:rsid w:val="00830F56"/>
    <w:rsid w:val="00831535"/>
    <w:rsid w:val="00831D14"/>
    <w:rsid w:val="00831E21"/>
    <w:rsid w:val="00831EDD"/>
    <w:rsid w:val="0083245F"/>
    <w:rsid w:val="00832816"/>
    <w:rsid w:val="00832878"/>
    <w:rsid w:val="00832F8B"/>
    <w:rsid w:val="00833507"/>
    <w:rsid w:val="00833877"/>
    <w:rsid w:val="008338C1"/>
    <w:rsid w:val="00834883"/>
    <w:rsid w:val="00834EA2"/>
    <w:rsid w:val="00835600"/>
    <w:rsid w:val="0083593B"/>
    <w:rsid w:val="00835C7C"/>
    <w:rsid w:val="00837DDA"/>
    <w:rsid w:val="008405C3"/>
    <w:rsid w:val="008418E1"/>
    <w:rsid w:val="00843823"/>
    <w:rsid w:val="00847689"/>
    <w:rsid w:val="0085131E"/>
    <w:rsid w:val="00851651"/>
    <w:rsid w:val="00852776"/>
    <w:rsid w:val="00854AEA"/>
    <w:rsid w:val="0085653D"/>
    <w:rsid w:val="00857B06"/>
    <w:rsid w:val="0086031E"/>
    <w:rsid w:val="0086305B"/>
    <w:rsid w:val="008645A8"/>
    <w:rsid w:val="0086493E"/>
    <w:rsid w:val="00864D3D"/>
    <w:rsid w:val="00865EEE"/>
    <w:rsid w:val="00871DB2"/>
    <w:rsid w:val="00872BB7"/>
    <w:rsid w:val="00872D1E"/>
    <w:rsid w:val="008753D6"/>
    <w:rsid w:val="008758CA"/>
    <w:rsid w:val="00876877"/>
    <w:rsid w:val="008768A9"/>
    <w:rsid w:val="00876A80"/>
    <w:rsid w:val="00880272"/>
    <w:rsid w:val="00881F67"/>
    <w:rsid w:val="00884086"/>
    <w:rsid w:val="00885CA2"/>
    <w:rsid w:val="00885F65"/>
    <w:rsid w:val="0088703F"/>
    <w:rsid w:val="0089073D"/>
    <w:rsid w:val="0089087E"/>
    <w:rsid w:val="00892B44"/>
    <w:rsid w:val="0089355D"/>
    <w:rsid w:val="00894035"/>
    <w:rsid w:val="00895A31"/>
    <w:rsid w:val="00895D38"/>
    <w:rsid w:val="00896023"/>
    <w:rsid w:val="00896D6B"/>
    <w:rsid w:val="00897CA0"/>
    <w:rsid w:val="008A2E44"/>
    <w:rsid w:val="008A365A"/>
    <w:rsid w:val="008A3AE1"/>
    <w:rsid w:val="008A3E0F"/>
    <w:rsid w:val="008A419B"/>
    <w:rsid w:val="008A4C14"/>
    <w:rsid w:val="008A5885"/>
    <w:rsid w:val="008A5E91"/>
    <w:rsid w:val="008B2B39"/>
    <w:rsid w:val="008B2F47"/>
    <w:rsid w:val="008B7AA9"/>
    <w:rsid w:val="008C0782"/>
    <w:rsid w:val="008C1402"/>
    <w:rsid w:val="008C1E59"/>
    <w:rsid w:val="008C2A49"/>
    <w:rsid w:val="008C3FF0"/>
    <w:rsid w:val="008C5AFD"/>
    <w:rsid w:val="008C5E66"/>
    <w:rsid w:val="008C6AE8"/>
    <w:rsid w:val="008C7A14"/>
    <w:rsid w:val="008C7CA0"/>
    <w:rsid w:val="008D15DC"/>
    <w:rsid w:val="008D2614"/>
    <w:rsid w:val="008D2D1B"/>
    <w:rsid w:val="008D3915"/>
    <w:rsid w:val="008D3A0D"/>
    <w:rsid w:val="008D3E4C"/>
    <w:rsid w:val="008D43E6"/>
    <w:rsid w:val="008D460A"/>
    <w:rsid w:val="008D665D"/>
    <w:rsid w:val="008D7621"/>
    <w:rsid w:val="008D7E8D"/>
    <w:rsid w:val="008D7FA7"/>
    <w:rsid w:val="008E0119"/>
    <w:rsid w:val="008E160C"/>
    <w:rsid w:val="008E2894"/>
    <w:rsid w:val="008E34B4"/>
    <w:rsid w:val="008E3561"/>
    <w:rsid w:val="008E3F0F"/>
    <w:rsid w:val="008F2998"/>
    <w:rsid w:val="008F2BDF"/>
    <w:rsid w:val="008F3072"/>
    <w:rsid w:val="008F3476"/>
    <w:rsid w:val="008F3AF2"/>
    <w:rsid w:val="008F4C7C"/>
    <w:rsid w:val="008F5D49"/>
    <w:rsid w:val="008F6500"/>
    <w:rsid w:val="008F67E4"/>
    <w:rsid w:val="008F784B"/>
    <w:rsid w:val="008F7FA7"/>
    <w:rsid w:val="00900076"/>
    <w:rsid w:val="00900250"/>
    <w:rsid w:val="00900AF4"/>
    <w:rsid w:val="009027C6"/>
    <w:rsid w:val="009028E3"/>
    <w:rsid w:val="00902C7D"/>
    <w:rsid w:val="00904B1A"/>
    <w:rsid w:val="00904BEB"/>
    <w:rsid w:val="009112F4"/>
    <w:rsid w:val="00914C4F"/>
    <w:rsid w:val="0091524B"/>
    <w:rsid w:val="00920008"/>
    <w:rsid w:val="009200A2"/>
    <w:rsid w:val="00921862"/>
    <w:rsid w:val="009220F4"/>
    <w:rsid w:val="009224EB"/>
    <w:rsid w:val="00922E71"/>
    <w:rsid w:val="00923827"/>
    <w:rsid w:val="00924006"/>
    <w:rsid w:val="009248CD"/>
    <w:rsid w:val="00924C67"/>
    <w:rsid w:val="00926208"/>
    <w:rsid w:val="00927A1C"/>
    <w:rsid w:val="00927D66"/>
    <w:rsid w:val="0093049D"/>
    <w:rsid w:val="009356EA"/>
    <w:rsid w:val="00935D76"/>
    <w:rsid w:val="009363F3"/>
    <w:rsid w:val="009421D9"/>
    <w:rsid w:val="009422E3"/>
    <w:rsid w:val="0094491A"/>
    <w:rsid w:val="00945D13"/>
    <w:rsid w:val="00946C19"/>
    <w:rsid w:val="00950221"/>
    <w:rsid w:val="00951223"/>
    <w:rsid w:val="009515EA"/>
    <w:rsid w:val="009520B4"/>
    <w:rsid w:val="009521B9"/>
    <w:rsid w:val="009521BF"/>
    <w:rsid w:val="00953563"/>
    <w:rsid w:val="0095521F"/>
    <w:rsid w:val="00956016"/>
    <w:rsid w:val="0095639D"/>
    <w:rsid w:val="0095738C"/>
    <w:rsid w:val="00957454"/>
    <w:rsid w:val="009576AF"/>
    <w:rsid w:val="00957885"/>
    <w:rsid w:val="00960266"/>
    <w:rsid w:val="00961AD4"/>
    <w:rsid w:val="00962CFA"/>
    <w:rsid w:val="00963D19"/>
    <w:rsid w:val="00964A04"/>
    <w:rsid w:val="00967237"/>
    <w:rsid w:val="009674FC"/>
    <w:rsid w:val="009718A8"/>
    <w:rsid w:val="00971C2C"/>
    <w:rsid w:val="00972945"/>
    <w:rsid w:val="00972B96"/>
    <w:rsid w:val="00973600"/>
    <w:rsid w:val="00973CD2"/>
    <w:rsid w:val="00973DDF"/>
    <w:rsid w:val="00974432"/>
    <w:rsid w:val="00974E25"/>
    <w:rsid w:val="00975EA1"/>
    <w:rsid w:val="00975EC2"/>
    <w:rsid w:val="009770E0"/>
    <w:rsid w:val="00980963"/>
    <w:rsid w:val="009816DD"/>
    <w:rsid w:val="009819DA"/>
    <w:rsid w:val="009840AE"/>
    <w:rsid w:val="00985FF4"/>
    <w:rsid w:val="0098734C"/>
    <w:rsid w:val="0099023C"/>
    <w:rsid w:val="009910E8"/>
    <w:rsid w:val="009920E9"/>
    <w:rsid w:val="00992FB0"/>
    <w:rsid w:val="009932D6"/>
    <w:rsid w:val="00995C2C"/>
    <w:rsid w:val="009A0F46"/>
    <w:rsid w:val="009A3F6C"/>
    <w:rsid w:val="009A50B5"/>
    <w:rsid w:val="009A517A"/>
    <w:rsid w:val="009A662D"/>
    <w:rsid w:val="009A670F"/>
    <w:rsid w:val="009A76C5"/>
    <w:rsid w:val="009B149B"/>
    <w:rsid w:val="009B1AC2"/>
    <w:rsid w:val="009B1D7A"/>
    <w:rsid w:val="009B1D8B"/>
    <w:rsid w:val="009B336D"/>
    <w:rsid w:val="009B40B2"/>
    <w:rsid w:val="009B47C9"/>
    <w:rsid w:val="009B5881"/>
    <w:rsid w:val="009B6AC1"/>
    <w:rsid w:val="009B735D"/>
    <w:rsid w:val="009B7B8C"/>
    <w:rsid w:val="009C0838"/>
    <w:rsid w:val="009C08FB"/>
    <w:rsid w:val="009C0934"/>
    <w:rsid w:val="009C0EC8"/>
    <w:rsid w:val="009C1830"/>
    <w:rsid w:val="009C31A1"/>
    <w:rsid w:val="009C35D1"/>
    <w:rsid w:val="009C4CC9"/>
    <w:rsid w:val="009C59D6"/>
    <w:rsid w:val="009C5ECD"/>
    <w:rsid w:val="009C6398"/>
    <w:rsid w:val="009C797E"/>
    <w:rsid w:val="009D3EFE"/>
    <w:rsid w:val="009D5CA6"/>
    <w:rsid w:val="009E0C1A"/>
    <w:rsid w:val="009E0EF1"/>
    <w:rsid w:val="009E1172"/>
    <w:rsid w:val="009E122E"/>
    <w:rsid w:val="009E12A0"/>
    <w:rsid w:val="009E1804"/>
    <w:rsid w:val="009E1995"/>
    <w:rsid w:val="009E2C63"/>
    <w:rsid w:val="009E2E2C"/>
    <w:rsid w:val="009E5972"/>
    <w:rsid w:val="009E61BC"/>
    <w:rsid w:val="009E6975"/>
    <w:rsid w:val="009E6AC7"/>
    <w:rsid w:val="009F04B7"/>
    <w:rsid w:val="009F4A8D"/>
    <w:rsid w:val="009F592D"/>
    <w:rsid w:val="00A0043A"/>
    <w:rsid w:val="00A0146F"/>
    <w:rsid w:val="00A028D0"/>
    <w:rsid w:val="00A02ADB"/>
    <w:rsid w:val="00A02C7F"/>
    <w:rsid w:val="00A03ADE"/>
    <w:rsid w:val="00A0601E"/>
    <w:rsid w:val="00A06E0F"/>
    <w:rsid w:val="00A07C5E"/>
    <w:rsid w:val="00A1058D"/>
    <w:rsid w:val="00A125F0"/>
    <w:rsid w:val="00A12C7D"/>
    <w:rsid w:val="00A13902"/>
    <w:rsid w:val="00A13E30"/>
    <w:rsid w:val="00A15163"/>
    <w:rsid w:val="00A15306"/>
    <w:rsid w:val="00A1753D"/>
    <w:rsid w:val="00A2125A"/>
    <w:rsid w:val="00A21516"/>
    <w:rsid w:val="00A23532"/>
    <w:rsid w:val="00A241F0"/>
    <w:rsid w:val="00A258B7"/>
    <w:rsid w:val="00A26355"/>
    <w:rsid w:val="00A27D59"/>
    <w:rsid w:val="00A30BB2"/>
    <w:rsid w:val="00A31F17"/>
    <w:rsid w:val="00A3401C"/>
    <w:rsid w:val="00A3657E"/>
    <w:rsid w:val="00A3740E"/>
    <w:rsid w:val="00A37F27"/>
    <w:rsid w:val="00A409B6"/>
    <w:rsid w:val="00A42876"/>
    <w:rsid w:val="00A436E6"/>
    <w:rsid w:val="00A43767"/>
    <w:rsid w:val="00A4377B"/>
    <w:rsid w:val="00A4432C"/>
    <w:rsid w:val="00A44467"/>
    <w:rsid w:val="00A45793"/>
    <w:rsid w:val="00A459BB"/>
    <w:rsid w:val="00A45E45"/>
    <w:rsid w:val="00A475CB"/>
    <w:rsid w:val="00A504D5"/>
    <w:rsid w:val="00A53BCD"/>
    <w:rsid w:val="00A5570C"/>
    <w:rsid w:val="00A57F99"/>
    <w:rsid w:val="00A61058"/>
    <w:rsid w:val="00A62AE4"/>
    <w:rsid w:val="00A661D9"/>
    <w:rsid w:val="00A75784"/>
    <w:rsid w:val="00A770EC"/>
    <w:rsid w:val="00A77A69"/>
    <w:rsid w:val="00A8006D"/>
    <w:rsid w:val="00A82329"/>
    <w:rsid w:val="00A8542F"/>
    <w:rsid w:val="00A856F4"/>
    <w:rsid w:val="00A86BF0"/>
    <w:rsid w:val="00A8768C"/>
    <w:rsid w:val="00A90C73"/>
    <w:rsid w:val="00A91C44"/>
    <w:rsid w:val="00A9257B"/>
    <w:rsid w:val="00A93F1C"/>
    <w:rsid w:val="00A9696F"/>
    <w:rsid w:val="00A96CDE"/>
    <w:rsid w:val="00AA116D"/>
    <w:rsid w:val="00AA126F"/>
    <w:rsid w:val="00AA1F5A"/>
    <w:rsid w:val="00AA4DFC"/>
    <w:rsid w:val="00AA54DE"/>
    <w:rsid w:val="00AA5809"/>
    <w:rsid w:val="00AA63E3"/>
    <w:rsid w:val="00AA6F3F"/>
    <w:rsid w:val="00AA708D"/>
    <w:rsid w:val="00AA7F24"/>
    <w:rsid w:val="00AB061B"/>
    <w:rsid w:val="00AB0A05"/>
    <w:rsid w:val="00AB1380"/>
    <w:rsid w:val="00AB15EB"/>
    <w:rsid w:val="00AB2959"/>
    <w:rsid w:val="00AB2E03"/>
    <w:rsid w:val="00AB4573"/>
    <w:rsid w:val="00AB5B53"/>
    <w:rsid w:val="00AB7876"/>
    <w:rsid w:val="00AB7E58"/>
    <w:rsid w:val="00AC086C"/>
    <w:rsid w:val="00AC09D3"/>
    <w:rsid w:val="00AC1714"/>
    <w:rsid w:val="00AC2176"/>
    <w:rsid w:val="00AC47BF"/>
    <w:rsid w:val="00AC69E4"/>
    <w:rsid w:val="00AD0089"/>
    <w:rsid w:val="00AD148F"/>
    <w:rsid w:val="00AD18E8"/>
    <w:rsid w:val="00AD1E42"/>
    <w:rsid w:val="00AD1E9D"/>
    <w:rsid w:val="00AD1EDF"/>
    <w:rsid w:val="00AD2B39"/>
    <w:rsid w:val="00AD3123"/>
    <w:rsid w:val="00AD488B"/>
    <w:rsid w:val="00AD6D05"/>
    <w:rsid w:val="00AE1612"/>
    <w:rsid w:val="00AE5295"/>
    <w:rsid w:val="00AE6AB8"/>
    <w:rsid w:val="00AE73D8"/>
    <w:rsid w:val="00AE7A4E"/>
    <w:rsid w:val="00AF2D80"/>
    <w:rsid w:val="00AF3110"/>
    <w:rsid w:val="00AF4719"/>
    <w:rsid w:val="00AF4751"/>
    <w:rsid w:val="00AF4819"/>
    <w:rsid w:val="00AF5620"/>
    <w:rsid w:val="00AF5EAF"/>
    <w:rsid w:val="00AF6A10"/>
    <w:rsid w:val="00AF6B37"/>
    <w:rsid w:val="00AF6D24"/>
    <w:rsid w:val="00AF72AF"/>
    <w:rsid w:val="00AF7BD8"/>
    <w:rsid w:val="00B015BB"/>
    <w:rsid w:val="00B04E0C"/>
    <w:rsid w:val="00B07EF7"/>
    <w:rsid w:val="00B101A3"/>
    <w:rsid w:val="00B110EB"/>
    <w:rsid w:val="00B13A5D"/>
    <w:rsid w:val="00B142E8"/>
    <w:rsid w:val="00B14558"/>
    <w:rsid w:val="00B14DC9"/>
    <w:rsid w:val="00B1753A"/>
    <w:rsid w:val="00B17C7F"/>
    <w:rsid w:val="00B17E52"/>
    <w:rsid w:val="00B212A5"/>
    <w:rsid w:val="00B22D3C"/>
    <w:rsid w:val="00B2450F"/>
    <w:rsid w:val="00B24A53"/>
    <w:rsid w:val="00B26065"/>
    <w:rsid w:val="00B26241"/>
    <w:rsid w:val="00B26D0A"/>
    <w:rsid w:val="00B32D87"/>
    <w:rsid w:val="00B33D32"/>
    <w:rsid w:val="00B3433B"/>
    <w:rsid w:val="00B3716C"/>
    <w:rsid w:val="00B37CBE"/>
    <w:rsid w:val="00B40AC3"/>
    <w:rsid w:val="00B40DBC"/>
    <w:rsid w:val="00B410D8"/>
    <w:rsid w:val="00B4161C"/>
    <w:rsid w:val="00B4182F"/>
    <w:rsid w:val="00B43A02"/>
    <w:rsid w:val="00B44C73"/>
    <w:rsid w:val="00B46B57"/>
    <w:rsid w:val="00B47B63"/>
    <w:rsid w:val="00B53EAB"/>
    <w:rsid w:val="00B54522"/>
    <w:rsid w:val="00B5478A"/>
    <w:rsid w:val="00B550CC"/>
    <w:rsid w:val="00B56290"/>
    <w:rsid w:val="00B572E2"/>
    <w:rsid w:val="00B577A9"/>
    <w:rsid w:val="00B6027A"/>
    <w:rsid w:val="00B61EAC"/>
    <w:rsid w:val="00B627B4"/>
    <w:rsid w:val="00B62A7F"/>
    <w:rsid w:val="00B64E75"/>
    <w:rsid w:val="00B65246"/>
    <w:rsid w:val="00B668C4"/>
    <w:rsid w:val="00B7091C"/>
    <w:rsid w:val="00B71555"/>
    <w:rsid w:val="00B7294F"/>
    <w:rsid w:val="00B73096"/>
    <w:rsid w:val="00B75839"/>
    <w:rsid w:val="00B76582"/>
    <w:rsid w:val="00B76F4C"/>
    <w:rsid w:val="00B77219"/>
    <w:rsid w:val="00B801DE"/>
    <w:rsid w:val="00B806C0"/>
    <w:rsid w:val="00B832A0"/>
    <w:rsid w:val="00B8362D"/>
    <w:rsid w:val="00B83C8A"/>
    <w:rsid w:val="00B84B87"/>
    <w:rsid w:val="00B8567A"/>
    <w:rsid w:val="00B858C8"/>
    <w:rsid w:val="00B8654A"/>
    <w:rsid w:val="00B875A0"/>
    <w:rsid w:val="00B913DC"/>
    <w:rsid w:val="00B93D7A"/>
    <w:rsid w:val="00B96AF9"/>
    <w:rsid w:val="00B96B03"/>
    <w:rsid w:val="00B97A84"/>
    <w:rsid w:val="00BA0FDE"/>
    <w:rsid w:val="00BA3931"/>
    <w:rsid w:val="00BA6A10"/>
    <w:rsid w:val="00BA7586"/>
    <w:rsid w:val="00BA7A38"/>
    <w:rsid w:val="00BB066B"/>
    <w:rsid w:val="00BB0AF5"/>
    <w:rsid w:val="00BB0E4B"/>
    <w:rsid w:val="00BB0EC7"/>
    <w:rsid w:val="00BB0F8E"/>
    <w:rsid w:val="00BB438D"/>
    <w:rsid w:val="00BB4DCE"/>
    <w:rsid w:val="00BB5A94"/>
    <w:rsid w:val="00BB5EB7"/>
    <w:rsid w:val="00BB6A67"/>
    <w:rsid w:val="00BB752A"/>
    <w:rsid w:val="00BB787B"/>
    <w:rsid w:val="00BC0347"/>
    <w:rsid w:val="00BC155A"/>
    <w:rsid w:val="00BC1989"/>
    <w:rsid w:val="00BC1C97"/>
    <w:rsid w:val="00BC1E32"/>
    <w:rsid w:val="00BC26F8"/>
    <w:rsid w:val="00BC34DE"/>
    <w:rsid w:val="00BC3A7E"/>
    <w:rsid w:val="00BC3B0A"/>
    <w:rsid w:val="00BC4DB5"/>
    <w:rsid w:val="00BC598E"/>
    <w:rsid w:val="00BC5F5C"/>
    <w:rsid w:val="00BD14F7"/>
    <w:rsid w:val="00BD2B36"/>
    <w:rsid w:val="00BD3CCF"/>
    <w:rsid w:val="00BD43E0"/>
    <w:rsid w:val="00BD5242"/>
    <w:rsid w:val="00BD5252"/>
    <w:rsid w:val="00BD54E3"/>
    <w:rsid w:val="00BD5BD4"/>
    <w:rsid w:val="00BD5FC7"/>
    <w:rsid w:val="00BD6B92"/>
    <w:rsid w:val="00BD718C"/>
    <w:rsid w:val="00BE1F2E"/>
    <w:rsid w:val="00BE3A3F"/>
    <w:rsid w:val="00BE565F"/>
    <w:rsid w:val="00BE63BC"/>
    <w:rsid w:val="00BF25C6"/>
    <w:rsid w:val="00BF2C17"/>
    <w:rsid w:val="00BF2EE0"/>
    <w:rsid w:val="00BF3ADD"/>
    <w:rsid w:val="00BF4255"/>
    <w:rsid w:val="00BF5198"/>
    <w:rsid w:val="00BF5FD5"/>
    <w:rsid w:val="00BF68CE"/>
    <w:rsid w:val="00BF6908"/>
    <w:rsid w:val="00BF754A"/>
    <w:rsid w:val="00BF7E2C"/>
    <w:rsid w:val="00BF7FCF"/>
    <w:rsid w:val="00C00137"/>
    <w:rsid w:val="00C0242B"/>
    <w:rsid w:val="00C040CA"/>
    <w:rsid w:val="00C04140"/>
    <w:rsid w:val="00C07287"/>
    <w:rsid w:val="00C075B1"/>
    <w:rsid w:val="00C07EC0"/>
    <w:rsid w:val="00C10B9A"/>
    <w:rsid w:val="00C11AB8"/>
    <w:rsid w:val="00C11D39"/>
    <w:rsid w:val="00C120D9"/>
    <w:rsid w:val="00C1527C"/>
    <w:rsid w:val="00C16978"/>
    <w:rsid w:val="00C21B63"/>
    <w:rsid w:val="00C21D43"/>
    <w:rsid w:val="00C23AFE"/>
    <w:rsid w:val="00C2492F"/>
    <w:rsid w:val="00C251CE"/>
    <w:rsid w:val="00C25B0A"/>
    <w:rsid w:val="00C2641D"/>
    <w:rsid w:val="00C30396"/>
    <w:rsid w:val="00C3061C"/>
    <w:rsid w:val="00C31548"/>
    <w:rsid w:val="00C32484"/>
    <w:rsid w:val="00C339DC"/>
    <w:rsid w:val="00C3460D"/>
    <w:rsid w:val="00C36D72"/>
    <w:rsid w:val="00C3732D"/>
    <w:rsid w:val="00C37B06"/>
    <w:rsid w:val="00C41EC6"/>
    <w:rsid w:val="00C42960"/>
    <w:rsid w:val="00C43DF1"/>
    <w:rsid w:val="00C44A2B"/>
    <w:rsid w:val="00C460A7"/>
    <w:rsid w:val="00C4700E"/>
    <w:rsid w:val="00C473F6"/>
    <w:rsid w:val="00C479F8"/>
    <w:rsid w:val="00C515AA"/>
    <w:rsid w:val="00C52A72"/>
    <w:rsid w:val="00C5409A"/>
    <w:rsid w:val="00C55CD7"/>
    <w:rsid w:val="00C56A26"/>
    <w:rsid w:val="00C56E65"/>
    <w:rsid w:val="00C56F21"/>
    <w:rsid w:val="00C570D3"/>
    <w:rsid w:val="00C57C76"/>
    <w:rsid w:val="00C60F9E"/>
    <w:rsid w:val="00C61367"/>
    <w:rsid w:val="00C6188F"/>
    <w:rsid w:val="00C64622"/>
    <w:rsid w:val="00C65B8F"/>
    <w:rsid w:val="00C67917"/>
    <w:rsid w:val="00C712BC"/>
    <w:rsid w:val="00C72E17"/>
    <w:rsid w:val="00C730E7"/>
    <w:rsid w:val="00C735F7"/>
    <w:rsid w:val="00C75146"/>
    <w:rsid w:val="00C7529E"/>
    <w:rsid w:val="00C75A47"/>
    <w:rsid w:val="00C75ED5"/>
    <w:rsid w:val="00C7684B"/>
    <w:rsid w:val="00C77A51"/>
    <w:rsid w:val="00C802C2"/>
    <w:rsid w:val="00C803C5"/>
    <w:rsid w:val="00C823F1"/>
    <w:rsid w:val="00C8289D"/>
    <w:rsid w:val="00C83E19"/>
    <w:rsid w:val="00C86EF6"/>
    <w:rsid w:val="00C90178"/>
    <w:rsid w:val="00C90B58"/>
    <w:rsid w:val="00C91988"/>
    <w:rsid w:val="00C92119"/>
    <w:rsid w:val="00C924A8"/>
    <w:rsid w:val="00C92A5D"/>
    <w:rsid w:val="00C9453F"/>
    <w:rsid w:val="00C94D4D"/>
    <w:rsid w:val="00C95647"/>
    <w:rsid w:val="00C964B1"/>
    <w:rsid w:val="00C9795B"/>
    <w:rsid w:val="00C97D1D"/>
    <w:rsid w:val="00CA05D2"/>
    <w:rsid w:val="00CA1B1C"/>
    <w:rsid w:val="00CA2849"/>
    <w:rsid w:val="00CA28AF"/>
    <w:rsid w:val="00CA41D1"/>
    <w:rsid w:val="00CA43DE"/>
    <w:rsid w:val="00CA5C19"/>
    <w:rsid w:val="00CA6BB3"/>
    <w:rsid w:val="00CA6C87"/>
    <w:rsid w:val="00CA7D73"/>
    <w:rsid w:val="00CA7DB2"/>
    <w:rsid w:val="00CB0E48"/>
    <w:rsid w:val="00CB2315"/>
    <w:rsid w:val="00CB2586"/>
    <w:rsid w:val="00CB268A"/>
    <w:rsid w:val="00CB48FC"/>
    <w:rsid w:val="00CB49B0"/>
    <w:rsid w:val="00CB5342"/>
    <w:rsid w:val="00CB5811"/>
    <w:rsid w:val="00CB5D19"/>
    <w:rsid w:val="00CB748E"/>
    <w:rsid w:val="00CC29AB"/>
    <w:rsid w:val="00CC3628"/>
    <w:rsid w:val="00CC4643"/>
    <w:rsid w:val="00CC5F7B"/>
    <w:rsid w:val="00CC7889"/>
    <w:rsid w:val="00CC7EB6"/>
    <w:rsid w:val="00CD0D03"/>
    <w:rsid w:val="00CD30B0"/>
    <w:rsid w:val="00CD43FB"/>
    <w:rsid w:val="00CD4836"/>
    <w:rsid w:val="00CD5297"/>
    <w:rsid w:val="00CD535F"/>
    <w:rsid w:val="00CD6ACA"/>
    <w:rsid w:val="00CD6E1A"/>
    <w:rsid w:val="00CD730F"/>
    <w:rsid w:val="00CD7A9E"/>
    <w:rsid w:val="00CD7BAF"/>
    <w:rsid w:val="00CD7CD7"/>
    <w:rsid w:val="00CE00AB"/>
    <w:rsid w:val="00CE1BDA"/>
    <w:rsid w:val="00CE305C"/>
    <w:rsid w:val="00CE3244"/>
    <w:rsid w:val="00CE42F5"/>
    <w:rsid w:val="00CE438F"/>
    <w:rsid w:val="00CE4CC4"/>
    <w:rsid w:val="00CE5A16"/>
    <w:rsid w:val="00CF0820"/>
    <w:rsid w:val="00CF08A9"/>
    <w:rsid w:val="00CF20FD"/>
    <w:rsid w:val="00CF241E"/>
    <w:rsid w:val="00CF2B1D"/>
    <w:rsid w:val="00CF2C51"/>
    <w:rsid w:val="00CF3E47"/>
    <w:rsid w:val="00CF5E66"/>
    <w:rsid w:val="00CF5EC8"/>
    <w:rsid w:val="00D00055"/>
    <w:rsid w:val="00D00B80"/>
    <w:rsid w:val="00D00DFE"/>
    <w:rsid w:val="00D0334D"/>
    <w:rsid w:val="00D062F0"/>
    <w:rsid w:val="00D06FF4"/>
    <w:rsid w:val="00D078C3"/>
    <w:rsid w:val="00D12901"/>
    <w:rsid w:val="00D13999"/>
    <w:rsid w:val="00D151D0"/>
    <w:rsid w:val="00D15E12"/>
    <w:rsid w:val="00D1600A"/>
    <w:rsid w:val="00D218E8"/>
    <w:rsid w:val="00D21B5D"/>
    <w:rsid w:val="00D243FB"/>
    <w:rsid w:val="00D251B2"/>
    <w:rsid w:val="00D25C3A"/>
    <w:rsid w:val="00D25D1A"/>
    <w:rsid w:val="00D267D8"/>
    <w:rsid w:val="00D26E0C"/>
    <w:rsid w:val="00D30E62"/>
    <w:rsid w:val="00D30E6D"/>
    <w:rsid w:val="00D31109"/>
    <w:rsid w:val="00D31753"/>
    <w:rsid w:val="00D32043"/>
    <w:rsid w:val="00D32E10"/>
    <w:rsid w:val="00D350CF"/>
    <w:rsid w:val="00D356B8"/>
    <w:rsid w:val="00D37011"/>
    <w:rsid w:val="00D37773"/>
    <w:rsid w:val="00D4128D"/>
    <w:rsid w:val="00D42887"/>
    <w:rsid w:val="00D42A99"/>
    <w:rsid w:val="00D458B4"/>
    <w:rsid w:val="00D46976"/>
    <w:rsid w:val="00D46DDD"/>
    <w:rsid w:val="00D507B1"/>
    <w:rsid w:val="00D55378"/>
    <w:rsid w:val="00D55650"/>
    <w:rsid w:val="00D55B84"/>
    <w:rsid w:val="00D569C5"/>
    <w:rsid w:val="00D57EB9"/>
    <w:rsid w:val="00D57F80"/>
    <w:rsid w:val="00D61436"/>
    <w:rsid w:val="00D61BC6"/>
    <w:rsid w:val="00D62C38"/>
    <w:rsid w:val="00D639E6"/>
    <w:rsid w:val="00D64AC0"/>
    <w:rsid w:val="00D64C90"/>
    <w:rsid w:val="00D65151"/>
    <w:rsid w:val="00D663E1"/>
    <w:rsid w:val="00D66AAD"/>
    <w:rsid w:val="00D672EF"/>
    <w:rsid w:val="00D67E3C"/>
    <w:rsid w:val="00D71F23"/>
    <w:rsid w:val="00D741E0"/>
    <w:rsid w:val="00D74561"/>
    <w:rsid w:val="00D74686"/>
    <w:rsid w:val="00D752D0"/>
    <w:rsid w:val="00D75615"/>
    <w:rsid w:val="00D763B4"/>
    <w:rsid w:val="00D77FA8"/>
    <w:rsid w:val="00D8037D"/>
    <w:rsid w:val="00D80D8B"/>
    <w:rsid w:val="00D80FEA"/>
    <w:rsid w:val="00D81C37"/>
    <w:rsid w:val="00D83757"/>
    <w:rsid w:val="00D837FC"/>
    <w:rsid w:val="00D85BC4"/>
    <w:rsid w:val="00D86F06"/>
    <w:rsid w:val="00D8758B"/>
    <w:rsid w:val="00D87733"/>
    <w:rsid w:val="00D910CD"/>
    <w:rsid w:val="00D92A92"/>
    <w:rsid w:val="00D93071"/>
    <w:rsid w:val="00D93396"/>
    <w:rsid w:val="00D9568A"/>
    <w:rsid w:val="00D95861"/>
    <w:rsid w:val="00D95E4A"/>
    <w:rsid w:val="00D960FF"/>
    <w:rsid w:val="00D96947"/>
    <w:rsid w:val="00DA00E1"/>
    <w:rsid w:val="00DA06A1"/>
    <w:rsid w:val="00DA1B18"/>
    <w:rsid w:val="00DA1D0F"/>
    <w:rsid w:val="00DA376A"/>
    <w:rsid w:val="00DA4177"/>
    <w:rsid w:val="00DA472B"/>
    <w:rsid w:val="00DA6138"/>
    <w:rsid w:val="00DA7377"/>
    <w:rsid w:val="00DB1D4D"/>
    <w:rsid w:val="00DB2417"/>
    <w:rsid w:val="00DB57AD"/>
    <w:rsid w:val="00DB69A9"/>
    <w:rsid w:val="00DC1A2B"/>
    <w:rsid w:val="00DC3712"/>
    <w:rsid w:val="00DC4246"/>
    <w:rsid w:val="00DC4EEB"/>
    <w:rsid w:val="00DC4F69"/>
    <w:rsid w:val="00DC5313"/>
    <w:rsid w:val="00DC7856"/>
    <w:rsid w:val="00DD0560"/>
    <w:rsid w:val="00DD1625"/>
    <w:rsid w:val="00DD2062"/>
    <w:rsid w:val="00DD28B1"/>
    <w:rsid w:val="00DD3ED1"/>
    <w:rsid w:val="00DD4F5E"/>
    <w:rsid w:val="00DD5C0E"/>
    <w:rsid w:val="00DD7019"/>
    <w:rsid w:val="00DD7FB2"/>
    <w:rsid w:val="00DE1BC0"/>
    <w:rsid w:val="00DE247B"/>
    <w:rsid w:val="00DE3618"/>
    <w:rsid w:val="00DE4AC0"/>
    <w:rsid w:val="00DE7B2D"/>
    <w:rsid w:val="00DE7ECA"/>
    <w:rsid w:val="00DF3B78"/>
    <w:rsid w:val="00DF40C9"/>
    <w:rsid w:val="00DF5295"/>
    <w:rsid w:val="00DF56C4"/>
    <w:rsid w:val="00DF646D"/>
    <w:rsid w:val="00E0199D"/>
    <w:rsid w:val="00E035C0"/>
    <w:rsid w:val="00E0453A"/>
    <w:rsid w:val="00E054B2"/>
    <w:rsid w:val="00E12A04"/>
    <w:rsid w:val="00E12B7D"/>
    <w:rsid w:val="00E13144"/>
    <w:rsid w:val="00E1325A"/>
    <w:rsid w:val="00E1569E"/>
    <w:rsid w:val="00E1735C"/>
    <w:rsid w:val="00E17548"/>
    <w:rsid w:val="00E177FC"/>
    <w:rsid w:val="00E21958"/>
    <w:rsid w:val="00E253FC"/>
    <w:rsid w:val="00E25D15"/>
    <w:rsid w:val="00E2603F"/>
    <w:rsid w:val="00E26A4F"/>
    <w:rsid w:val="00E26BF1"/>
    <w:rsid w:val="00E33342"/>
    <w:rsid w:val="00E333AA"/>
    <w:rsid w:val="00E355EC"/>
    <w:rsid w:val="00E35A08"/>
    <w:rsid w:val="00E37135"/>
    <w:rsid w:val="00E4188D"/>
    <w:rsid w:val="00E41A27"/>
    <w:rsid w:val="00E44937"/>
    <w:rsid w:val="00E450E4"/>
    <w:rsid w:val="00E46103"/>
    <w:rsid w:val="00E46D48"/>
    <w:rsid w:val="00E47627"/>
    <w:rsid w:val="00E47C35"/>
    <w:rsid w:val="00E47F81"/>
    <w:rsid w:val="00E51CEF"/>
    <w:rsid w:val="00E51DF3"/>
    <w:rsid w:val="00E525CD"/>
    <w:rsid w:val="00E532BB"/>
    <w:rsid w:val="00E53F14"/>
    <w:rsid w:val="00E54B7A"/>
    <w:rsid w:val="00E5509A"/>
    <w:rsid w:val="00E55DF7"/>
    <w:rsid w:val="00E57093"/>
    <w:rsid w:val="00E57A09"/>
    <w:rsid w:val="00E60FA7"/>
    <w:rsid w:val="00E61F3A"/>
    <w:rsid w:val="00E624CB"/>
    <w:rsid w:val="00E62880"/>
    <w:rsid w:val="00E6368C"/>
    <w:rsid w:val="00E637DA"/>
    <w:rsid w:val="00E63C4C"/>
    <w:rsid w:val="00E6413D"/>
    <w:rsid w:val="00E666E4"/>
    <w:rsid w:val="00E672B4"/>
    <w:rsid w:val="00E67F5E"/>
    <w:rsid w:val="00E71256"/>
    <w:rsid w:val="00E71C3E"/>
    <w:rsid w:val="00E72B48"/>
    <w:rsid w:val="00E75F7E"/>
    <w:rsid w:val="00E76581"/>
    <w:rsid w:val="00E803CD"/>
    <w:rsid w:val="00E80E73"/>
    <w:rsid w:val="00E817C5"/>
    <w:rsid w:val="00E81D1A"/>
    <w:rsid w:val="00E824AB"/>
    <w:rsid w:val="00E830DE"/>
    <w:rsid w:val="00E83E08"/>
    <w:rsid w:val="00E84C58"/>
    <w:rsid w:val="00E8545C"/>
    <w:rsid w:val="00E85C6A"/>
    <w:rsid w:val="00E8605E"/>
    <w:rsid w:val="00E86B41"/>
    <w:rsid w:val="00E871E3"/>
    <w:rsid w:val="00E9102F"/>
    <w:rsid w:val="00E93043"/>
    <w:rsid w:val="00E93E39"/>
    <w:rsid w:val="00E940C5"/>
    <w:rsid w:val="00E96A66"/>
    <w:rsid w:val="00E96C3B"/>
    <w:rsid w:val="00EA0846"/>
    <w:rsid w:val="00EA0A88"/>
    <w:rsid w:val="00EA3211"/>
    <w:rsid w:val="00EA385D"/>
    <w:rsid w:val="00EA50C0"/>
    <w:rsid w:val="00EA6E34"/>
    <w:rsid w:val="00EB14B5"/>
    <w:rsid w:val="00EB2907"/>
    <w:rsid w:val="00EB4E7B"/>
    <w:rsid w:val="00EB5126"/>
    <w:rsid w:val="00EB530E"/>
    <w:rsid w:val="00EB595D"/>
    <w:rsid w:val="00EB6729"/>
    <w:rsid w:val="00EB698C"/>
    <w:rsid w:val="00EB69EC"/>
    <w:rsid w:val="00EC229F"/>
    <w:rsid w:val="00EC32F4"/>
    <w:rsid w:val="00EC4664"/>
    <w:rsid w:val="00EC46F8"/>
    <w:rsid w:val="00EC5CB3"/>
    <w:rsid w:val="00EC684B"/>
    <w:rsid w:val="00EC6D9D"/>
    <w:rsid w:val="00ED0CE2"/>
    <w:rsid w:val="00ED2593"/>
    <w:rsid w:val="00ED4DD2"/>
    <w:rsid w:val="00ED5817"/>
    <w:rsid w:val="00ED6DC8"/>
    <w:rsid w:val="00ED6F09"/>
    <w:rsid w:val="00ED71C1"/>
    <w:rsid w:val="00EE054C"/>
    <w:rsid w:val="00EE0900"/>
    <w:rsid w:val="00EE3054"/>
    <w:rsid w:val="00EE3B65"/>
    <w:rsid w:val="00EE3C7D"/>
    <w:rsid w:val="00EE4B35"/>
    <w:rsid w:val="00EE6862"/>
    <w:rsid w:val="00EE7DA6"/>
    <w:rsid w:val="00EF1321"/>
    <w:rsid w:val="00EF1712"/>
    <w:rsid w:val="00EF226B"/>
    <w:rsid w:val="00EF22A2"/>
    <w:rsid w:val="00EF25B3"/>
    <w:rsid w:val="00EF2B50"/>
    <w:rsid w:val="00EF41D4"/>
    <w:rsid w:val="00EF43EA"/>
    <w:rsid w:val="00EF4629"/>
    <w:rsid w:val="00EF49CC"/>
    <w:rsid w:val="00EF4E21"/>
    <w:rsid w:val="00EF6695"/>
    <w:rsid w:val="00F0017D"/>
    <w:rsid w:val="00F00B6B"/>
    <w:rsid w:val="00F01D2D"/>
    <w:rsid w:val="00F02A19"/>
    <w:rsid w:val="00F05AF9"/>
    <w:rsid w:val="00F06C09"/>
    <w:rsid w:val="00F074B9"/>
    <w:rsid w:val="00F07CAD"/>
    <w:rsid w:val="00F07EA9"/>
    <w:rsid w:val="00F1015F"/>
    <w:rsid w:val="00F117FB"/>
    <w:rsid w:val="00F118BD"/>
    <w:rsid w:val="00F13619"/>
    <w:rsid w:val="00F15F7F"/>
    <w:rsid w:val="00F16E0D"/>
    <w:rsid w:val="00F177DE"/>
    <w:rsid w:val="00F21538"/>
    <w:rsid w:val="00F21D72"/>
    <w:rsid w:val="00F229A5"/>
    <w:rsid w:val="00F255FD"/>
    <w:rsid w:val="00F264BB"/>
    <w:rsid w:val="00F26CC8"/>
    <w:rsid w:val="00F336F8"/>
    <w:rsid w:val="00F359EA"/>
    <w:rsid w:val="00F36E99"/>
    <w:rsid w:val="00F37215"/>
    <w:rsid w:val="00F413FD"/>
    <w:rsid w:val="00F4154E"/>
    <w:rsid w:val="00F41DD6"/>
    <w:rsid w:val="00F42452"/>
    <w:rsid w:val="00F44930"/>
    <w:rsid w:val="00F457DA"/>
    <w:rsid w:val="00F46A43"/>
    <w:rsid w:val="00F4702A"/>
    <w:rsid w:val="00F54194"/>
    <w:rsid w:val="00F5443E"/>
    <w:rsid w:val="00F5557C"/>
    <w:rsid w:val="00F56929"/>
    <w:rsid w:val="00F5705D"/>
    <w:rsid w:val="00F574CE"/>
    <w:rsid w:val="00F57658"/>
    <w:rsid w:val="00F61AB4"/>
    <w:rsid w:val="00F61EFA"/>
    <w:rsid w:val="00F62640"/>
    <w:rsid w:val="00F62BAB"/>
    <w:rsid w:val="00F65E35"/>
    <w:rsid w:val="00F661DE"/>
    <w:rsid w:val="00F667E2"/>
    <w:rsid w:val="00F67860"/>
    <w:rsid w:val="00F70627"/>
    <w:rsid w:val="00F70836"/>
    <w:rsid w:val="00F71717"/>
    <w:rsid w:val="00F72AD3"/>
    <w:rsid w:val="00F75E18"/>
    <w:rsid w:val="00F8066A"/>
    <w:rsid w:val="00F80F16"/>
    <w:rsid w:val="00F816DD"/>
    <w:rsid w:val="00F81982"/>
    <w:rsid w:val="00F829A7"/>
    <w:rsid w:val="00F83234"/>
    <w:rsid w:val="00F83F43"/>
    <w:rsid w:val="00F84901"/>
    <w:rsid w:val="00F85613"/>
    <w:rsid w:val="00F86237"/>
    <w:rsid w:val="00F868BB"/>
    <w:rsid w:val="00F86D49"/>
    <w:rsid w:val="00F87FF5"/>
    <w:rsid w:val="00F90C59"/>
    <w:rsid w:val="00F9129D"/>
    <w:rsid w:val="00F91BA8"/>
    <w:rsid w:val="00F91E2B"/>
    <w:rsid w:val="00F925AA"/>
    <w:rsid w:val="00F92670"/>
    <w:rsid w:val="00F93340"/>
    <w:rsid w:val="00F94953"/>
    <w:rsid w:val="00F94956"/>
    <w:rsid w:val="00F94C15"/>
    <w:rsid w:val="00F96613"/>
    <w:rsid w:val="00FA1B48"/>
    <w:rsid w:val="00FA1F43"/>
    <w:rsid w:val="00FA220F"/>
    <w:rsid w:val="00FA2544"/>
    <w:rsid w:val="00FA2EA1"/>
    <w:rsid w:val="00FA3A2B"/>
    <w:rsid w:val="00FA3F9D"/>
    <w:rsid w:val="00FA41B3"/>
    <w:rsid w:val="00FA4548"/>
    <w:rsid w:val="00FA4748"/>
    <w:rsid w:val="00FA4EE8"/>
    <w:rsid w:val="00FA56EC"/>
    <w:rsid w:val="00FA5A9E"/>
    <w:rsid w:val="00FB0D37"/>
    <w:rsid w:val="00FB2CAD"/>
    <w:rsid w:val="00FB3011"/>
    <w:rsid w:val="00FB3043"/>
    <w:rsid w:val="00FB3BF6"/>
    <w:rsid w:val="00FB42B8"/>
    <w:rsid w:val="00FB6A57"/>
    <w:rsid w:val="00FB7852"/>
    <w:rsid w:val="00FB7BE9"/>
    <w:rsid w:val="00FC1C9D"/>
    <w:rsid w:val="00FC2990"/>
    <w:rsid w:val="00FC2BA9"/>
    <w:rsid w:val="00FC318D"/>
    <w:rsid w:val="00FC39B7"/>
    <w:rsid w:val="00FC44DC"/>
    <w:rsid w:val="00FC46E3"/>
    <w:rsid w:val="00FC5C56"/>
    <w:rsid w:val="00FC6CE8"/>
    <w:rsid w:val="00FD016C"/>
    <w:rsid w:val="00FD0F49"/>
    <w:rsid w:val="00FD107D"/>
    <w:rsid w:val="00FD125C"/>
    <w:rsid w:val="00FD1EA1"/>
    <w:rsid w:val="00FD272A"/>
    <w:rsid w:val="00FD5BEB"/>
    <w:rsid w:val="00FD6417"/>
    <w:rsid w:val="00FD6427"/>
    <w:rsid w:val="00FD70AF"/>
    <w:rsid w:val="00FD750F"/>
    <w:rsid w:val="00FE0D52"/>
    <w:rsid w:val="00FE2C3D"/>
    <w:rsid w:val="00FE2D9A"/>
    <w:rsid w:val="00FE3470"/>
    <w:rsid w:val="00FE38A9"/>
    <w:rsid w:val="00FE49A5"/>
    <w:rsid w:val="00FE4ECC"/>
    <w:rsid w:val="00FE6271"/>
    <w:rsid w:val="00FE6704"/>
    <w:rsid w:val="00FE756C"/>
    <w:rsid w:val="00FE76DC"/>
    <w:rsid w:val="00FE7CCF"/>
    <w:rsid w:val="00FF0310"/>
    <w:rsid w:val="00FF0E1D"/>
    <w:rsid w:val="00FF2061"/>
    <w:rsid w:val="00FF242E"/>
    <w:rsid w:val="00FF5CE2"/>
    <w:rsid w:val="00FF5E6F"/>
    <w:rsid w:val="00FF5FA4"/>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15:docId w15:val="{0B02F8BB-BEAA-4B38-8EB6-6CE6FECFB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4"/>
        <w:szCs w:val="24"/>
        <w:lang w:val="en-AU" w:eastAsia="en-US" w:bidi="ar-SA"/>
      </w:rPr>
    </w:rPrDefault>
    <w:pPrDefault>
      <w:pPr>
        <w:spacing w:before="120" w:line="280" w:lineRule="exact"/>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uiPriority="0" w:qFormat="1"/>
    <w:lsdException w:name="heading 4" w:uiPriority="1" w:qFormat="1"/>
    <w:lsdException w:name="heading 5" w:uiPriority="0" w:qFormat="1"/>
    <w:lsdException w:name="heading 6" w:uiPriority="0" w:qFormat="1"/>
    <w:lsdException w:name="heading 7" w:uiPriority="0" w:qFormat="1"/>
    <w:lsdException w:name="heading 8" w:semiHidden="1" w:uiPriority="0" w:qFormat="1"/>
    <w:lsdException w:name="heading 9" w:semiHidden="1" w:uiPriority="0"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qFormat="1"/>
    <w:lsdException w:name="footer" w:semiHidden="1" w:unhideWhenUsed="1" w:qFormat="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iPriority="0" w:unhideWhenUsed="1"/>
    <w:lsdException w:name="macro" w:semiHidden="1" w:uiPriority="0" w:unhideWhenUsed="1"/>
    <w:lsdException w:name="toa heading" w:semiHidden="1" w:uiPriority="0" w:unhideWhenUsed="1"/>
    <w:lsdException w:name="List" w:uiPriority="2" w:unhideWhenUsed="1" w:qFormat="1"/>
    <w:lsdException w:name="List Bullet" w:uiPriority="2" w:unhideWhenUsed="1" w:qFormat="1"/>
    <w:lsdException w:name="List Number" w:semiHidden="1" w:uiPriority="0" w:unhideWhenUsed="1"/>
    <w:lsdException w:name="List 2" w:uiPriority="2" w:unhideWhenUsed="1" w:qFormat="1"/>
    <w:lsdException w:name="List 3" w:uiPriority="2" w:unhideWhenUsed="1" w:qFormat="1"/>
    <w:lsdException w:name="List 4" w:uiPriority="2" w:unhideWhenUsed="1" w:qFormat="1"/>
    <w:lsdException w:name="List 5" w:uiPriority="2" w:unhideWhenUsed="1" w:qFormat="1"/>
    <w:lsdException w:name="List Bullet 2" w:uiPriority="2" w:unhideWhenUsed="1" w:qFormat="1"/>
    <w:lsdException w:name="List Bullet 3" w:uiPriority="2" w:unhideWhenUsed="1" w:qFormat="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iPriority="0" w:unhideWhenUsed="1"/>
    <w:lsdException w:name="Signature" w:semiHidden="1" w:uiPriority="0"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iPriority="0" w:unhideWhenUsed="1"/>
    <w:lsdException w:name="Date" w:semiHidden="1" w:uiPriority="0" w:unhideWhenUsed="1"/>
    <w:lsdException w:name="Body Text First Indent" w:semiHidden="1" w:uiPriority="0" w:unhideWhenUsed="1"/>
    <w:lsdException w:name="Body Text First Indent 2" w:semiHidden="1" w:uiPriority="0"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qFormat="1"/>
    <w:lsdException w:name="FollowedHyperlink" w:semiHidden="1" w:unhideWhenUsed="1"/>
    <w:lsdException w:name="Strong" w:uiPriority="0" w:qFormat="1"/>
    <w:lsdException w:name="Emphasis" w:uiPriority="20" w:qFormat="1"/>
    <w:lsdException w:name="Document Map" w:semiHidden="1" w:uiPriority="0"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3"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0"/>
    <w:lsdException w:name="Plain Table 2" w:uiPriority="0"/>
    <w:lsdException w:name="Plain Table 3" w:uiPriority="0"/>
    <w:lsdException w:name="Plain Table 4" w:uiPriority="0"/>
    <w:lsdException w:name="Plain Table 5" w:uiPriority="0"/>
    <w:lsdException w:name="Grid Table Light" w:uiPriority="0"/>
    <w:lsdException w:name="Grid Table 1 Light" w:uiPriority="0"/>
    <w:lsdException w:name="Grid Table 2" w:uiPriority="0"/>
    <w:lsdException w:name="Grid Table 3" w:uiPriority="0"/>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47CF8"/>
    <w:pPr>
      <w:jc w:val="both"/>
    </w:pPr>
    <w:rPr>
      <w:rFonts w:ascii="Arial" w:hAnsi="Arial"/>
      <w:sz w:val="20"/>
      <w:lang w:val="en-US"/>
    </w:rPr>
  </w:style>
  <w:style w:type="paragraph" w:styleId="Heading1">
    <w:name w:val="heading 1"/>
    <w:aliases w:val="h1"/>
    <w:next w:val="BodyText"/>
    <w:link w:val="Heading1Char"/>
    <w:uiPriority w:val="9"/>
    <w:qFormat/>
    <w:rsid w:val="00E75F7E"/>
    <w:pPr>
      <w:keepNext/>
      <w:keepLines/>
      <w:pageBreakBefore/>
      <w:spacing w:before="0" w:line="360" w:lineRule="exact"/>
      <w:jc w:val="center"/>
      <w:outlineLvl w:val="0"/>
    </w:pPr>
    <w:rPr>
      <w:rFonts w:ascii="Arial" w:eastAsiaTheme="majorEastAsia" w:hAnsi="Arial" w:cstheme="majorBidi"/>
      <w:b/>
      <w:bCs/>
      <w:caps/>
      <w:sz w:val="28"/>
      <w:szCs w:val="28"/>
      <w:lang w:val="en-US"/>
    </w:rPr>
  </w:style>
  <w:style w:type="paragraph" w:styleId="Heading2">
    <w:name w:val="heading 2"/>
    <w:aliases w:val="Heading 2 Char1,Heading 2 Char Char1,Chapter Headings Char Char,Heading 2 Char Char Char Char1,Heading 2 Char Char Char1,Heading 2 Char Char Char Char Char1,Heading 2 Char Char Char Char Char Char,Heading 2 Char1 Char Char,Heading 2 Char1 Char"/>
    <w:basedOn w:val="Normal"/>
    <w:next w:val="BodyText"/>
    <w:link w:val="Heading2Char"/>
    <w:autoRedefine/>
    <w:qFormat/>
    <w:rsid w:val="00505100"/>
    <w:pPr>
      <w:keepNext/>
      <w:keepLines/>
      <w:spacing w:before="240" w:line="320" w:lineRule="exact"/>
      <w:jc w:val="left"/>
      <w:outlineLvl w:val="1"/>
    </w:pPr>
    <w:rPr>
      <w:rFonts w:eastAsia="Times New Roman" w:cs="Arial"/>
      <w:b/>
      <w:bCs/>
      <w:iCs/>
      <w:kern w:val="20"/>
      <w:sz w:val="24"/>
    </w:rPr>
  </w:style>
  <w:style w:type="paragraph" w:styleId="Heading3">
    <w:name w:val="heading 3"/>
    <w:aliases w:val="H3,Heading 3 Char1,Heading 3 Char Char,Heading 3 Char2 Char,Heading 3 Char1 Char Char,Heading 3 Char Char Char Char,Heading 3 Char Char1 Char"/>
    <w:basedOn w:val="Normal"/>
    <w:next w:val="BodyText"/>
    <w:link w:val="Heading3Char"/>
    <w:qFormat/>
    <w:rsid w:val="00E75F7E"/>
    <w:pPr>
      <w:keepNext/>
      <w:keepLines/>
      <w:spacing w:before="240"/>
      <w:jc w:val="left"/>
      <w:outlineLvl w:val="2"/>
    </w:pPr>
    <w:rPr>
      <w:rFonts w:eastAsia="Times New Roman" w:cs="Times New Roman"/>
      <w:b/>
      <w:bCs/>
      <w:kern w:val="20"/>
      <w:szCs w:val="26"/>
    </w:rPr>
  </w:style>
  <w:style w:type="paragraph" w:styleId="Heading4">
    <w:name w:val="heading 4"/>
    <w:aliases w:val="H4"/>
    <w:basedOn w:val="Heading3"/>
    <w:next w:val="BodyText"/>
    <w:link w:val="Heading4Char"/>
    <w:uiPriority w:val="1"/>
    <w:qFormat/>
    <w:rsid w:val="00E75F7E"/>
    <w:pPr>
      <w:outlineLvl w:val="3"/>
    </w:pPr>
    <w:rPr>
      <w:b w:val="0"/>
      <w:bCs w:val="0"/>
      <w:i/>
      <w:iCs/>
    </w:rPr>
  </w:style>
  <w:style w:type="paragraph" w:styleId="Heading5">
    <w:name w:val="heading 5"/>
    <w:basedOn w:val="Heading4"/>
    <w:next w:val="Normal"/>
    <w:link w:val="Heading5Char"/>
    <w:qFormat/>
    <w:rsid w:val="00E75F7E"/>
    <w:pPr>
      <w:outlineLvl w:val="4"/>
    </w:pPr>
    <w:rPr>
      <w:i w:val="0"/>
    </w:rPr>
  </w:style>
  <w:style w:type="paragraph" w:styleId="Heading6">
    <w:name w:val="heading 6"/>
    <w:basedOn w:val="Heading5"/>
    <w:next w:val="Normal"/>
    <w:link w:val="Heading6Char"/>
    <w:qFormat/>
    <w:rsid w:val="00E75F7E"/>
    <w:pPr>
      <w:outlineLvl w:val="5"/>
    </w:pPr>
    <w:rPr>
      <w:iCs w:val="0"/>
    </w:rPr>
  </w:style>
  <w:style w:type="paragraph" w:styleId="Heading7">
    <w:name w:val="heading 7"/>
    <w:basedOn w:val="Heading6"/>
    <w:next w:val="Normal"/>
    <w:link w:val="Heading7Char"/>
    <w:qFormat/>
    <w:rsid w:val="00E75F7E"/>
    <w:pPr>
      <w:ind w:left="547"/>
      <w:outlineLvl w:val="6"/>
    </w:pPr>
    <w:rPr>
      <w:iCs/>
    </w:rPr>
  </w:style>
  <w:style w:type="paragraph" w:styleId="Heading8">
    <w:name w:val="heading 8"/>
    <w:basedOn w:val="Normal"/>
    <w:next w:val="Normal"/>
    <w:link w:val="Heading8Char"/>
    <w:qFormat/>
    <w:rsid w:val="00B37CBE"/>
    <w:pPr>
      <w:spacing w:before="240" w:after="60"/>
      <w:outlineLvl w:val="7"/>
    </w:pPr>
    <w:rPr>
      <w:rFonts w:ascii="Times New Roman" w:eastAsia="Times New Roman" w:hAnsi="Times New Roman" w:cs="Times New Roman"/>
      <w:i/>
      <w:iCs/>
      <w:kern w:val="8"/>
      <w:sz w:val="24"/>
      <w:lang w:bidi="he-IL"/>
    </w:rPr>
  </w:style>
  <w:style w:type="paragraph" w:styleId="Heading9">
    <w:name w:val="heading 9"/>
    <w:basedOn w:val="Normal"/>
    <w:next w:val="Normal"/>
    <w:link w:val="Heading9Char"/>
    <w:qFormat/>
    <w:rsid w:val="00B37CBE"/>
    <w:pPr>
      <w:spacing w:before="240" w:after="60"/>
      <w:outlineLvl w:val="8"/>
    </w:pPr>
    <w:rPr>
      <w:rFonts w:eastAsia="Times New Roman" w:cs="Arial"/>
      <w:kern w:val="8"/>
      <w:sz w:val="22"/>
      <w:szCs w:val="22"/>
      <w:lang w:bidi="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
    <w:basedOn w:val="DefaultParagraphFont"/>
    <w:link w:val="Heading1"/>
    <w:uiPriority w:val="9"/>
    <w:rsid w:val="00E75F7E"/>
    <w:rPr>
      <w:rFonts w:ascii="Arial" w:eastAsiaTheme="majorEastAsia" w:hAnsi="Arial" w:cstheme="majorBidi"/>
      <w:b/>
      <w:bCs/>
      <w:caps/>
      <w:sz w:val="28"/>
      <w:szCs w:val="28"/>
      <w:lang w:val="en-US"/>
    </w:rPr>
  </w:style>
  <w:style w:type="character" w:customStyle="1" w:styleId="Heading2Char">
    <w:name w:val="Heading 2 Char"/>
    <w:aliases w:val="Heading 2 Char1 Char1,Heading 2 Char Char1 Char,Chapter Headings Char Char Char,Heading 2 Char Char Char Char1 Char,Heading 2 Char Char Char1 Char,Heading 2 Char Char Char Char Char1 Char,Heading 2 Char Char Char Char Char Char Char"/>
    <w:link w:val="Heading2"/>
    <w:rsid w:val="00505100"/>
    <w:rPr>
      <w:rFonts w:ascii="Arial" w:eastAsia="Times New Roman" w:hAnsi="Arial" w:cs="Arial"/>
      <w:b/>
      <w:bCs/>
      <w:iCs/>
      <w:kern w:val="20"/>
      <w:lang w:val="en-US"/>
    </w:rPr>
  </w:style>
  <w:style w:type="character" w:customStyle="1" w:styleId="Heading3Char">
    <w:name w:val="Heading 3 Char"/>
    <w:aliases w:val="H3 Char,Heading 3 Char1 Char1,Heading 3 Char Char Char1,Heading 3 Char2 Char Char1,Heading 3 Char1 Char Char Char1,Heading 3 Char Char Char Char Char1,Heading 3 Char Char1 Char Char1"/>
    <w:link w:val="Heading3"/>
    <w:rsid w:val="00E75F7E"/>
    <w:rPr>
      <w:rFonts w:ascii="Arial" w:eastAsia="Times New Roman" w:hAnsi="Arial" w:cs="Times New Roman"/>
      <w:b/>
      <w:bCs/>
      <w:kern w:val="20"/>
      <w:sz w:val="20"/>
      <w:szCs w:val="26"/>
      <w:lang w:val="en-US"/>
    </w:rPr>
  </w:style>
  <w:style w:type="character" w:customStyle="1" w:styleId="Heading4Char">
    <w:name w:val="Heading 4 Char"/>
    <w:aliases w:val="H4 Char"/>
    <w:basedOn w:val="DefaultParagraphFont"/>
    <w:link w:val="Heading4"/>
    <w:uiPriority w:val="1"/>
    <w:rsid w:val="00E75F7E"/>
    <w:rPr>
      <w:rFonts w:ascii="Arial" w:eastAsia="Times New Roman" w:hAnsi="Arial" w:cs="Times New Roman"/>
      <w:i/>
      <w:iCs/>
      <w:kern w:val="20"/>
      <w:sz w:val="20"/>
      <w:szCs w:val="26"/>
      <w:lang w:val="en-US"/>
    </w:rPr>
  </w:style>
  <w:style w:type="character" w:customStyle="1" w:styleId="Heading5Char">
    <w:name w:val="Heading 5 Char"/>
    <w:basedOn w:val="DefaultParagraphFont"/>
    <w:link w:val="Heading5"/>
    <w:rsid w:val="00E75F7E"/>
    <w:rPr>
      <w:rFonts w:ascii="Arial" w:eastAsia="Times New Roman" w:hAnsi="Arial" w:cs="Times New Roman"/>
      <w:iCs/>
      <w:kern w:val="20"/>
      <w:sz w:val="20"/>
      <w:szCs w:val="26"/>
      <w:lang w:val="en-US"/>
    </w:rPr>
  </w:style>
  <w:style w:type="character" w:customStyle="1" w:styleId="Heading6Char">
    <w:name w:val="Heading 6 Char"/>
    <w:basedOn w:val="DefaultParagraphFont"/>
    <w:link w:val="Heading6"/>
    <w:rsid w:val="00E75F7E"/>
    <w:rPr>
      <w:rFonts w:ascii="Arial" w:eastAsia="Times New Roman" w:hAnsi="Arial" w:cs="Times New Roman"/>
      <w:kern w:val="20"/>
      <w:sz w:val="20"/>
      <w:szCs w:val="26"/>
      <w:lang w:val="en-US"/>
    </w:rPr>
  </w:style>
  <w:style w:type="character" w:customStyle="1" w:styleId="Heading7Char">
    <w:name w:val="Heading 7 Char"/>
    <w:basedOn w:val="DefaultParagraphFont"/>
    <w:link w:val="Heading7"/>
    <w:rsid w:val="00E75F7E"/>
    <w:rPr>
      <w:rFonts w:ascii="Arial" w:eastAsia="Times New Roman" w:hAnsi="Arial" w:cs="Times New Roman"/>
      <w:iCs/>
      <w:kern w:val="20"/>
      <w:sz w:val="20"/>
      <w:szCs w:val="26"/>
      <w:lang w:val="en-US"/>
    </w:rPr>
  </w:style>
  <w:style w:type="paragraph" w:styleId="List">
    <w:name w:val="List"/>
    <w:aliases w:val="List_HB"/>
    <w:uiPriority w:val="2"/>
    <w:qFormat/>
    <w:pPr>
      <w:numPr>
        <w:numId w:val="4"/>
      </w:numPr>
      <w:jc w:val="both"/>
    </w:pPr>
    <w:rPr>
      <w:rFonts w:ascii="Arial" w:hAnsi="Arial"/>
      <w:sz w:val="20"/>
      <w:lang w:val="en-US"/>
    </w:rPr>
  </w:style>
  <w:style w:type="paragraph" w:styleId="List2">
    <w:name w:val="List 2"/>
    <w:aliases w:val="List 2_HB"/>
    <w:basedOn w:val="List"/>
    <w:uiPriority w:val="2"/>
    <w:qFormat/>
    <w:pPr>
      <w:numPr>
        <w:ilvl w:val="1"/>
      </w:numPr>
      <w:outlineLvl w:val="1"/>
    </w:pPr>
  </w:style>
  <w:style w:type="paragraph" w:styleId="List3">
    <w:name w:val="List 3"/>
    <w:aliases w:val="List 3_HB"/>
    <w:basedOn w:val="List2"/>
    <w:uiPriority w:val="2"/>
    <w:qFormat/>
    <w:pPr>
      <w:numPr>
        <w:ilvl w:val="2"/>
      </w:numPr>
      <w:outlineLvl w:val="2"/>
    </w:pPr>
  </w:style>
  <w:style w:type="paragraph" w:styleId="List4">
    <w:name w:val="List 4"/>
    <w:aliases w:val="List 4_HB"/>
    <w:basedOn w:val="List3"/>
    <w:uiPriority w:val="2"/>
    <w:qFormat/>
    <w:pPr>
      <w:numPr>
        <w:ilvl w:val="3"/>
      </w:numPr>
      <w:outlineLvl w:val="3"/>
    </w:pPr>
  </w:style>
  <w:style w:type="paragraph" w:styleId="List5">
    <w:name w:val="List 5"/>
    <w:aliases w:val="List 5_HB"/>
    <w:basedOn w:val="List4"/>
    <w:uiPriority w:val="2"/>
    <w:qFormat/>
    <w:pPr>
      <w:numPr>
        <w:ilvl w:val="4"/>
      </w:numPr>
      <w:outlineLvl w:val="4"/>
    </w:pPr>
  </w:style>
  <w:style w:type="paragraph" w:styleId="ListBullet">
    <w:name w:val="List Bullet"/>
    <w:uiPriority w:val="2"/>
    <w:qFormat/>
    <w:pPr>
      <w:numPr>
        <w:numId w:val="5"/>
      </w:numPr>
      <w:jc w:val="both"/>
      <w:outlineLvl w:val="0"/>
    </w:pPr>
    <w:rPr>
      <w:rFonts w:ascii="Arial" w:hAnsi="Arial"/>
      <w:sz w:val="20"/>
      <w:lang w:val="en-US"/>
    </w:rPr>
  </w:style>
  <w:style w:type="paragraph" w:styleId="ListBullet2">
    <w:name w:val="List Bullet 2"/>
    <w:basedOn w:val="ListBullet"/>
    <w:uiPriority w:val="2"/>
    <w:qFormat/>
    <w:pPr>
      <w:numPr>
        <w:ilvl w:val="1"/>
      </w:numPr>
      <w:outlineLvl w:val="1"/>
    </w:pPr>
  </w:style>
  <w:style w:type="paragraph" w:styleId="ListBullet3">
    <w:name w:val="List Bullet 3"/>
    <w:basedOn w:val="Normal"/>
    <w:uiPriority w:val="2"/>
    <w:qFormat/>
    <w:pPr>
      <w:numPr>
        <w:ilvl w:val="2"/>
        <w:numId w:val="5"/>
      </w:numPr>
      <w:outlineLvl w:val="2"/>
    </w:pPr>
  </w:style>
  <w:style w:type="numbering" w:customStyle="1" w:styleId="IFACNumberedList">
    <w:name w:val="IFAC Numbered List"/>
    <w:uiPriority w:val="99"/>
    <w:pPr>
      <w:numPr>
        <w:numId w:val="1"/>
      </w:numPr>
    </w:pPr>
  </w:style>
  <w:style w:type="numbering" w:customStyle="1" w:styleId="IFACBulletList">
    <w:name w:val="IFAC Bullet List"/>
    <w:uiPriority w:val="99"/>
    <w:pPr>
      <w:numPr>
        <w:numId w:val="2"/>
      </w:numPr>
    </w:pPr>
  </w:style>
  <w:style w:type="paragraph" w:styleId="Bibliography">
    <w:name w:val="Bibliography"/>
    <w:basedOn w:val="Normal"/>
    <w:next w:val="Normal"/>
    <w:uiPriority w:val="37"/>
    <w:qFormat/>
    <w:pPr>
      <w:ind w:left="144" w:hanging="144"/>
    </w:pPr>
  </w:style>
  <w:style w:type="paragraph" w:styleId="Quote">
    <w:name w:val="Quote"/>
    <w:basedOn w:val="Normal"/>
    <w:next w:val="Normal"/>
    <w:link w:val="QuoteChar"/>
    <w:uiPriority w:val="3"/>
    <w:qFormat/>
    <w:pPr>
      <w:spacing w:line="240" w:lineRule="exact"/>
      <w:ind w:left="475" w:right="475"/>
    </w:pPr>
    <w:rPr>
      <w:iCs/>
    </w:rPr>
  </w:style>
  <w:style w:type="character" w:customStyle="1" w:styleId="QuoteChar">
    <w:name w:val="Quote Char"/>
    <w:basedOn w:val="DefaultParagraphFont"/>
    <w:link w:val="Quote"/>
    <w:uiPriority w:val="3"/>
    <w:rPr>
      <w:rFonts w:ascii="Arial" w:hAnsi="Arial"/>
      <w:iCs/>
      <w:sz w:val="20"/>
      <w:lang w:val="en-US"/>
    </w:rPr>
  </w:style>
  <w:style w:type="character" w:styleId="FootnoteReference">
    <w:name w:val="footnote reference"/>
    <w:aliases w:val="Footnote reference number,Footnote symbol,note TESI"/>
    <w:basedOn w:val="DefaultParagraphFont"/>
    <w:uiPriority w:val="99"/>
    <w:unhideWhenUsed/>
    <w:qFormat/>
    <w:rPr>
      <w:vertAlign w:val="superscript"/>
    </w:rPr>
  </w:style>
  <w:style w:type="paragraph" w:styleId="Header">
    <w:name w:val="header"/>
    <w:aliases w:val="Left Header"/>
    <w:basedOn w:val="Normal"/>
    <w:link w:val="HeaderChar"/>
    <w:uiPriority w:val="99"/>
    <w:unhideWhenUsed/>
    <w:qFormat/>
    <w:rsid w:val="00450AAA"/>
    <w:pPr>
      <w:spacing w:before="0" w:after="240" w:line="200" w:lineRule="exact"/>
      <w:jc w:val="center"/>
    </w:pPr>
    <w:rPr>
      <w:caps/>
      <w:sz w:val="16"/>
    </w:rPr>
  </w:style>
  <w:style w:type="character" w:customStyle="1" w:styleId="HeaderChar">
    <w:name w:val="Header Char"/>
    <w:aliases w:val="Left Header Char"/>
    <w:basedOn w:val="DefaultParagraphFont"/>
    <w:link w:val="Header"/>
    <w:uiPriority w:val="99"/>
    <w:rsid w:val="00450AAA"/>
    <w:rPr>
      <w:rFonts w:ascii="Arial" w:hAnsi="Arial"/>
      <w:caps/>
      <w:sz w:val="16"/>
      <w:lang w:val="en-US"/>
    </w:rPr>
  </w:style>
  <w:style w:type="paragraph" w:styleId="Footer">
    <w:name w:val="footer"/>
    <w:basedOn w:val="Normal"/>
    <w:link w:val="FooterChar"/>
    <w:uiPriority w:val="99"/>
    <w:unhideWhenUsed/>
    <w:qFormat/>
    <w:pPr>
      <w:spacing w:before="0" w:line="240" w:lineRule="exact"/>
      <w:jc w:val="center"/>
    </w:pPr>
    <w:rPr>
      <w:sz w:val="16"/>
    </w:rPr>
  </w:style>
  <w:style w:type="character" w:customStyle="1" w:styleId="FooterChar">
    <w:name w:val="Footer Char"/>
    <w:basedOn w:val="DefaultParagraphFont"/>
    <w:link w:val="Footer"/>
    <w:uiPriority w:val="99"/>
    <w:rPr>
      <w:rFonts w:ascii="Arial" w:hAnsi="Arial"/>
      <w:sz w:val="16"/>
      <w:lang w:val="en-US"/>
    </w:rPr>
  </w:style>
  <w:style w:type="paragraph" w:styleId="FootnoteText">
    <w:name w:val="footnote text"/>
    <w:aliases w:val="ARM footnote Text,Footnote Text Char2,Footnote Text Char11,Footnote Text Char3,Footnote Text Char4,Footnote Text Char5,Footnote Text Char6,Footnote Text Char12,Footnote Text Char21,Footnote New, Char,Footnote, Cha,Cha,C,Char, C,Ch"/>
    <w:basedOn w:val="Normal"/>
    <w:link w:val="FootnoteTextChar"/>
    <w:unhideWhenUsed/>
    <w:qFormat/>
    <w:pPr>
      <w:spacing w:before="60" w:line="240" w:lineRule="exact"/>
      <w:ind w:left="360" w:hanging="360"/>
    </w:pPr>
    <w:rPr>
      <w:sz w:val="16"/>
      <w:szCs w:val="20"/>
    </w:rPr>
  </w:style>
  <w:style w:type="character" w:customStyle="1" w:styleId="FootnoteTextChar">
    <w:name w:val="Footnote Text Char"/>
    <w:aliases w:val="ARM footnote Text Char,Footnote Text Char2 Char,Footnote Text Char11 Char,Footnote Text Char3 Char,Footnote Text Char4 Char,Footnote Text Char5 Char,Footnote Text Char6 Char,Footnote Text Char12 Char,Footnote Text Char21 Char,Cha Char"/>
    <w:basedOn w:val="DefaultParagraphFont"/>
    <w:link w:val="FootnoteText"/>
    <w:rPr>
      <w:rFonts w:ascii="Arial" w:hAnsi="Arial"/>
      <w:sz w:val="16"/>
      <w:szCs w:val="20"/>
      <w:lang w:val="en-US"/>
    </w:rPr>
  </w:style>
  <w:style w:type="table" w:styleId="TableGrid">
    <w:name w:val="Table Grid"/>
    <w:basedOn w:val="TableNormal"/>
    <w:uiPriority w:val="39"/>
    <w:pPr>
      <w:spacing w:before="60" w:after="60"/>
    </w:pPr>
    <w:tblPr>
      <w:tblInd w:w="36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rPr>
      <w:cantSplit/>
    </w:trPr>
  </w:style>
  <w:style w:type="paragraph" w:customStyle="1" w:styleId="TOCEndPara">
    <w:name w:val="TOC EndPara"/>
    <w:basedOn w:val="Normal"/>
    <w:next w:val="Normal"/>
    <w:uiPriority w:val="4"/>
    <w:qFormat/>
    <w:rsid w:val="00BE63BC"/>
    <w:pPr>
      <w:pBdr>
        <w:bottom w:val="single" w:sz="4" w:space="1" w:color="auto"/>
      </w:pBdr>
      <w:spacing w:before="0" w:line="160" w:lineRule="exact"/>
    </w:pPr>
    <w:rPr>
      <w:sz w:val="16"/>
    </w:rPr>
  </w:style>
  <w:style w:type="paragraph" w:styleId="TOC1">
    <w:name w:val="toc 1"/>
    <w:basedOn w:val="Normal"/>
    <w:uiPriority w:val="39"/>
    <w:qFormat/>
    <w:rsid w:val="009F04B7"/>
    <w:pPr>
      <w:tabs>
        <w:tab w:val="right" w:leader="dot" w:pos="7920"/>
        <w:tab w:val="right" w:pos="9360"/>
      </w:tabs>
      <w:jc w:val="left"/>
    </w:pPr>
    <w:rPr>
      <w:rFonts w:eastAsia="Arial" w:cs="Times New Roman"/>
    </w:rPr>
  </w:style>
  <w:style w:type="paragraph" w:styleId="TOC2">
    <w:name w:val="toc 2"/>
    <w:aliases w:val="TOC 2_HB"/>
    <w:basedOn w:val="TOC1"/>
    <w:uiPriority w:val="39"/>
    <w:qFormat/>
    <w:rsid w:val="006B0EE9"/>
    <w:pPr>
      <w:ind w:left="360"/>
    </w:pPr>
    <w:rPr>
      <w:noProof/>
    </w:rPr>
  </w:style>
  <w:style w:type="paragraph" w:styleId="TOCHeading">
    <w:name w:val="TOC Heading"/>
    <w:next w:val="Normal"/>
    <w:uiPriority w:val="39"/>
    <w:qFormat/>
    <w:rsid w:val="009F04B7"/>
    <w:pPr>
      <w:pBdr>
        <w:bottom w:val="single" w:sz="4" w:space="1" w:color="auto"/>
      </w:pBdr>
      <w:jc w:val="center"/>
    </w:pPr>
    <w:rPr>
      <w:rFonts w:ascii="Arial" w:eastAsia="Times New Roman" w:hAnsi="Arial" w:cs="Times New Roman"/>
      <w:b/>
      <w:bCs/>
      <w:caps/>
      <w:sz w:val="20"/>
      <w:szCs w:val="28"/>
      <w:lang w:val="en-US"/>
    </w:rPr>
  </w:style>
  <w:style w:type="paragraph" w:customStyle="1" w:styleId="Section">
    <w:name w:val="Section"/>
    <w:next w:val="BodyText"/>
    <w:uiPriority w:val="3"/>
    <w:qFormat/>
    <w:rsid w:val="009F04B7"/>
    <w:pPr>
      <w:keepNext/>
      <w:keepLines/>
      <w:numPr>
        <w:numId w:val="13"/>
      </w:numPr>
      <w:spacing w:before="240" w:line="320" w:lineRule="exact"/>
      <w:outlineLvl w:val="0"/>
    </w:pPr>
    <w:rPr>
      <w:rFonts w:ascii="Arial" w:eastAsia="Arial" w:hAnsi="Arial" w:cs="Times New Roman"/>
      <w:b/>
      <w:sz w:val="28"/>
      <w:lang w:val="en-US"/>
    </w:rPr>
  </w:style>
  <w:style w:type="paragraph" w:customStyle="1" w:styleId="Section2">
    <w:name w:val="Section 2"/>
    <w:basedOn w:val="Section"/>
    <w:next w:val="BodyText"/>
    <w:uiPriority w:val="3"/>
    <w:qFormat/>
    <w:rsid w:val="009F04B7"/>
    <w:pPr>
      <w:numPr>
        <w:ilvl w:val="1"/>
      </w:numPr>
      <w:tabs>
        <w:tab w:val="left" w:pos="547"/>
      </w:tabs>
      <w:spacing w:before="120" w:line="280" w:lineRule="exact"/>
      <w:jc w:val="both"/>
      <w:outlineLvl w:val="1"/>
    </w:pPr>
    <w:rPr>
      <w:b w:val="0"/>
      <w:sz w:val="20"/>
    </w:rPr>
  </w:style>
  <w:style w:type="paragraph" w:customStyle="1" w:styleId="Section3">
    <w:name w:val="Section 3"/>
    <w:basedOn w:val="Section2"/>
    <w:next w:val="BodyText"/>
    <w:uiPriority w:val="3"/>
    <w:qFormat/>
    <w:rsid w:val="009F04B7"/>
    <w:pPr>
      <w:numPr>
        <w:ilvl w:val="2"/>
      </w:numPr>
      <w:tabs>
        <w:tab w:val="clear" w:pos="547"/>
        <w:tab w:val="left" w:pos="1642"/>
      </w:tabs>
      <w:outlineLvl w:val="2"/>
    </w:pPr>
  </w:style>
  <w:style w:type="paragraph" w:customStyle="1" w:styleId="Section4">
    <w:name w:val="Section 4"/>
    <w:basedOn w:val="Section3"/>
    <w:next w:val="BodyText"/>
    <w:uiPriority w:val="3"/>
    <w:qFormat/>
    <w:rsid w:val="009F04B7"/>
    <w:pPr>
      <w:numPr>
        <w:ilvl w:val="3"/>
      </w:numPr>
      <w:tabs>
        <w:tab w:val="clear" w:pos="1642"/>
        <w:tab w:val="left" w:pos="2189"/>
      </w:tabs>
      <w:outlineLvl w:val="3"/>
    </w:pPr>
  </w:style>
  <w:style w:type="numbering" w:customStyle="1" w:styleId="IFACSectionList">
    <w:name w:val="IFAC Section List"/>
    <w:uiPriority w:val="99"/>
    <w:pPr>
      <w:numPr>
        <w:numId w:val="3"/>
      </w:numPr>
    </w:pPr>
  </w:style>
  <w:style w:type="paragraph" w:styleId="ListParagraph">
    <w:name w:val="List Paragraph"/>
    <w:aliases w:val="Bullet Points,1st Bullet"/>
    <w:basedOn w:val="Normal"/>
    <w:link w:val="ListParagraphChar"/>
    <w:uiPriority w:val="99"/>
    <w:qFormat/>
    <w:pPr>
      <w:ind w:left="720"/>
      <w:contextualSpacing/>
    </w:pPr>
  </w:style>
  <w:style w:type="character" w:customStyle="1" w:styleId="ListParagraphChar">
    <w:name w:val="List Paragraph Char"/>
    <w:aliases w:val="Bullet Points Char,1st Bullet Char"/>
    <w:link w:val="ListParagraph"/>
    <w:uiPriority w:val="34"/>
    <w:rPr>
      <w:rFonts w:ascii="Arial" w:hAnsi="Arial"/>
      <w:sz w:val="20"/>
      <w:lang w:val="en-US"/>
    </w:rPr>
  </w:style>
  <w:style w:type="character" w:styleId="Hyperlink">
    <w:name w:val="Hyperlink"/>
    <w:uiPriority w:val="99"/>
    <w:qFormat/>
    <w:rPr>
      <w:rFonts w:ascii="Arial" w:hAnsi="Arial"/>
      <w:color w:val="0000FF"/>
      <w:sz w:val="20"/>
      <w:u w:val="single"/>
    </w:rPr>
  </w:style>
  <w:style w:type="character" w:styleId="CommentReference">
    <w:name w:val="annotation reference"/>
    <w:basedOn w:val="DefaultParagraphFont"/>
    <w:uiPriority w:val="99"/>
    <w:unhideWhenUsed/>
    <w:rPr>
      <w:sz w:val="16"/>
      <w:szCs w:val="16"/>
    </w:rPr>
  </w:style>
  <w:style w:type="paragraph" w:styleId="CommentText">
    <w:name w:val="annotation text"/>
    <w:basedOn w:val="Normal"/>
    <w:link w:val="CommentTextChar"/>
    <w:uiPriority w:val="99"/>
    <w:unhideWhenUsed/>
    <w:pPr>
      <w:spacing w:line="240" w:lineRule="auto"/>
    </w:pPr>
    <w:rPr>
      <w:szCs w:val="20"/>
    </w:rPr>
  </w:style>
  <w:style w:type="character" w:customStyle="1" w:styleId="CommentTextChar">
    <w:name w:val="Comment Text Char"/>
    <w:basedOn w:val="DefaultParagraphFont"/>
    <w:link w:val="CommentText"/>
    <w:uiPriority w:val="99"/>
    <w:rPr>
      <w:rFonts w:ascii="Arial" w:hAnsi="Arial"/>
      <w:sz w:val="20"/>
      <w:szCs w:val="20"/>
      <w:lang w:val="en-US"/>
    </w:rPr>
  </w:style>
  <w:style w:type="paragraph" w:customStyle="1" w:styleId="IFACListStyle1">
    <w:name w:val="IFAC ListStyle 1"/>
    <w:aliases w:val="ls1,ListStyle 1,List 1"/>
    <w:basedOn w:val="Normal"/>
    <w:qFormat/>
    <w:rsid w:val="00801F67"/>
    <w:pPr>
      <w:numPr>
        <w:numId w:val="6"/>
      </w:numPr>
      <w:tabs>
        <w:tab w:val="left" w:pos="547"/>
      </w:tabs>
      <w:ind w:left="547"/>
    </w:pPr>
    <w:rPr>
      <w:rFonts w:eastAsia="Times New Roman" w:cs="Times New Roman"/>
      <w:kern w:val="8"/>
      <w:lang w:bidi="he-IL"/>
    </w:rPr>
  </w:style>
  <w:style w:type="paragraph" w:customStyle="1" w:styleId="IFACListStyle2">
    <w:name w:val="IFAC ListStyle 2"/>
    <w:aliases w:val="ls2,ListStyle 2"/>
    <w:basedOn w:val="Normal"/>
    <w:qFormat/>
    <w:pPr>
      <w:numPr>
        <w:ilvl w:val="1"/>
        <w:numId w:val="6"/>
      </w:numPr>
      <w:tabs>
        <w:tab w:val="left" w:pos="1094"/>
      </w:tabs>
    </w:pPr>
    <w:rPr>
      <w:rFonts w:eastAsia="Times New Roman" w:cs="Times New Roman"/>
      <w:kern w:val="8"/>
      <w:lang w:bidi="he-IL"/>
    </w:rPr>
  </w:style>
  <w:style w:type="paragraph" w:customStyle="1" w:styleId="IFACListStyle3">
    <w:name w:val="IFAC ListStyle 3"/>
    <w:aliases w:val="ls3,ListStyle 3"/>
    <w:basedOn w:val="Normal"/>
    <w:qFormat/>
    <w:pPr>
      <w:numPr>
        <w:ilvl w:val="2"/>
        <w:numId w:val="6"/>
      </w:numPr>
      <w:tabs>
        <w:tab w:val="left" w:pos="1642"/>
      </w:tabs>
    </w:pPr>
    <w:rPr>
      <w:rFonts w:eastAsia="Times New Roman" w:cs="Times New Roman"/>
      <w:kern w:val="8"/>
      <w:lang w:bidi="he-IL"/>
    </w:rPr>
  </w:style>
  <w:style w:type="paragraph" w:customStyle="1" w:styleId="IFACListStyle4">
    <w:name w:val="IFAC ListStyle 4"/>
    <w:aliases w:val="ls4,ListStyle 4"/>
    <w:basedOn w:val="Normal"/>
    <w:qFormat/>
    <w:pPr>
      <w:numPr>
        <w:ilvl w:val="3"/>
        <w:numId w:val="6"/>
      </w:numPr>
      <w:tabs>
        <w:tab w:val="left" w:pos="2189"/>
      </w:tabs>
    </w:pPr>
    <w:rPr>
      <w:rFonts w:eastAsia="Times New Roman" w:cs="Times New Roman"/>
      <w:kern w:val="8"/>
      <w:lang w:bidi="he-IL"/>
    </w:rPr>
  </w:style>
  <w:style w:type="paragraph" w:customStyle="1" w:styleId="IFACListStyle5">
    <w:name w:val="IFAC ListStyle 5"/>
    <w:aliases w:val="ls5,ListStyle 5"/>
    <w:basedOn w:val="Normal"/>
    <w:qFormat/>
    <w:pPr>
      <w:numPr>
        <w:ilvl w:val="4"/>
        <w:numId w:val="6"/>
      </w:numPr>
      <w:tabs>
        <w:tab w:val="left" w:pos="2736"/>
      </w:tabs>
    </w:pPr>
    <w:rPr>
      <w:rFonts w:eastAsia="Times New Roman" w:cs="Times New Roman"/>
      <w:kern w:val="8"/>
      <w:lang w:bidi="he-IL"/>
    </w:rPr>
  </w:style>
  <w:style w:type="paragraph" w:styleId="BalloonText">
    <w:name w:val="Balloon Text"/>
    <w:basedOn w:val="Normal"/>
    <w:link w:val="BalloonTextChar"/>
    <w:uiPriority w:val="99"/>
    <w:semiHidden/>
    <w:unhideWhenUsed/>
    <w:pPr>
      <w:spacing w:before="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lang w:val="en-US"/>
    </w:rPr>
  </w:style>
  <w:style w:type="character" w:styleId="FollowedHyperlink">
    <w:name w:val="FollowedHyperlink"/>
    <w:basedOn w:val="DefaultParagraphFont"/>
    <w:uiPriority w:val="99"/>
    <w:semiHidden/>
    <w:unhideWhenUsed/>
    <w:rPr>
      <w:color w:val="800080" w:themeColor="followedHyperlink"/>
      <w:u w:val="single"/>
    </w:rPr>
  </w:style>
  <w:style w:type="paragraph" w:styleId="BodyText">
    <w:name w:val="Body Text"/>
    <w:aliases w:val="bt,b"/>
    <w:basedOn w:val="Normal"/>
    <w:link w:val="BodyTextChar"/>
    <w:uiPriority w:val="99"/>
    <w:qFormat/>
    <w:rsid w:val="009F04B7"/>
    <w:rPr>
      <w:rFonts w:eastAsia="Times New Roman" w:cs="Times New Roman"/>
      <w:kern w:val="20"/>
      <w:szCs w:val="20"/>
    </w:rPr>
  </w:style>
  <w:style w:type="character" w:customStyle="1" w:styleId="BodyTextChar">
    <w:name w:val="Body Text Char"/>
    <w:aliases w:val="bt Char,b Char"/>
    <w:link w:val="BodyText"/>
    <w:uiPriority w:val="99"/>
    <w:rsid w:val="009F04B7"/>
    <w:rPr>
      <w:rFonts w:ascii="Arial" w:eastAsia="Times New Roman" w:hAnsi="Arial" w:cs="Times New Roman"/>
      <w:kern w:val="20"/>
      <w:sz w:val="20"/>
      <w:szCs w:val="20"/>
      <w:lang w:val="en-US"/>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ascii="Arial" w:hAnsi="Arial"/>
      <w:b/>
      <w:bCs/>
      <w:sz w:val="20"/>
      <w:szCs w:val="20"/>
      <w:lang w:val="en-US"/>
    </w:rPr>
  </w:style>
  <w:style w:type="paragraph" w:customStyle="1" w:styleId="DefinitionList1">
    <w:name w:val="Definition List 1"/>
    <w:aliases w:val="dl1"/>
    <w:basedOn w:val="Normal"/>
    <w:qFormat/>
    <w:pPr>
      <w:numPr>
        <w:numId w:val="7"/>
      </w:numPr>
    </w:pPr>
    <w:rPr>
      <w:rFonts w:ascii="Times New Roman" w:eastAsia="Times New Roman" w:hAnsi="Times New Roman" w:cs="Times New Roman"/>
      <w:kern w:val="8"/>
      <w:sz w:val="24"/>
      <w:lang w:bidi="he-IL"/>
    </w:rPr>
  </w:style>
  <w:style w:type="paragraph" w:customStyle="1" w:styleId="DefinitionList2">
    <w:name w:val="Definition List 2"/>
    <w:aliases w:val="dl2"/>
    <w:basedOn w:val="Normal"/>
    <w:qFormat/>
    <w:pPr>
      <w:numPr>
        <w:ilvl w:val="1"/>
        <w:numId w:val="7"/>
      </w:numPr>
    </w:pPr>
    <w:rPr>
      <w:rFonts w:ascii="Times New Roman" w:eastAsia="Times New Roman" w:hAnsi="Times New Roman" w:cs="Times New Roman"/>
      <w:kern w:val="8"/>
      <w:sz w:val="24"/>
      <w:lang w:bidi="he-IL"/>
    </w:rPr>
  </w:style>
  <w:style w:type="numbering" w:customStyle="1" w:styleId="DefinitonLists">
    <w:name w:val="Definiton Lists"/>
    <w:uiPriority w:val="99"/>
    <w:pPr>
      <w:numPr>
        <w:numId w:val="12"/>
      </w:numPr>
    </w:pPr>
  </w:style>
  <w:style w:type="paragraph" w:customStyle="1" w:styleId="Tablebody">
    <w:name w:val="Tablebody"/>
    <w:basedOn w:val="Normal"/>
    <w:next w:val="BodyText"/>
    <w:qFormat/>
    <w:rsid w:val="009F04B7"/>
    <w:pPr>
      <w:spacing w:before="60" w:after="60"/>
    </w:pPr>
    <w:rPr>
      <w:rFonts w:eastAsia="Arial" w:cs="Times New Roman"/>
      <w:lang w:val="x-none" w:eastAsia="x-none"/>
    </w:rPr>
  </w:style>
  <w:style w:type="paragraph" w:styleId="EndnoteText">
    <w:name w:val="endnote text"/>
    <w:basedOn w:val="Normal"/>
    <w:link w:val="EndnoteTextChar"/>
    <w:uiPriority w:val="99"/>
    <w:semiHidden/>
    <w:unhideWhenUsed/>
    <w:pPr>
      <w:spacing w:before="0" w:line="240" w:lineRule="auto"/>
      <w:jc w:val="left"/>
    </w:pPr>
    <w:rPr>
      <w:rFonts w:ascii="Georgia" w:hAnsi="Georgia"/>
      <w:szCs w:val="20"/>
      <w:lang w:val="en-GB"/>
    </w:rPr>
  </w:style>
  <w:style w:type="character" w:customStyle="1" w:styleId="EndnoteTextChar">
    <w:name w:val="Endnote Text Char"/>
    <w:basedOn w:val="DefaultParagraphFont"/>
    <w:link w:val="EndnoteText"/>
    <w:uiPriority w:val="99"/>
    <w:semiHidden/>
    <w:rPr>
      <w:rFonts w:ascii="Georgia" w:hAnsi="Georgia"/>
      <w:sz w:val="20"/>
      <w:szCs w:val="20"/>
      <w:lang w:val="en-GB"/>
    </w:rPr>
  </w:style>
  <w:style w:type="paragraph" w:styleId="Revision">
    <w:name w:val="Revision"/>
    <w:hidden/>
    <w:uiPriority w:val="99"/>
    <w:semiHidden/>
    <w:pPr>
      <w:spacing w:before="0" w:line="240" w:lineRule="auto"/>
    </w:pPr>
    <w:rPr>
      <w:rFonts w:ascii="Arial" w:hAnsi="Arial"/>
      <w:sz w:val="20"/>
      <w:lang w:val="en-US"/>
    </w:rPr>
  </w:style>
  <w:style w:type="numbering" w:customStyle="1" w:styleId="IFACMinutes">
    <w:name w:val="IFAC Minutes"/>
    <w:uiPriority w:val="99"/>
    <w:pPr>
      <w:numPr>
        <w:numId w:val="8"/>
      </w:numPr>
    </w:pPr>
  </w:style>
  <w:style w:type="paragraph" w:customStyle="1" w:styleId="IssuesPaperMatter">
    <w:name w:val="IssuesPaperMatter"/>
    <w:basedOn w:val="Normal"/>
    <w:qFormat/>
    <w:pPr>
      <w:numPr>
        <w:ilvl w:val="1"/>
        <w:numId w:val="9"/>
      </w:numPr>
      <w:spacing w:before="60" w:after="60"/>
    </w:pPr>
  </w:style>
  <w:style w:type="paragraph" w:customStyle="1" w:styleId="IssuesPaperMatterHeading">
    <w:name w:val="IssuesPaperMatterHeading"/>
    <w:basedOn w:val="Normal"/>
    <w:next w:val="IssuesPaperMatter"/>
    <w:qFormat/>
    <w:pPr>
      <w:numPr>
        <w:numId w:val="9"/>
      </w:numPr>
      <w:spacing w:before="60" w:after="60"/>
    </w:pPr>
    <w:rPr>
      <w:b/>
    </w:rPr>
  </w:style>
  <w:style w:type="paragraph" w:customStyle="1" w:styleId="TextStyle">
    <w:name w:val="Text Style"/>
    <w:basedOn w:val="Normal"/>
    <w:qFormat/>
    <w:rPr>
      <w:rFonts w:ascii="Times New Roman" w:eastAsia="Times New Roman" w:hAnsi="Times New Roman" w:cs="Times New Roman"/>
      <w:kern w:val="8"/>
      <w:sz w:val="24"/>
      <w:lang w:bidi="he-IL"/>
    </w:rPr>
  </w:style>
  <w:style w:type="paragraph" w:customStyle="1" w:styleId="IndentCharCharCharCharCharCharCharCharCharCharCharCharCharCharCharChar">
    <w:name w:val="Indent Char Char Char Char Char Char Char Char Char Char Char Char Char Char Char Char"/>
    <w:basedOn w:val="Normal"/>
    <w:pPr>
      <w:widowControl w:val="0"/>
      <w:tabs>
        <w:tab w:val="left" w:pos="960"/>
      </w:tabs>
      <w:spacing w:before="140" w:line="240" w:lineRule="exact"/>
      <w:ind w:left="960" w:hanging="480"/>
    </w:pPr>
    <w:rPr>
      <w:rFonts w:ascii="Times New Roman" w:eastAsia="MS Mincho" w:hAnsi="Times New Roman" w:cs="Times New Roman"/>
      <w:kern w:val="28"/>
      <w:szCs w:val="20"/>
      <w:lang w:bidi="he-IL"/>
    </w:rPr>
  </w:style>
  <w:style w:type="paragraph" w:customStyle="1" w:styleId="BoxListStyleNumbering">
    <w:name w:val="Box ListStyle Numbering"/>
    <w:basedOn w:val="IFACListStyle1"/>
    <w:qFormat/>
    <w:pPr>
      <w:numPr>
        <w:numId w:val="10"/>
      </w:numPr>
    </w:pPr>
  </w:style>
  <w:style w:type="numbering" w:customStyle="1" w:styleId="DefinitonLists1">
    <w:name w:val="Definiton Lists1"/>
    <w:uiPriority w:val="99"/>
  </w:style>
  <w:style w:type="paragraph" w:customStyle="1" w:styleId="FW1">
    <w:name w:val="FW 1"/>
    <w:basedOn w:val="Normal"/>
    <w:link w:val="FW1Char"/>
    <w:qFormat/>
    <w:pPr>
      <w:widowControl w:val="0"/>
      <w:spacing w:after="120" w:line="240" w:lineRule="atLeast"/>
      <w:ind w:left="720" w:hanging="720"/>
      <w:jc w:val="left"/>
    </w:pPr>
    <w:rPr>
      <w:rFonts w:ascii="Verdana" w:eastAsia="Calibri" w:hAnsi="Verdana" w:cs="Times New Roman"/>
      <w:szCs w:val="20"/>
      <w:lang w:eastAsia="en-AU"/>
    </w:rPr>
  </w:style>
  <w:style w:type="character" w:customStyle="1" w:styleId="FW1Char">
    <w:name w:val="FW 1 Char"/>
    <w:basedOn w:val="DefaultParagraphFont"/>
    <w:link w:val="FW1"/>
    <w:rPr>
      <w:rFonts w:ascii="Verdana" w:eastAsia="Calibri" w:hAnsi="Verdana" w:cs="Times New Roman"/>
      <w:sz w:val="20"/>
      <w:szCs w:val="20"/>
      <w:lang w:val="en-US" w:eastAsia="en-AU"/>
    </w:rPr>
  </w:style>
  <w:style w:type="paragraph" w:customStyle="1" w:styleId="FWdot1">
    <w:name w:val="FW dot 1"/>
    <w:basedOn w:val="FW1"/>
    <w:link w:val="FWdot1Char"/>
    <w:qFormat/>
    <w:pPr>
      <w:numPr>
        <w:numId w:val="11"/>
      </w:numPr>
    </w:pPr>
    <w:rPr>
      <w:sz w:val="18"/>
      <w:szCs w:val="18"/>
    </w:rPr>
  </w:style>
  <w:style w:type="character" w:customStyle="1" w:styleId="FWdot1Char">
    <w:name w:val="FW dot 1 Char"/>
    <w:basedOn w:val="FW1Char"/>
    <w:link w:val="FWdot1"/>
    <w:rPr>
      <w:rFonts w:ascii="Verdana" w:eastAsia="Calibri" w:hAnsi="Verdana" w:cs="Times New Roman"/>
      <w:sz w:val="18"/>
      <w:szCs w:val="18"/>
      <w:lang w:val="en-US" w:eastAsia="en-AU"/>
    </w:rPr>
  </w:style>
  <w:style w:type="table" w:customStyle="1" w:styleId="GridTable5Dark-Accent41">
    <w:name w:val="Grid Table 5 Dark - Accent 41"/>
    <w:basedOn w:val="TableNormal"/>
    <w:uiPriority w:val="50"/>
    <w:pPr>
      <w:spacing w:before="0" w:line="240" w:lineRule="auto"/>
    </w:pPr>
    <w:rPr>
      <w:rFonts w:asciiTheme="minorHAnsi" w:hAnsiTheme="minorHAnsi"/>
      <w:sz w:val="22"/>
      <w:szCs w:val="22"/>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9F3FF"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C0F3"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C0F3"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C0F3"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C0F3" w:themeFill="accent4"/>
      </w:tcPr>
    </w:tblStylePr>
    <w:tblStylePr w:type="band1Vert">
      <w:tblPr/>
      <w:tcPr>
        <w:shd w:val="clear" w:color="auto" w:fill="94E8FF" w:themeFill="accent4" w:themeFillTint="66"/>
      </w:tcPr>
    </w:tblStylePr>
    <w:tblStylePr w:type="band1Horz">
      <w:tblPr/>
      <w:tcPr>
        <w:shd w:val="clear" w:color="auto" w:fill="94E8FF" w:themeFill="accent4" w:themeFillTint="66"/>
      </w:tcPr>
    </w:tblStylePr>
  </w:style>
  <w:style w:type="table" w:customStyle="1" w:styleId="GridTable5Dark-Accent31">
    <w:name w:val="Grid Table 5 Dark - Accent 31"/>
    <w:basedOn w:val="TableNormal"/>
    <w:uiPriority w:val="5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BDFFF"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5BAA"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5BAA"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5BAA"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5BAA" w:themeFill="accent3"/>
      </w:tcPr>
    </w:tblStylePr>
    <w:tblStylePr w:type="band1Vert">
      <w:tblPr/>
      <w:tcPr>
        <w:shd w:val="clear" w:color="auto" w:fill="77BFFF" w:themeFill="accent3" w:themeFillTint="66"/>
      </w:tcPr>
    </w:tblStylePr>
    <w:tblStylePr w:type="band1Horz">
      <w:tblPr/>
      <w:tcPr>
        <w:shd w:val="clear" w:color="auto" w:fill="77BFFF" w:themeFill="accent3" w:themeFillTint="66"/>
      </w:tcPr>
    </w:tblStylePr>
  </w:style>
  <w:style w:type="table" w:customStyle="1" w:styleId="GridTable5Dark-Accent21">
    <w:name w:val="Grid Table 5 Dark - Accent 21"/>
    <w:basedOn w:val="TableNormal"/>
    <w:uiPriority w:val="5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EDD1"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AA61A"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AA61A"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AA61A"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AA61A" w:themeFill="accent2"/>
      </w:tcPr>
    </w:tblStylePr>
    <w:tblStylePr w:type="band1Vert">
      <w:tblPr/>
      <w:tcPr>
        <w:shd w:val="clear" w:color="auto" w:fill="FDDBA3" w:themeFill="accent2" w:themeFillTint="66"/>
      </w:tcPr>
    </w:tblStylePr>
    <w:tblStylePr w:type="band1Horz">
      <w:tblPr/>
      <w:tcPr>
        <w:shd w:val="clear" w:color="auto" w:fill="FDDBA3" w:themeFill="accent2" w:themeFillTint="66"/>
      </w:tcPr>
    </w:tblStylePr>
  </w:style>
  <w:style w:type="table" w:customStyle="1" w:styleId="GridTable5Dark-Accent51">
    <w:name w:val="Grid Table 5 Dark - Accent 51"/>
    <w:basedOn w:val="TableNormal"/>
    <w:uiPriority w:val="5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FF9D8"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D9C4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D9C4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D9C4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D9C4A" w:themeFill="accent5"/>
      </w:tcPr>
    </w:tblStylePr>
    <w:tblStylePr w:type="band1Vert">
      <w:tblPr/>
      <w:tcPr>
        <w:shd w:val="clear" w:color="auto" w:fill="80F4B1" w:themeFill="accent5" w:themeFillTint="66"/>
      </w:tcPr>
    </w:tblStylePr>
    <w:tblStylePr w:type="band1Horz">
      <w:tblPr/>
      <w:tcPr>
        <w:shd w:val="clear" w:color="auto" w:fill="80F4B1" w:themeFill="accent5" w:themeFillTint="66"/>
      </w:tcPr>
    </w:tblStylePr>
  </w:style>
  <w:style w:type="table" w:customStyle="1" w:styleId="GridTable5Dark-Accent11">
    <w:name w:val="Grid Table 5 Dark - Accent 11"/>
    <w:basedOn w:val="TableNormal"/>
    <w:uiPriority w:val="5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DDD2"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15A2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15A2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15A2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15A22" w:themeFill="accent1"/>
      </w:tcPr>
    </w:tblStylePr>
    <w:tblStylePr w:type="band1Vert">
      <w:tblPr/>
      <w:tcPr>
        <w:shd w:val="clear" w:color="auto" w:fill="F9BCA6" w:themeFill="accent1" w:themeFillTint="66"/>
      </w:tcPr>
    </w:tblStylePr>
    <w:tblStylePr w:type="band1Horz">
      <w:tblPr/>
      <w:tcPr>
        <w:shd w:val="clear" w:color="auto" w:fill="F9BCA6" w:themeFill="accent1" w:themeFillTint="66"/>
      </w:tcPr>
    </w:tblStylePr>
  </w:style>
  <w:style w:type="paragraph" w:styleId="TOC3">
    <w:name w:val="toc 3"/>
    <w:basedOn w:val="Normal"/>
    <w:next w:val="Normal"/>
    <w:autoRedefine/>
    <w:uiPriority w:val="39"/>
    <w:unhideWhenUsed/>
    <w:rsid w:val="002A1EF9"/>
    <w:pPr>
      <w:tabs>
        <w:tab w:val="left" w:pos="880"/>
      </w:tabs>
      <w:ind w:left="403"/>
      <w:jc w:val="left"/>
    </w:pPr>
    <w:rPr>
      <w:i/>
      <w:noProof/>
    </w:rPr>
  </w:style>
  <w:style w:type="table" w:customStyle="1" w:styleId="TableGridLight1">
    <w:name w:val="Table Grid Light1"/>
    <w:basedOn w:val="TableNormal"/>
    <w:uiPriority w:val="40"/>
    <w:rsid w:val="000C2DC3"/>
    <w:pPr>
      <w:spacing w:before="0" w:line="240" w:lineRule="auto"/>
    </w:pPr>
    <w:rPr>
      <w:rFonts w:asciiTheme="minorHAnsi" w:hAnsiTheme="minorHAnsi"/>
      <w:sz w:val="22"/>
      <w:szCs w:val="22"/>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PageNumber">
    <w:name w:val="page number"/>
    <w:aliases w:val="IFAC Page Number"/>
    <w:qFormat/>
    <w:rsid w:val="002129E3"/>
    <w:rPr>
      <w:rFonts w:ascii="Arial" w:hAnsi="Arial"/>
      <w:sz w:val="16"/>
    </w:rPr>
  </w:style>
  <w:style w:type="paragraph" w:customStyle="1" w:styleId="Headline">
    <w:name w:val="Headline"/>
    <w:qFormat/>
    <w:rsid w:val="002129E3"/>
    <w:pPr>
      <w:widowControl w:val="0"/>
      <w:overflowPunct w:val="0"/>
      <w:autoSpaceDE w:val="0"/>
      <w:autoSpaceDN w:val="0"/>
      <w:adjustRightInd w:val="0"/>
      <w:spacing w:before="0" w:line="580" w:lineRule="exact"/>
    </w:pPr>
    <w:rPr>
      <w:rFonts w:ascii="Arial" w:eastAsia="Times New Roman" w:hAnsi="Arial" w:cs="Caslon 540 LT Std"/>
      <w:color w:val="000000"/>
      <w:kern w:val="28"/>
      <w:sz w:val="46"/>
      <w:szCs w:val="46"/>
      <w:lang w:val="en-US"/>
    </w:rPr>
  </w:style>
  <w:style w:type="paragraph" w:customStyle="1" w:styleId="Sub-Headline">
    <w:name w:val="Sub-Headline"/>
    <w:qFormat/>
    <w:rsid w:val="002129E3"/>
    <w:pPr>
      <w:widowControl w:val="0"/>
      <w:pBdr>
        <w:bottom w:val="single" w:sz="4" w:space="6" w:color="auto"/>
        <w:between w:val="single" w:sz="4" w:space="6" w:color="auto"/>
      </w:pBdr>
      <w:overflowPunct w:val="0"/>
      <w:autoSpaceDE w:val="0"/>
      <w:autoSpaceDN w:val="0"/>
      <w:adjustRightInd w:val="0"/>
      <w:spacing w:before="0" w:after="240" w:line="420" w:lineRule="exact"/>
    </w:pPr>
    <w:rPr>
      <w:rFonts w:ascii="Arial" w:eastAsia="Times New Roman" w:hAnsi="Arial" w:cs="Caslon 540 LT Std"/>
      <w:i/>
      <w:iCs/>
      <w:color w:val="000000"/>
      <w:kern w:val="28"/>
      <w:sz w:val="28"/>
      <w:szCs w:val="28"/>
      <w:lang w:val="en-US"/>
    </w:rPr>
  </w:style>
  <w:style w:type="paragraph" w:customStyle="1" w:styleId="PublicationDate">
    <w:name w:val="Publication Date"/>
    <w:link w:val="PublicationDateChar"/>
    <w:qFormat/>
    <w:rsid w:val="002129E3"/>
    <w:pPr>
      <w:widowControl w:val="0"/>
      <w:overflowPunct w:val="0"/>
      <w:autoSpaceDE w:val="0"/>
      <w:autoSpaceDN w:val="0"/>
      <w:adjustRightInd w:val="0"/>
      <w:spacing w:before="0" w:line="380" w:lineRule="exact"/>
    </w:pPr>
    <w:rPr>
      <w:rFonts w:ascii="Arial" w:eastAsia="Times New Roman" w:hAnsi="Arial" w:cs="Arial"/>
      <w:b/>
      <w:bCs/>
      <w:color w:val="FFFFFF" w:themeColor="background1"/>
      <w:kern w:val="28"/>
      <w:sz w:val="32"/>
      <w:szCs w:val="32"/>
      <w:lang w:val="en-US"/>
    </w:rPr>
  </w:style>
  <w:style w:type="paragraph" w:customStyle="1" w:styleId="PublicationName">
    <w:name w:val="Publication Name"/>
    <w:basedOn w:val="PublicationDate"/>
    <w:link w:val="PublicationNameChar"/>
    <w:qFormat/>
    <w:rsid w:val="002129E3"/>
    <w:rPr>
      <w:b w:val="0"/>
      <w:bCs w:val="0"/>
    </w:rPr>
  </w:style>
  <w:style w:type="character" w:customStyle="1" w:styleId="PublicationNameChar">
    <w:name w:val="Publication Name Char"/>
    <w:basedOn w:val="DefaultParagraphFont"/>
    <w:link w:val="PublicationName"/>
    <w:rsid w:val="002129E3"/>
    <w:rPr>
      <w:rFonts w:ascii="Arial" w:eastAsia="Times New Roman" w:hAnsi="Arial" w:cs="Arial"/>
      <w:color w:val="FFFFFF" w:themeColor="background1"/>
      <w:kern w:val="28"/>
      <w:sz w:val="32"/>
      <w:szCs w:val="32"/>
      <w:lang w:val="en-US"/>
    </w:rPr>
  </w:style>
  <w:style w:type="paragraph" w:customStyle="1" w:styleId="PublicationCommentsDate">
    <w:name w:val="Publication Comments Date"/>
    <w:basedOn w:val="PublicationDate"/>
    <w:link w:val="PublicationCommentsDateChar"/>
    <w:uiPriority w:val="5"/>
    <w:qFormat/>
    <w:rsid w:val="002129E3"/>
    <w:pPr>
      <w:overflowPunct/>
      <w:autoSpaceDE/>
      <w:autoSpaceDN/>
      <w:adjustRightInd/>
    </w:pPr>
    <w:rPr>
      <w:i/>
    </w:rPr>
  </w:style>
  <w:style w:type="character" w:customStyle="1" w:styleId="PublicationDateChar">
    <w:name w:val="Publication Date Char"/>
    <w:basedOn w:val="DefaultParagraphFont"/>
    <w:link w:val="PublicationDate"/>
    <w:rsid w:val="002129E3"/>
    <w:rPr>
      <w:rFonts w:ascii="Arial" w:eastAsia="Times New Roman" w:hAnsi="Arial" w:cs="Arial"/>
      <w:b/>
      <w:bCs/>
      <w:color w:val="FFFFFF" w:themeColor="background1"/>
      <w:kern w:val="28"/>
      <w:sz w:val="32"/>
      <w:szCs w:val="32"/>
      <w:lang w:val="en-US"/>
    </w:rPr>
  </w:style>
  <w:style w:type="character" w:customStyle="1" w:styleId="PublicationCommentsDateChar">
    <w:name w:val="Publication Comments Date Char"/>
    <w:basedOn w:val="PublicationDateChar"/>
    <w:link w:val="PublicationCommentsDate"/>
    <w:uiPriority w:val="5"/>
    <w:rsid w:val="002129E3"/>
    <w:rPr>
      <w:rFonts w:ascii="Arial" w:eastAsia="Times New Roman" w:hAnsi="Arial" w:cs="Arial"/>
      <w:b/>
      <w:bCs/>
      <w:i/>
      <w:color w:val="FFFFFF" w:themeColor="background1"/>
      <w:kern w:val="28"/>
      <w:sz w:val="32"/>
      <w:szCs w:val="32"/>
      <w:lang w:val="en-US"/>
    </w:rPr>
  </w:style>
  <w:style w:type="paragraph" w:customStyle="1" w:styleId="TableBullet1">
    <w:name w:val="TableBullet1"/>
    <w:basedOn w:val="Normal"/>
    <w:next w:val="BodyText"/>
    <w:uiPriority w:val="4"/>
    <w:qFormat/>
    <w:rsid w:val="009F04B7"/>
    <w:pPr>
      <w:numPr>
        <w:numId w:val="14"/>
      </w:numPr>
      <w:tabs>
        <w:tab w:val="clear" w:pos="-153"/>
        <w:tab w:val="left" w:pos="547"/>
      </w:tabs>
      <w:spacing w:before="60" w:after="60"/>
    </w:pPr>
    <w:rPr>
      <w:rFonts w:eastAsia="Times New Roman" w:cs="Times New Roman"/>
      <w:kern w:val="8"/>
      <w:lang w:bidi="he-IL"/>
    </w:rPr>
  </w:style>
  <w:style w:type="paragraph" w:customStyle="1" w:styleId="BodyTextIndended">
    <w:name w:val="BodyTextIndended"/>
    <w:aliases w:val="bti"/>
    <w:basedOn w:val="Normal"/>
    <w:link w:val="BodyTextIndendedChar"/>
    <w:qFormat/>
    <w:rsid w:val="009F04B7"/>
    <w:pPr>
      <w:ind w:left="547"/>
    </w:pPr>
    <w:rPr>
      <w:rFonts w:eastAsia="Arial" w:cs="Times New Roman"/>
    </w:rPr>
  </w:style>
  <w:style w:type="character" w:customStyle="1" w:styleId="BodyTextIndendedChar">
    <w:name w:val="BodyTextIndended Char"/>
    <w:aliases w:val="bti Char"/>
    <w:link w:val="BodyTextIndended"/>
    <w:rsid w:val="009F04B7"/>
    <w:rPr>
      <w:rFonts w:ascii="Arial" w:eastAsia="Arial" w:hAnsi="Arial" w:cs="Times New Roman"/>
      <w:sz w:val="20"/>
      <w:lang w:val="en-US"/>
    </w:rPr>
  </w:style>
  <w:style w:type="paragraph" w:customStyle="1" w:styleId="TableSpacer">
    <w:name w:val="Table Spacer"/>
    <w:basedOn w:val="Normal"/>
    <w:next w:val="Normal"/>
    <w:link w:val="TableSpacerChar"/>
    <w:qFormat/>
    <w:rsid w:val="009F04B7"/>
    <w:pPr>
      <w:spacing w:before="0" w:line="120" w:lineRule="exact"/>
    </w:pPr>
    <w:rPr>
      <w:rFonts w:eastAsia="Arial" w:cs="Times New Roman"/>
      <w:sz w:val="12"/>
      <w:lang w:val="x-none" w:eastAsia="x-none"/>
    </w:rPr>
  </w:style>
  <w:style w:type="character" w:customStyle="1" w:styleId="TableSpacerChar">
    <w:name w:val="Table Spacer Char"/>
    <w:link w:val="TableSpacer"/>
    <w:rsid w:val="009F04B7"/>
    <w:rPr>
      <w:rFonts w:ascii="Arial" w:eastAsia="Arial" w:hAnsi="Arial" w:cs="Times New Roman"/>
      <w:sz w:val="12"/>
      <w:lang w:val="x-none" w:eastAsia="x-none"/>
    </w:rPr>
  </w:style>
  <w:style w:type="paragraph" w:customStyle="1" w:styleId="TableTitle">
    <w:name w:val="TableTitle"/>
    <w:basedOn w:val="Normal"/>
    <w:next w:val="BodyText"/>
    <w:uiPriority w:val="4"/>
    <w:qFormat/>
    <w:rsid w:val="009F04B7"/>
    <w:pPr>
      <w:keepNext/>
      <w:keepLines/>
      <w:spacing w:before="240" w:after="60"/>
      <w:jc w:val="left"/>
    </w:pPr>
    <w:rPr>
      <w:rFonts w:eastAsia="Arial" w:cs="Times New Roman"/>
      <w:b/>
      <w:szCs w:val="26"/>
      <w:lang w:val="x-none" w:eastAsia="x-none"/>
    </w:rPr>
  </w:style>
  <w:style w:type="paragraph" w:customStyle="1" w:styleId="TOCBottomLine">
    <w:name w:val="TOC Bottom Line"/>
    <w:basedOn w:val="BodyText"/>
    <w:qFormat/>
    <w:rsid w:val="009F04B7"/>
    <w:pPr>
      <w:pBdr>
        <w:bottom w:val="single" w:sz="4" w:space="1" w:color="auto"/>
      </w:pBdr>
      <w:spacing w:before="0" w:line="200" w:lineRule="exact"/>
    </w:pPr>
    <w:rPr>
      <w:rFonts w:ascii="Times New Roman" w:hAnsi="Times New Roman"/>
      <w:sz w:val="16"/>
      <w:szCs w:val="16"/>
    </w:rPr>
  </w:style>
  <w:style w:type="paragraph" w:customStyle="1" w:styleId="Appendix">
    <w:name w:val="Appendix"/>
    <w:basedOn w:val="Normal"/>
    <w:next w:val="Normal"/>
    <w:uiPriority w:val="5"/>
    <w:qFormat/>
    <w:rsid w:val="00802071"/>
    <w:pPr>
      <w:pageBreakBefore/>
      <w:spacing w:before="0"/>
      <w:jc w:val="right"/>
    </w:pPr>
    <w:rPr>
      <w:rFonts w:eastAsia="Times New Roman" w:cs="Times New Roman"/>
      <w:b/>
      <w:bCs/>
      <w:kern w:val="12"/>
      <w:sz w:val="24"/>
      <w:szCs w:val="20"/>
    </w:rPr>
  </w:style>
  <w:style w:type="paragraph" w:customStyle="1" w:styleId="AppendixTextAfter">
    <w:name w:val="Appendix TextAfter"/>
    <w:basedOn w:val="Appendix"/>
    <w:next w:val="BodyText"/>
    <w:uiPriority w:val="5"/>
    <w:qFormat/>
    <w:rsid w:val="00802071"/>
    <w:pPr>
      <w:pageBreakBefore w:val="0"/>
      <w:spacing w:before="120" w:after="420"/>
    </w:pPr>
    <w:rPr>
      <w:b w:val="0"/>
      <w:sz w:val="20"/>
    </w:rPr>
  </w:style>
  <w:style w:type="paragraph" w:customStyle="1" w:styleId="IfacFootnotes">
    <w:name w:val="Ifac Footnotes"/>
    <w:basedOn w:val="Normal"/>
    <w:qFormat/>
    <w:rsid w:val="00450AAA"/>
    <w:pPr>
      <w:tabs>
        <w:tab w:val="left" w:pos="360"/>
      </w:tabs>
      <w:spacing w:before="0" w:after="60" w:line="240" w:lineRule="exact"/>
      <w:ind w:left="360" w:hanging="360"/>
    </w:pPr>
    <w:rPr>
      <w:rFonts w:eastAsia="Times New Roman" w:cs="Times New Roman"/>
      <w:sz w:val="16"/>
      <w:szCs w:val="20"/>
    </w:rPr>
  </w:style>
  <w:style w:type="paragraph" w:customStyle="1" w:styleId="IFACNumberAndLetter">
    <w:name w:val="IFAC NumberAndLetter"/>
    <w:next w:val="BodyText"/>
    <w:uiPriority w:val="5"/>
    <w:qFormat/>
    <w:rsid w:val="00067F02"/>
    <w:pPr>
      <w:numPr>
        <w:numId w:val="15"/>
      </w:numPr>
      <w:tabs>
        <w:tab w:val="left" w:pos="547"/>
      </w:tabs>
      <w:ind w:left="547" w:hanging="547"/>
    </w:pPr>
    <w:rPr>
      <w:rFonts w:ascii="Arial" w:eastAsia="Times New Roman" w:hAnsi="Arial" w:cs="Times New Roman"/>
      <w:kern w:val="20"/>
      <w:sz w:val="20"/>
      <w:szCs w:val="20"/>
      <w:lang w:val="en-US"/>
    </w:rPr>
  </w:style>
  <w:style w:type="paragraph" w:customStyle="1" w:styleId="NumberedHeading2">
    <w:name w:val="Numbered Heading 2"/>
    <w:next w:val="BodyText"/>
    <w:uiPriority w:val="3"/>
    <w:qFormat/>
    <w:rsid w:val="005F5CD1"/>
    <w:pPr>
      <w:keepNext/>
      <w:keepLines/>
      <w:numPr>
        <w:numId w:val="16"/>
      </w:numPr>
      <w:tabs>
        <w:tab w:val="left" w:pos="547"/>
      </w:tabs>
      <w:spacing w:before="240" w:line="320" w:lineRule="exact"/>
      <w:ind w:left="547" w:hanging="547"/>
      <w:outlineLvl w:val="1"/>
    </w:pPr>
    <w:rPr>
      <w:rFonts w:ascii="Arial" w:eastAsia="Times New Roman" w:hAnsi="Arial" w:cs="Times New Roman"/>
      <w:b/>
      <w:bCs/>
      <w:szCs w:val="28"/>
      <w:lang w:val="en-US"/>
    </w:rPr>
  </w:style>
  <w:style w:type="paragraph" w:customStyle="1" w:styleId="IFACBullet1">
    <w:name w:val="IFAC Bullet 1"/>
    <w:aliases w:val="b1"/>
    <w:next w:val="BodyText"/>
    <w:uiPriority w:val="2"/>
    <w:qFormat/>
    <w:rsid w:val="00E2603F"/>
    <w:pPr>
      <w:numPr>
        <w:numId w:val="17"/>
      </w:numPr>
      <w:tabs>
        <w:tab w:val="left" w:pos="547"/>
      </w:tabs>
    </w:pPr>
    <w:rPr>
      <w:rFonts w:ascii="Arial" w:hAnsi="Arial"/>
      <w:sz w:val="20"/>
      <w:lang w:val="en-US"/>
    </w:rPr>
  </w:style>
  <w:style w:type="paragraph" w:customStyle="1" w:styleId="IFACBullet2">
    <w:name w:val="IFAC Bullet 2"/>
    <w:aliases w:val="b2"/>
    <w:next w:val="BodyText"/>
    <w:uiPriority w:val="2"/>
    <w:qFormat/>
    <w:rsid w:val="00E2603F"/>
    <w:pPr>
      <w:numPr>
        <w:numId w:val="18"/>
      </w:numPr>
      <w:tabs>
        <w:tab w:val="left" w:pos="1094"/>
      </w:tabs>
    </w:pPr>
    <w:rPr>
      <w:rFonts w:ascii="Arial" w:hAnsi="Arial"/>
      <w:sz w:val="20"/>
      <w:lang w:val="en-US"/>
    </w:rPr>
  </w:style>
  <w:style w:type="paragraph" w:customStyle="1" w:styleId="IFACBullet3">
    <w:name w:val="IFAC Bullet 3"/>
    <w:aliases w:val="b3"/>
    <w:next w:val="BodyText"/>
    <w:uiPriority w:val="2"/>
    <w:qFormat/>
    <w:rsid w:val="00E2603F"/>
    <w:pPr>
      <w:numPr>
        <w:numId w:val="19"/>
      </w:numPr>
      <w:tabs>
        <w:tab w:val="left" w:pos="1642"/>
      </w:tabs>
    </w:pPr>
    <w:rPr>
      <w:rFonts w:ascii="Arial" w:hAnsi="Arial"/>
      <w:sz w:val="20"/>
      <w:lang w:val="en-US"/>
    </w:rPr>
  </w:style>
  <w:style w:type="paragraph" w:customStyle="1" w:styleId="IFACBulletIndented1">
    <w:name w:val="IFAC Bullet Indented 1"/>
    <w:aliases w:val="b1i"/>
    <w:next w:val="BodyText"/>
    <w:uiPriority w:val="2"/>
    <w:qFormat/>
    <w:rsid w:val="00475161"/>
    <w:pPr>
      <w:numPr>
        <w:numId w:val="20"/>
      </w:numPr>
      <w:tabs>
        <w:tab w:val="left" w:pos="1094"/>
      </w:tabs>
      <w:ind w:left="1094" w:hanging="547"/>
    </w:pPr>
    <w:rPr>
      <w:rFonts w:ascii="Arial" w:hAnsi="Arial"/>
      <w:sz w:val="20"/>
      <w:lang w:val="en-US"/>
    </w:rPr>
  </w:style>
  <w:style w:type="paragraph" w:customStyle="1" w:styleId="IFACBulletIndented2">
    <w:name w:val="IFAC Bullet Indented 2"/>
    <w:aliases w:val="b2i"/>
    <w:next w:val="BodyText"/>
    <w:uiPriority w:val="2"/>
    <w:qFormat/>
    <w:rsid w:val="003268DA"/>
    <w:pPr>
      <w:numPr>
        <w:numId w:val="21"/>
      </w:numPr>
      <w:tabs>
        <w:tab w:val="left" w:pos="1642"/>
      </w:tabs>
      <w:ind w:left="1641" w:hanging="547"/>
    </w:pPr>
    <w:rPr>
      <w:rFonts w:ascii="Arial" w:hAnsi="Arial"/>
      <w:color w:val="000000"/>
      <w:sz w:val="20"/>
      <w:lang w:val="en-US"/>
    </w:rPr>
  </w:style>
  <w:style w:type="paragraph" w:customStyle="1" w:styleId="IFACBulletIndented3">
    <w:name w:val="IFAC Bullet Indented 3"/>
    <w:aliases w:val="b3i"/>
    <w:next w:val="BodyText"/>
    <w:uiPriority w:val="2"/>
    <w:qFormat/>
    <w:rsid w:val="00E2603F"/>
    <w:pPr>
      <w:numPr>
        <w:numId w:val="22"/>
      </w:numPr>
      <w:tabs>
        <w:tab w:val="left" w:pos="2189"/>
      </w:tabs>
    </w:pPr>
    <w:rPr>
      <w:rFonts w:ascii="Arial" w:hAnsi="Arial"/>
      <w:sz w:val="20"/>
      <w:lang w:val="en-US"/>
    </w:rPr>
  </w:style>
  <w:style w:type="paragraph" w:customStyle="1" w:styleId="TableHeading">
    <w:name w:val="Table Heading"/>
    <w:basedOn w:val="Normal"/>
    <w:next w:val="BodyText"/>
    <w:uiPriority w:val="4"/>
    <w:qFormat/>
    <w:rsid w:val="00097099"/>
    <w:pPr>
      <w:spacing w:after="60"/>
    </w:pPr>
    <w:rPr>
      <w:b/>
      <w:lang w:val="x-none" w:eastAsia="x-none"/>
    </w:rPr>
  </w:style>
  <w:style w:type="table" w:customStyle="1" w:styleId="ListTable3-Accent11">
    <w:name w:val="List Table 3 - Accent 11"/>
    <w:basedOn w:val="TableNormal"/>
    <w:uiPriority w:val="48"/>
    <w:rsid w:val="00097099"/>
    <w:pPr>
      <w:spacing w:line="240" w:lineRule="auto"/>
    </w:pPr>
    <w:tblPr>
      <w:tblStyleRowBandSize w:val="1"/>
      <w:tblStyleColBandSize w:val="1"/>
      <w:tblBorders>
        <w:top w:val="single" w:sz="4" w:space="0" w:color="F15A22" w:themeColor="accent1"/>
        <w:left w:val="single" w:sz="4" w:space="0" w:color="F15A22" w:themeColor="accent1"/>
        <w:bottom w:val="single" w:sz="4" w:space="0" w:color="F15A22" w:themeColor="accent1"/>
        <w:right w:val="single" w:sz="4" w:space="0" w:color="F15A22" w:themeColor="accent1"/>
      </w:tblBorders>
    </w:tblPr>
    <w:tblStylePr w:type="firstRow">
      <w:rPr>
        <w:b/>
        <w:bCs/>
        <w:color w:val="FFFFFF" w:themeColor="background1"/>
      </w:rPr>
      <w:tblPr/>
      <w:tcPr>
        <w:shd w:val="clear" w:color="auto" w:fill="F15A22" w:themeFill="accent1"/>
      </w:tcPr>
    </w:tblStylePr>
    <w:tblStylePr w:type="lastRow">
      <w:rPr>
        <w:b/>
        <w:bCs/>
      </w:rPr>
      <w:tblPr/>
      <w:tcPr>
        <w:tcBorders>
          <w:top w:val="double" w:sz="4" w:space="0" w:color="F15A2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15A22" w:themeColor="accent1"/>
          <w:right w:val="single" w:sz="4" w:space="0" w:color="F15A22" w:themeColor="accent1"/>
        </w:tcBorders>
      </w:tcPr>
    </w:tblStylePr>
    <w:tblStylePr w:type="band1Horz">
      <w:tblPr/>
      <w:tcPr>
        <w:tcBorders>
          <w:top w:val="single" w:sz="4" w:space="0" w:color="F15A22" w:themeColor="accent1"/>
          <w:bottom w:val="single" w:sz="4" w:space="0" w:color="F15A2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15A22" w:themeColor="accent1"/>
          <w:left w:val="nil"/>
        </w:tcBorders>
      </w:tcPr>
    </w:tblStylePr>
    <w:tblStylePr w:type="swCell">
      <w:tblPr/>
      <w:tcPr>
        <w:tcBorders>
          <w:top w:val="double" w:sz="4" w:space="0" w:color="F15A22" w:themeColor="accent1"/>
          <w:right w:val="nil"/>
        </w:tcBorders>
      </w:tcPr>
    </w:tblStylePr>
  </w:style>
  <w:style w:type="paragraph" w:customStyle="1" w:styleId="Heading2ChapterHeading">
    <w:name w:val="Heading 2 Chapter Heading"/>
    <w:aliases w:val="h2"/>
    <w:basedOn w:val="Heading2"/>
    <w:autoRedefine/>
    <w:qFormat/>
    <w:rsid w:val="00505100"/>
    <w:pPr>
      <w:keepLines w:val="0"/>
      <w:spacing w:before="60" w:after="60"/>
      <w:outlineLvl w:val="9"/>
    </w:pPr>
    <w:rPr>
      <w:iCs w:val="0"/>
      <w:kern w:val="0"/>
    </w:rPr>
  </w:style>
  <w:style w:type="paragraph" w:customStyle="1" w:styleId="Heading2NoSpaceBefore">
    <w:name w:val="Heading 2 NoSpaceBefore"/>
    <w:basedOn w:val="Normal"/>
    <w:next w:val="BodyText"/>
    <w:uiPriority w:val="1"/>
    <w:qFormat/>
    <w:rsid w:val="00E75F7E"/>
    <w:pPr>
      <w:keepNext/>
      <w:keepLines/>
      <w:spacing w:before="0" w:line="320" w:lineRule="exact"/>
      <w:jc w:val="left"/>
      <w:outlineLvl w:val="1"/>
    </w:pPr>
    <w:rPr>
      <w:b/>
      <w:sz w:val="24"/>
    </w:rPr>
  </w:style>
  <w:style w:type="paragraph" w:customStyle="1" w:styleId="Heading3Stacked">
    <w:name w:val="Heading 3 (Stacked)"/>
    <w:aliases w:val="H3S"/>
    <w:basedOn w:val="Normal"/>
    <w:next w:val="BodyText"/>
    <w:qFormat/>
    <w:rsid w:val="00E75F7E"/>
    <w:pPr>
      <w:keepNext/>
      <w:keepLines/>
      <w:jc w:val="left"/>
      <w:outlineLvl w:val="2"/>
    </w:pPr>
    <w:rPr>
      <w:b/>
    </w:rPr>
  </w:style>
  <w:style w:type="paragraph" w:customStyle="1" w:styleId="Heading4Stacked">
    <w:name w:val="Heading 4 (Stacked)"/>
    <w:aliases w:val="H4S"/>
    <w:basedOn w:val="Normal"/>
    <w:next w:val="BodyText"/>
    <w:qFormat/>
    <w:rsid w:val="00E75F7E"/>
    <w:pPr>
      <w:keepNext/>
      <w:keepLines/>
      <w:jc w:val="left"/>
      <w:outlineLvl w:val="3"/>
    </w:pPr>
    <w:rPr>
      <w:i/>
    </w:rPr>
  </w:style>
  <w:style w:type="paragraph" w:customStyle="1" w:styleId="Heading5Sub-headingsNormalStylePlus">
    <w:name w:val="Heading 5 (Sub-headings): Normal Style Plus"/>
    <w:aliases w:val="H5"/>
    <w:basedOn w:val="Normal"/>
    <w:next w:val="BodyText"/>
    <w:qFormat/>
    <w:rsid w:val="00E75F7E"/>
    <w:pPr>
      <w:keepNext/>
      <w:keepLines/>
      <w:spacing w:before="240"/>
      <w:jc w:val="left"/>
      <w:outlineLvl w:val="4"/>
    </w:pPr>
    <w:rPr>
      <w:rFonts w:eastAsia="Times New Roman" w:cs="Times New Roman"/>
      <w:bCs/>
      <w:kern w:val="20"/>
      <w:szCs w:val="20"/>
    </w:rPr>
  </w:style>
  <w:style w:type="paragraph" w:customStyle="1" w:styleId="Heading6Sub-headingsNormalstyleplus">
    <w:name w:val="Heading 6 (Sub-headings): Normal style plus"/>
    <w:aliases w:val="H6"/>
    <w:basedOn w:val="Normal"/>
    <w:next w:val="BodyText"/>
    <w:qFormat/>
    <w:rsid w:val="00E75F7E"/>
    <w:pPr>
      <w:spacing w:before="240"/>
      <w:jc w:val="left"/>
      <w:outlineLvl w:val="5"/>
    </w:pPr>
    <w:rPr>
      <w:rFonts w:eastAsia="Times New Roman" w:cs="Times New Roman"/>
      <w:kern w:val="20"/>
      <w:szCs w:val="20"/>
    </w:rPr>
  </w:style>
  <w:style w:type="paragraph" w:customStyle="1" w:styleId="Heading7Sub-headingsNormalstyleplus">
    <w:name w:val="Heading 7 (Sub-headings): Normal style plus"/>
    <w:aliases w:val="H7"/>
    <w:basedOn w:val="Normal"/>
    <w:next w:val="BodyText"/>
    <w:uiPriority w:val="1"/>
    <w:qFormat/>
    <w:rsid w:val="00E75F7E"/>
    <w:pPr>
      <w:spacing w:before="240"/>
      <w:ind w:left="547"/>
      <w:jc w:val="left"/>
      <w:outlineLvl w:val="6"/>
    </w:pPr>
    <w:rPr>
      <w:rFonts w:eastAsia="Times New Roman" w:cs="Times New Roman"/>
      <w:kern w:val="20"/>
      <w:szCs w:val="20"/>
    </w:rPr>
  </w:style>
  <w:style w:type="table" w:customStyle="1" w:styleId="ListTable4-Accent31">
    <w:name w:val="List Table 4 - Accent 31"/>
    <w:basedOn w:val="TableNormal"/>
    <w:uiPriority w:val="49"/>
    <w:rsid w:val="00825709"/>
    <w:pPr>
      <w:spacing w:line="240" w:lineRule="auto"/>
    </w:pPr>
    <w:tblPr>
      <w:tblStyleRowBandSize w:val="1"/>
      <w:tblStyleColBandSize w:val="1"/>
      <w:tblBorders>
        <w:top w:val="single" w:sz="4" w:space="0" w:color="339FFF" w:themeColor="accent3" w:themeTint="99"/>
        <w:left w:val="single" w:sz="4" w:space="0" w:color="339FFF" w:themeColor="accent3" w:themeTint="99"/>
        <w:bottom w:val="single" w:sz="4" w:space="0" w:color="339FFF" w:themeColor="accent3" w:themeTint="99"/>
        <w:right w:val="single" w:sz="4" w:space="0" w:color="339FFF" w:themeColor="accent3" w:themeTint="99"/>
        <w:insideH w:val="single" w:sz="4" w:space="0" w:color="339FFF" w:themeColor="accent3" w:themeTint="99"/>
      </w:tblBorders>
    </w:tblPr>
    <w:tblStylePr w:type="firstRow">
      <w:rPr>
        <w:b/>
        <w:bCs/>
        <w:color w:val="FFFFFF" w:themeColor="background1"/>
      </w:rPr>
      <w:tblPr/>
      <w:tcPr>
        <w:tcBorders>
          <w:top w:val="single" w:sz="4" w:space="0" w:color="005BAA" w:themeColor="accent3"/>
          <w:left w:val="single" w:sz="4" w:space="0" w:color="005BAA" w:themeColor="accent3"/>
          <w:bottom w:val="single" w:sz="4" w:space="0" w:color="005BAA" w:themeColor="accent3"/>
          <w:right w:val="single" w:sz="4" w:space="0" w:color="005BAA" w:themeColor="accent3"/>
          <w:insideH w:val="nil"/>
        </w:tcBorders>
        <w:shd w:val="clear" w:color="auto" w:fill="005BAA" w:themeFill="accent3"/>
      </w:tcPr>
    </w:tblStylePr>
    <w:tblStylePr w:type="lastRow">
      <w:rPr>
        <w:b/>
        <w:bCs/>
      </w:rPr>
      <w:tblPr/>
      <w:tcPr>
        <w:tcBorders>
          <w:top w:val="double" w:sz="4" w:space="0" w:color="339FFF" w:themeColor="accent3" w:themeTint="99"/>
        </w:tcBorders>
      </w:tcPr>
    </w:tblStylePr>
    <w:tblStylePr w:type="firstCol">
      <w:rPr>
        <w:b/>
        <w:bCs/>
      </w:rPr>
    </w:tblStylePr>
    <w:tblStylePr w:type="lastCol">
      <w:rPr>
        <w:b/>
        <w:bCs/>
      </w:rPr>
    </w:tblStylePr>
    <w:tblStylePr w:type="band1Vert">
      <w:tblPr/>
      <w:tcPr>
        <w:shd w:val="clear" w:color="auto" w:fill="BBDFFF" w:themeFill="accent3" w:themeFillTint="33"/>
      </w:tcPr>
    </w:tblStylePr>
    <w:tblStylePr w:type="band1Horz">
      <w:tblPr/>
      <w:tcPr>
        <w:shd w:val="clear" w:color="auto" w:fill="BBDFFF" w:themeFill="accent3" w:themeFillTint="33"/>
      </w:tcPr>
    </w:tblStylePr>
  </w:style>
  <w:style w:type="table" w:customStyle="1" w:styleId="ListTable3-Accent31">
    <w:name w:val="List Table 3 - Accent 31"/>
    <w:basedOn w:val="TableNormal"/>
    <w:uiPriority w:val="48"/>
    <w:rsid w:val="00825709"/>
    <w:pPr>
      <w:spacing w:line="240" w:lineRule="auto"/>
    </w:pPr>
    <w:tblPr>
      <w:tblStyleRowBandSize w:val="1"/>
      <w:tblStyleColBandSize w:val="1"/>
      <w:tblBorders>
        <w:top w:val="single" w:sz="4" w:space="0" w:color="005BAA" w:themeColor="accent3"/>
        <w:left w:val="single" w:sz="4" w:space="0" w:color="005BAA" w:themeColor="accent3"/>
        <w:bottom w:val="single" w:sz="4" w:space="0" w:color="005BAA" w:themeColor="accent3"/>
        <w:right w:val="single" w:sz="4" w:space="0" w:color="005BAA" w:themeColor="accent3"/>
      </w:tblBorders>
    </w:tblPr>
    <w:tblStylePr w:type="firstRow">
      <w:rPr>
        <w:b/>
        <w:bCs/>
        <w:color w:val="FFFFFF" w:themeColor="background1"/>
      </w:rPr>
      <w:tblPr/>
      <w:tcPr>
        <w:shd w:val="clear" w:color="auto" w:fill="005BAA" w:themeFill="accent3"/>
      </w:tcPr>
    </w:tblStylePr>
    <w:tblStylePr w:type="lastRow">
      <w:rPr>
        <w:b/>
        <w:bCs/>
      </w:rPr>
      <w:tblPr/>
      <w:tcPr>
        <w:tcBorders>
          <w:top w:val="double" w:sz="4" w:space="0" w:color="005BAA"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5BAA" w:themeColor="accent3"/>
          <w:right w:val="single" w:sz="4" w:space="0" w:color="005BAA" w:themeColor="accent3"/>
        </w:tcBorders>
      </w:tcPr>
    </w:tblStylePr>
    <w:tblStylePr w:type="band1Horz">
      <w:tblPr/>
      <w:tcPr>
        <w:tcBorders>
          <w:top w:val="single" w:sz="4" w:space="0" w:color="005BAA" w:themeColor="accent3"/>
          <w:bottom w:val="single" w:sz="4" w:space="0" w:color="005BAA"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5BAA" w:themeColor="accent3"/>
          <w:left w:val="nil"/>
        </w:tcBorders>
      </w:tcPr>
    </w:tblStylePr>
    <w:tblStylePr w:type="swCell">
      <w:tblPr/>
      <w:tcPr>
        <w:tcBorders>
          <w:top w:val="double" w:sz="4" w:space="0" w:color="005BAA" w:themeColor="accent3"/>
          <w:right w:val="nil"/>
        </w:tcBorders>
      </w:tcPr>
    </w:tblStylePr>
  </w:style>
  <w:style w:type="paragraph" w:customStyle="1" w:styleId="Bullet2indented">
    <w:name w:val="Bullet 2 indented"/>
    <w:basedOn w:val="Normal"/>
    <w:qFormat/>
    <w:rsid w:val="00992FB0"/>
    <w:pPr>
      <w:numPr>
        <w:numId w:val="23"/>
      </w:numPr>
      <w:tabs>
        <w:tab w:val="left" w:pos="1642"/>
      </w:tabs>
      <w:ind w:left="1641" w:hanging="547"/>
    </w:pPr>
  </w:style>
  <w:style w:type="character" w:customStyle="1" w:styleId="Heading8Char">
    <w:name w:val="Heading 8 Char"/>
    <w:basedOn w:val="DefaultParagraphFont"/>
    <w:link w:val="Heading8"/>
    <w:rsid w:val="00B37CBE"/>
    <w:rPr>
      <w:rFonts w:eastAsia="Times New Roman" w:cs="Times New Roman"/>
      <w:i/>
      <w:iCs/>
      <w:kern w:val="8"/>
      <w:lang w:val="en-US" w:bidi="he-IL"/>
    </w:rPr>
  </w:style>
  <w:style w:type="character" w:customStyle="1" w:styleId="Heading9Char">
    <w:name w:val="Heading 9 Char"/>
    <w:basedOn w:val="DefaultParagraphFont"/>
    <w:link w:val="Heading9"/>
    <w:rsid w:val="00B37CBE"/>
    <w:rPr>
      <w:rFonts w:ascii="Arial" w:eastAsia="Times New Roman" w:hAnsi="Arial" w:cs="Arial"/>
      <w:kern w:val="8"/>
      <w:sz w:val="22"/>
      <w:szCs w:val="22"/>
      <w:lang w:val="en-US" w:bidi="he-IL"/>
    </w:rPr>
  </w:style>
  <w:style w:type="paragraph" w:customStyle="1" w:styleId="NumberedParagraph">
    <w:name w:val="Numbered Paragraph"/>
    <w:basedOn w:val="Normal"/>
    <w:rsid w:val="00B37CBE"/>
    <w:pPr>
      <w:tabs>
        <w:tab w:val="right" w:pos="312"/>
        <w:tab w:val="left" w:pos="480"/>
      </w:tabs>
      <w:spacing w:before="0"/>
      <w:ind w:left="480" w:hanging="480"/>
    </w:pPr>
    <w:rPr>
      <w:rFonts w:ascii="Times New Roman" w:eastAsia="Times New Roman" w:hAnsi="Times New Roman" w:cs="Times New Roman"/>
      <w:kern w:val="8"/>
      <w:sz w:val="24"/>
      <w:lang w:bidi="he-IL"/>
    </w:rPr>
  </w:style>
  <w:style w:type="character" w:customStyle="1" w:styleId="Heading3Char2">
    <w:name w:val="Heading 3 Char2"/>
    <w:aliases w:val="Heading 3 Char1 Char,Heading 3 Char Char Char,Heading 3 Char2 Char Char,Heading 3 Char1 Char Char Char,Heading 3 Char Char Char Char Char,Heading 3 Char Char1 Char Char"/>
    <w:rsid w:val="00B37CBE"/>
    <w:rPr>
      <w:rFonts w:ascii="Times New Roman" w:eastAsia="Times New Roman" w:hAnsi="Times New Roman" w:cs="Times New Roman"/>
      <w:b/>
      <w:bCs/>
      <w:kern w:val="8"/>
      <w:sz w:val="24"/>
      <w:szCs w:val="24"/>
      <w:lang w:bidi="he-IL"/>
    </w:rPr>
  </w:style>
  <w:style w:type="character" w:customStyle="1" w:styleId="Heading4Char1">
    <w:name w:val="Heading 4 Char1"/>
    <w:rsid w:val="00B37CBE"/>
    <w:rPr>
      <w:rFonts w:ascii="Times New Roman" w:eastAsia="Times New Roman" w:hAnsi="Times New Roman" w:cs="Times New Roman"/>
      <w:smallCaps/>
      <w:spacing w:val="5"/>
      <w:sz w:val="24"/>
      <w:szCs w:val="24"/>
      <w:lang w:bidi="he-IL"/>
    </w:rPr>
  </w:style>
  <w:style w:type="paragraph" w:customStyle="1" w:styleId="Indent">
    <w:name w:val="Indent"/>
    <w:basedOn w:val="NumberedParagraph"/>
    <w:link w:val="IndentChar"/>
    <w:rsid w:val="00B37CBE"/>
    <w:pPr>
      <w:tabs>
        <w:tab w:val="clear" w:pos="312"/>
        <w:tab w:val="clear" w:pos="480"/>
        <w:tab w:val="left" w:pos="960"/>
      </w:tabs>
      <w:spacing w:before="140"/>
      <w:ind w:left="960"/>
    </w:pPr>
  </w:style>
  <w:style w:type="character" w:customStyle="1" w:styleId="IndentChar">
    <w:name w:val="Indent Char"/>
    <w:link w:val="Indent"/>
    <w:rsid w:val="00B37CBE"/>
    <w:rPr>
      <w:rFonts w:eastAsia="Times New Roman" w:cs="Times New Roman"/>
      <w:kern w:val="8"/>
      <w:lang w:val="en-US" w:bidi="he-IL"/>
    </w:rPr>
  </w:style>
  <w:style w:type="paragraph" w:customStyle="1" w:styleId="Quotation">
    <w:name w:val="Quotation"/>
    <w:basedOn w:val="NumberedParagraph"/>
    <w:rsid w:val="00B37CBE"/>
    <w:pPr>
      <w:tabs>
        <w:tab w:val="clear" w:pos="312"/>
        <w:tab w:val="clear" w:pos="480"/>
      </w:tabs>
      <w:spacing w:before="140" w:after="140" w:line="240" w:lineRule="exact"/>
      <w:ind w:left="960" w:right="480" w:firstLine="0"/>
    </w:pPr>
    <w:rPr>
      <w:sz w:val="20"/>
      <w:szCs w:val="20"/>
    </w:rPr>
  </w:style>
  <w:style w:type="paragraph" w:customStyle="1" w:styleId="Roman">
    <w:name w:val="Roman"/>
    <w:basedOn w:val="Indent"/>
    <w:rsid w:val="00B37CBE"/>
    <w:pPr>
      <w:tabs>
        <w:tab w:val="clear" w:pos="960"/>
        <w:tab w:val="right" w:pos="1320"/>
        <w:tab w:val="left" w:pos="1440"/>
      </w:tabs>
      <w:ind w:left="1440"/>
    </w:pPr>
  </w:style>
  <w:style w:type="character" w:customStyle="1" w:styleId="EndnoteTextChar1">
    <w:name w:val="Endnote Text Char1"/>
    <w:basedOn w:val="DefaultParagraphFont"/>
    <w:uiPriority w:val="99"/>
    <w:semiHidden/>
    <w:rsid w:val="00B37CBE"/>
    <w:rPr>
      <w:sz w:val="20"/>
      <w:szCs w:val="20"/>
    </w:rPr>
  </w:style>
  <w:style w:type="paragraph" w:customStyle="1" w:styleId="IndentTable">
    <w:name w:val="Indent (Table)"/>
    <w:basedOn w:val="NormalTable"/>
    <w:rsid w:val="00B37CBE"/>
    <w:pPr>
      <w:tabs>
        <w:tab w:val="left" w:pos="480"/>
      </w:tabs>
      <w:spacing w:before="120"/>
      <w:ind w:left="480" w:hanging="420"/>
    </w:pPr>
  </w:style>
  <w:style w:type="paragraph" w:customStyle="1" w:styleId="NormalTable">
    <w:name w:val="Normal (Table)"/>
    <w:basedOn w:val="Normal"/>
    <w:rsid w:val="00B37CBE"/>
    <w:pPr>
      <w:spacing w:before="0" w:line="240" w:lineRule="exact"/>
      <w:ind w:left="60" w:right="60"/>
    </w:pPr>
    <w:rPr>
      <w:rFonts w:ascii="Times New Roman" w:eastAsia="Times New Roman" w:hAnsi="Times New Roman" w:cs="Times New Roman"/>
      <w:kern w:val="8"/>
      <w:szCs w:val="20"/>
      <w:lang w:bidi="he-IL"/>
    </w:rPr>
  </w:style>
  <w:style w:type="paragraph" w:customStyle="1" w:styleId="HeaderTable">
    <w:name w:val="Header (Table)"/>
    <w:basedOn w:val="NormalTable"/>
    <w:rsid w:val="00B37CBE"/>
    <w:pPr>
      <w:keepNext/>
      <w:keepLines/>
      <w:spacing w:after="40"/>
      <w:jc w:val="left"/>
    </w:pPr>
    <w:rPr>
      <w:i/>
      <w:iCs/>
    </w:rPr>
  </w:style>
  <w:style w:type="paragraph" w:customStyle="1" w:styleId="Heading3Table">
    <w:name w:val="Heading 3 (Table)"/>
    <w:basedOn w:val="NormalTable"/>
    <w:rsid w:val="00B37CBE"/>
    <w:pPr>
      <w:keepNext/>
      <w:keepLines/>
      <w:spacing w:before="200" w:after="40"/>
      <w:jc w:val="left"/>
      <w:outlineLvl w:val="2"/>
    </w:pPr>
    <w:rPr>
      <w:b/>
      <w:bCs/>
    </w:rPr>
  </w:style>
  <w:style w:type="paragraph" w:customStyle="1" w:styleId="IndentSecondLevel">
    <w:name w:val="Indent (Second Level)"/>
    <w:basedOn w:val="Indent"/>
    <w:rsid w:val="00B37CBE"/>
    <w:pPr>
      <w:tabs>
        <w:tab w:val="clear" w:pos="960"/>
        <w:tab w:val="left" w:pos="1440"/>
      </w:tabs>
      <w:ind w:left="1440"/>
    </w:pPr>
  </w:style>
  <w:style w:type="paragraph" w:customStyle="1" w:styleId="After">
    <w:name w:val="After"/>
    <w:basedOn w:val="NumberedParagraph"/>
    <w:next w:val="NumberedParagraph"/>
    <w:rsid w:val="00B37CBE"/>
    <w:pPr>
      <w:tabs>
        <w:tab w:val="clear" w:pos="312"/>
        <w:tab w:val="clear" w:pos="480"/>
      </w:tabs>
      <w:spacing w:before="140"/>
      <w:ind w:firstLine="0"/>
    </w:pPr>
  </w:style>
  <w:style w:type="character" w:customStyle="1" w:styleId="CommentSubjectChar1">
    <w:name w:val="Comment Subject Char1"/>
    <w:basedOn w:val="CommentTextChar"/>
    <w:uiPriority w:val="99"/>
    <w:semiHidden/>
    <w:rsid w:val="00B37CBE"/>
    <w:rPr>
      <w:rFonts w:ascii="Times New Roman" w:eastAsia="Times New Roman" w:hAnsi="Times New Roman" w:cs="Times New Roman"/>
      <w:b/>
      <w:bCs/>
      <w:kern w:val="8"/>
      <w:sz w:val="20"/>
      <w:szCs w:val="20"/>
      <w:lang w:val="en-US" w:bidi="he-IL"/>
    </w:rPr>
  </w:style>
  <w:style w:type="paragraph" w:customStyle="1" w:styleId="BulletedListundernumpara">
    <w:name w:val="Bulleted List under num para"/>
    <w:basedOn w:val="Normal"/>
    <w:rsid w:val="00B37CBE"/>
    <w:pPr>
      <w:numPr>
        <w:numId w:val="24"/>
      </w:numPr>
      <w:tabs>
        <w:tab w:val="left" w:pos="1267"/>
      </w:tabs>
      <w:spacing w:line="240" w:lineRule="exact"/>
    </w:pPr>
    <w:rPr>
      <w:rFonts w:ascii="Times New Roman" w:eastAsia="Times New Roman" w:hAnsi="Times New Roman" w:cs="Times New Roman"/>
      <w:szCs w:val="20"/>
    </w:rPr>
  </w:style>
  <w:style w:type="paragraph" w:customStyle="1" w:styleId="Paragraph">
    <w:name w:val="Paragraph"/>
    <w:basedOn w:val="Contents"/>
    <w:rsid w:val="00B37CBE"/>
    <w:pPr>
      <w:spacing w:before="240"/>
      <w:ind w:right="360"/>
      <w:jc w:val="right"/>
    </w:pPr>
  </w:style>
  <w:style w:type="paragraph" w:customStyle="1" w:styleId="Contents">
    <w:name w:val="Contents"/>
    <w:basedOn w:val="Normal"/>
    <w:rsid w:val="00B37CBE"/>
    <w:pPr>
      <w:tabs>
        <w:tab w:val="left" w:leader="dot" w:pos="5659"/>
        <w:tab w:val="center" w:pos="6019"/>
      </w:tabs>
      <w:spacing w:before="0" w:after="120" w:line="220" w:lineRule="exact"/>
      <w:ind w:left="360" w:right="1541" w:hanging="360"/>
      <w:jc w:val="left"/>
    </w:pPr>
    <w:rPr>
      <w:rFonts w:ascii="Times New Roman" w:eastAsia="Times New Roman" w:hAnsi="Times New Roman" w:cs="Times New Roman"/>
      <w:szCs w:val="20"/>
    </w:rPr>
  </w:style>
  <w:style w:type="paragraph" w:customStyle="1" w:styleId="Contentshead">
    <w:name w:val="Contents head"/>
    <w:basedOn w:val="Normal"/>
    <w:rsid w:val="00B37CBE"/>
    <w:pPr>
      <w:pBdr>
        <w:bottom w:val="single" w:sz="6" w:space="10" w:color="auto"/>
      </w:pBdr>
      <w:spacing w:before="0" w:after="120" w:line="220" w:lineRule="exact"/>
      <w:jc w:val="center"/>
    </w:pPr>
    <w:rPr>
      <w:rFonts w:ascii="Times New Roman" w:eastAsia="Times New Roman" w:hAnsi="Times New Roman" w:cs="Times New Roman"/>
      <w:b/>
      <w:szCs w:val="20"/>
    </w:rPr>
  </w:style>
  <w:style w:type="paragraph" w:customStyle="1" w:styleId="IndentCharCharCharChar">
    <w:name w:val="Indent Char Char Char Char"/>
    <w:basedOn w:val="Normal"/>
    <w:rsid w:val="00B37CBE"/>
    <w:pPr>
      <w:widowControl w:val="0"/>
      <w:tabs>
        <w:tab w:val="left" w:pos="960"/>
      </w:tabs>
      <w:spacing w:before="140"/>
      <w:ind w:left="960" w:hanging="480"/>
    </w:pPr>
    <w:rPr>
      <w:rFonts w:ascii="Times New Roman" w:eastAsia="MS Mincho" w:hAnsi="Times New Roman" w:cs="Times New Roman"/>
      <w:kern w:val="8"/>
      <w:sz w:val="24"/>
    </w:rPr>
  </w:style>
  <w:style w:type="paragraph" w:customStyle="1" w:styleId="NumberedParagraph-BulletelistLeft0Firstline0">
    <w:name w:val="Numbered Paragraph - Bullete list + Left:  0&quot; First line:  0&quot;"/>
    <w:basedOn w:val="Normal"/>
    <w:rsid w:val="00B37CBE"/>
    <w:pPr>
      <w:numPr>
        <w:numId w:val="25"/>
      </w:numPr>
      <w:spacing w:line="240" w:lineRule="exact"/>
    </w:pPr>
    <w:rPr>
      <w:rFonts w:ascii="Times New Roman" w:eastAsia="Times New Roman" w:hAnsi="Times New Roman" w:cs="Times New Roman"/>
      <w:szCs w:val="20"/>
    </w:rPr>
  </w:style>
  <w:style w:type="character" w:customStyle="1" w:styleId="FootnoteReference0">
    <w:name w:val="Footnote Reference +"/>
    <w:rsid w:val="00B37CBE"/>
    <w:rPr>
      <w:rFonts w:ascii="Times New Roman" w:hAnsi="Times New Roman"/>
      <w:dstrike w:val="0"/>
      <w:position w:val="6"/>
      <w:sz w:val="14"/>
      <w:szCs w:val="14"/>
      <w:vertAlign w:val="baseline"/>
    </w:rPr>
  </w:style>
  <w:style w:type="character" w:customStyle="1" w:styleId="xsltbolditalic1">
    <w:name w:val="xsltbolditalic1"/>
    <w:rsid w:val="00B37CBE"/>
    <w:rPr>
      <w:b/>
      <w:bCs/>
      <w:i/>
      <w:iCs/>
    </w:rPr>
  </w:style>
  <w:style w:type="character" w:customStyle="1" w:styleId="xsltbolditalicunderline1">
    <w:name w:val="xsltbolditalicunderline1"/>
    <w:rsid w:val="00B37CBE"/>
    <w:rPr>
      <w:b/>
      <w:bCs/>
      <w:i/>
      <w:iCs/>
    </w:rPr>
  </w:style>
  <w:style w:type="paragraph" w:customStyle="1" w:styleId="LetteredList">
    <w:name w:val="Lettered List"/>
    <w:basedOn w:val="Normal"/>
    <w:link w:val="LetteredListChar"/>
    <w:rsid w:val="00B37CBE"/>
    <w:pPr>
      <w:numPr>
        <w:numId w:val="26"/>
      </w:numPr>
      <w:spacing w:line="240" w:lineRule="exact"/>
    </w:pPr>
    <w:rPr>
      <w:rFonts w:ascii="Times New Roman" w:eastAsia="Times New Roman" w:hAnsi="Times New Roman" w:cs="Times New Roman"/>
      <w:kern w:val="12"/>
      <w:szCs w:val="20"/>
    </w:rPr>
  </w:style>
  <w:style w:type="paragraph" w:customStyle="1" w:styleId="numberedparagraphChar">
    <w:name w:val="numbered paragraph Char"/>
    <w:basedOn w:val="Normal"/>
    <w:rsid w:val="00B37CBE"/>
    <w:pPr>
      <w:numPr>
        <w:numId w:val="27"/>
      </w:numPr>
      <w:spacing w:line="240" w:lineRule="exact"/>
    </w:pPr>
    <w:rPr>
      <w:rFonts w:ascii="Times New Roman" w:eastAsia="Times New Roman" w:hAnsi="Times New Roman" w:cs="Times New Roman"/>
      <w:kern w:val="8"/>
      <w:sz w:val="24"/>
    </w:rPr>
  </w:style>
  <w:style w:type="character" w:customStyle="1" w:styleId="numberedparagraphCharChar">
    <w:name w:val="numbered paragraph Char Char"/>
    <w:rsid w:val="00B37CBE"/>
    <w:rPr>
      <w:noProof w:val="0"/>
      <w:kern w:val="8"/>
      <w:sz w:val="24"/>
      <w:szCs w:val="24"/>
      <w:lang w:val="en-US" w:eastAsia="en-US" w:bidi="ar-SA"/>
    </w:rPr>
  </w:style>
  <w:style w:type="character" w:customStyle="1" w:styleId="NumboldChar">
    <w:name w:val="Num + bold Char"/>
    <w:rsid w:val="00B37CBE"/>
    <w:rPr>
      <w:b/>
      <w:noProof w:val="0"/>
      <w:kern w:val="8"/>
      <w:sz w:val="24"/>
      <w:szCs w:val="24"/>
      <w:lang w:val="en-US" w:eastAsia="en-US" w:bidi="he-IL"/>
    </w:rPr>
  </w:style>
  <w:style w:type="paragraph" w:styleId="NormalWeb">
    <w:name w:val="Normal (Web)"/>
    <w:basedOn w:val="Normal"/>
    <w:rsid w:val="00B37CBE"/>
    <w:pPr>
      <w:spacing w:before="100" w:beforeAutospacing="1" w:after="100" w:afterAutospacing="1" w:line="240" w:lineRule="auto"/>
      <w:jc w:val="left"/>
    </w:pPr>
    <w:rPr>
      <w:rFonts w:ascii="Times New Roman" w:eastAsia="Times New Roman" w:hAnsi="Times New Roman" w:cs="Times New Roman"/>
      <w:sz w:val="24"/>
    </w:rPr>
  </w:style>
  <w:style w:type="paragraph" w:customStyle="1" w:styleId="NumParaLeft">
    <w:name w:val="Num Para Left"/>
    <w:basedOn w:val="Normal"/>
    <w:rsid w:val="00B37CBE"/>
    <w:pPr>
      <w:tabs>
        <w:tab w:val="right" w:pos="312"/>
        <w:tab w:val="left" w:pos="480"/>
      </w:tabs>
      <w:spacing w:before="0"/>
      <w:ind w:left="540" w:hanging="540"/>
    </w:pPr>
    <w:rPr>
      <w:rFonts w:ascii="Times New Roman" w:eastAsia="MS Mincho" w:hAnsi="Times New Roman" w:cs="Times New Roman"/>
      <w:kern w:val="8"/>
      <w:sz w:val="24"/>
      <w:lang w:val="en-GB"/>
    </w:rPr>
  </w:style>
  <w:style w:type="character" w:customStyle="1" w:styleId="NumParaLeftChar">
    <w:name w:val="Num Para Left Char"/>
    <w:rsid w:val="00B37CBE"/>
    <w:rPr>
      <w:rFonts w:eastAsia="MS Mincho"/>
      <w:noProof w:val="0"/>
      <w:kern w:val="8"/>
      <w:sz w:val="24"/>
      <w:szCs w:val="24"/>
      <w:lang w:val="en-GB" w:eastAsia="en-US" w:bidi="ar-SA"/>
    </w:rPr>
  </w:style>
  <w:style w:type="paragraph" w:styleId="BodyTextIndent">
    <w:name w:val="Body Text Indent"/>
    <w:basedOn w:val="Normal"/>
    <w:link w:val="BodyTextIndentChar"/>
    <w:rsid w:val="00B37CBE"/>
    <w:pPr>
      <w:spacing w:before="0" w:after="120"/>
      <w:ind w:left="360"/>
    </w:pPr>
    <w:rPr>
      <w:rFonts w:ascii="Times New Roman" w:eastAsia="Times New Roman" w:hAnsi="Times New Roman" w:cs="Times New Roman"/>
      <w:kern w:val="8"/>
      <w:sz w:val="24"/>
      <w:lang w:bidi="he-IL"/>
    </w:rPr>
  </w:style>
  <w:style w:type="character" w:customStyle="1" w:styleId="BodyTextIndentChar">
    <w:name w:val="Body Text Indent Char"/>
    <w:basedOn w:val="DefaultParagraphFont"/>
    <w:link w:val="BodyTextIndent"/>
    <w:rsid w:val="00B37CBE"/>
    <w:rPr>
      <w:rFonts w:eastAsia="Times New Roman" w:cs="Times New Roman"/>
      <w:kern w:val="8"/>
      <w:lang w:val="en-US" w:bidi="he-IL"/>
    </w:rPr>
  </w:style>
  <w:style w:type="character" w:styleId="Strong">
    <w:name w:val="Strong"/>
    <w:qFormat/>
    <w:rsid w:val="00B37CBE"/>
    <w:rPr>
      <w:b/>
      <w:bCs/>
    </w:rPr>
  </w:style>
  <w:style w:type="paragraph" w:customStyle="1" w:styleId="kolonne">
    <w:name w:val="kolonne"/>
    <w:basedOn w:val="Normal"/>
    <w:rsid w:val="00B37CBE"/>
    <w:pPr>
      <w:spacing w:before="100" w:beforeAutospacing="1" w:after="100" w:afterAutospacing="1" w:line="240" w:lineRule="auto"/>
      <w:jc w:val="left"/>
    </w:pPr>
    <w:rPr>
      <w:rFonts w:ascii="Times New Roman" w:eastAsia="MS Mincho" w:hAnsi="Times New Roman" w:cs="Times New Roman"/>
      <w:sz w:val="24"/>
      <w:lang w:eastAsia="ja-JP"/>
    </w:rPr>
  </w:style>
  <w:style w:type="paragraph" w:customStyle="1" w:styleId="hover">
    <w:name w:val="hover"/>
    <w:basedOn w:val="Normal"/>
    <w:rsid w:val="00B37CBE"/>
    <w:pPr>
      <w:spacing w:before="100" w:beforeAutospacing="1" w:after="100" w:afterAutospacing="1" w:line="240" w:lineRule="auto"/>
      <w:jc w:val="left"/>
    </w:pPr>
    <w:rPr>
      <w:rFonts w:ascii="Times New Roman" w:eastAsia="MS Mincho" w:hAnsi="Times New Roman" w:cs="Times New Roman"/>
      <w:sz w:val="24"/>
      <w:lang w:eastAsia="ja-JP"/>
    </w:rPr>
  </w:style>
  <w:style w:type="paragraph" w:customStyle="1" w:styleId="figur1">
    <w:name w:val="figur1"/>
    <w:basedOn w:val="Normal"/>
    <w:rsid w:val="00B37CBE"/>
    <w:pPr>
      <w:spacing w:before="100" w:beforeAutospacing="1" w:after="100" w:afterAutospacing="1" w:line="240" w:lineRule="auto"/>
      <w:jc w:val="left"/>
    </w:pPr>
    <w:rPr>
      <w:rFonts w:ascii="Times New Roman" w:eastAsia="MS Mincho" w:hAnsi="Times New Roman" w:cs="Times New Roman"/>
      <w:sz w:val="24"/>
      <w:lang w:eastAsia="ja-JP"/>
    </w:rPr>
  </w:style>
  <w:style w:type="character" w:customStyle="1" w:styleId="Boldparagraph">
    <w:name w:val="Bold paragraph"/>
    <w:rsid w:val="00B37CBE"/>
    <w:rPr>
      <w:b/>
      <w:bCs/>
      <w:color w:val="000000"/>
    </w:rPr>
  </w:style>
  <w:style w:type="paragraph" w:styleId="BodyText3">
    <w:name w:val="Body Text 3"/>
    <w:basedOn w:val="Normal"/>
    <w:link w:val="BodyText3Char"/>
    <w:rsid w:val="00B37CBE"/>
    <w:pPr>
      <w:spacing w:before="0" w:after="120"/>
    </w:pPr>
    <w:rPr>
      <w:rFonts w:ascii="Times New Roman" w:eastAsia="Times New Roman" w:hAnsi="Times New Roman" w:cs="Times New Roman"/>
      <w:kern w:val="8"/>
      <w:sz w:val="16"/>
      <w:szCs w:val="16"/>
      <w:lang w:bidi="he-IL"/>
    </w:rPr>
  </w:style>
  <w:style w:type="character" w:customStyle="1" w:styleId="BodyText3Char">
    <w:name w:val="Body Text 3 Char"/>
    <w:basedOn w:val="DefaultParagraphFont"/>
    <w:link w:val="BodyText3"/>
    <w:rsid w:val="00B37CBE"/>
    <w:rPr>
      <w:rFonts w:eastAsia="Times New Roman" w:cs="Times New Roman"/>
      <w:kern w:val="8"/>
      <w:sz w:val="16"/>
      <w:szCs w:val="16"/>
      <w:lang w:val="en-US" w:bidi="he-IL"/>
    </w:rPr>
  </w:style>
  <w:style w:type="character" w:customStyle="1" w:styleId="QuotationChar">
    <w:name w:val="Quotation Char"/>
    <w:rsid w:val="00B37CBE"/>
    <w:rPr>
      <w:noProof w:val="0"/>
      <w:kern w:val="8"/>
      <w:lang w:val="en-US" w:eastAsia="en-US" w:bidi="he-IL"/>
    </w:rPr>
  </w:style>
  <w:style w:type="paragraph" w:styleId="BodyTextIndent2">
    <w:name w:val="Body Text Indent 2"/>
    <w:basedOn w:val="Normal"/>
    <w:link w:val="BodyTextIndent2Char"/>
    <w:rsid w:val="00B37CBE"/>
    <w:pPr>
      <w:spacing w:before="0" w:after="120" w:line="480" w:lineRule="auto"/>
      <w:ind w:left="360"/>
    </w:pPr>
    <w:rPr>
      <w:rFonts w:ascii="Times New Roman" w:eastAsia="Times New Roman" w:hAnsi="Times New Roman" w:cs="Times New Roman"/>
      <w:kern w:val="8"/>
      <w:sz w:val="24"/>
      <w:lang w:bidi="he-IL"/>
    </w:rPr>
  </w:style>
  <w:style w:type="character" w:customStyle="1" w:styleId="BodyTextIndent2Char">
    <w:name w:val="Body Text Indent 2 Char"/>
    <w:basedOn w:val="DefaultParagraphFont"/>
    <w:link w:val="BodyTextIndent2"/>
    <w:rsid w:val="00B37CBE"/>
    <w:rPr>
      <w:rFonts w:eastAsia="Times New Roman" w:cs="Times New Roman"/>
      <w:kern w:val="8"/>
      <w:lang w:val="en-US" w:bidi="he-IL"/>
    </w:rPr>
  </w:style>
  <w:style w:type="paragraph" w:styleId="ListBullet5">
    <w:name w:val="List Bullet 5"/>
    <w:basedOn w:val="Normal"/>
    <w:rsid w:val="00B37CBE"/>
    <w:pPr>
      <w:numPr>
        <w:numId w:val="28"/>
      </w:numPr>
      <w:tabs>
        <w:tab w:val="clear" w:pos="595"/>
        <w:tab w:val="num" w:pos="2976"/>
      </w:tabs>
      <w:spacing w:before="0" w:after="290" w:line="290" w:lineRule="atLeast"/>
      <w:ind w:left="2976"/>
      <w:jc w:val="left"/>
    </w:pPr>
    <w:rPr>
      <w:rFonts w:ascii="Times New Roman" w:eastAsia="Times New Roman" w:hAnsi="Times New Roman" w:cs="Times New Roman"/>
      <w:sz w:val="24"/>
      <w:szCs w:val="20"/>
      <w:lang w:val="en-GB"/>
    </w:rPr>
  </w:style>
  <w:style w:type="paragraph" w:styleId="ListNumber">
    <w:name w:val="List Number"/>
    <w:basedOn w:val="Normal"/>
    <w:rsid w:val="00B37CBE"/>
    <w:pPr>
      <w:numPr>
        <w:ilvl w:val="1"/>
        <w:numId w:val="28"/>
      </w:numPr>
      <w:tabs>
        <w:tab w:val="clear" w:pos="1191"/>
        <w:tab w:val="num" w:pos="595"/>
      </w:tabs>
      <w:spacing w:before="0" w:after="290" w:line="290" w:lineRule="atLeast"/>
      <w:ind w:left="595"/>
      <w:jc w:val="left"/>
    </w:pPr>
    <w:rPr>
      <w:rFonts w:ascii="Times New Roman" w:eastAsia="Times New Roman" w:hAnsi="Times New Roman" w:cs="Times New Roman"/>
      <w:sz w:val="24"/>
      <w:szCs w:val="20"/>
      <w:lang w:val="en-GB"/>
    </w:rPr>
  </w:style>
  <w:style w:type="paragraph" w:styleId="ListNumber2">
    <w:name w:val="List Number 2"/>
    <w:basedOn w:val="Normal"/>
    <w:rsid w:val="00B37CBE"/>
    <w:pPr>
      <w:numPr>
        <w:ilvl w:val="2"/>
        <w:numId w:val="28"/>
      </w:numPr>
      <w:tabs>
        <w:tab w:val="clear" w:pos="1786"/>
        <w:tab w:val="num" w:pos="1191"/>
      </w:tabs>
      <w:spacing w:before="0" w:after="290" w:line="290" w:lineRule="atLeast"/>
      <w:ind w:left="1191"/>
      <w:jc w:val="left"/>
    </w:pPr>
    <w:rPr>
      <w:rFonts w:ascii="Times New Roman" w:eastAsia="Times New Roman" w:hAnsi="Times New Roman" w:cs="Times New Roman"/>
      <w:sz w:val="24"/>
      <w:szCs w:val="20"/>
      <w:lang w:val="en-GB"/>
    </w:rPr>
  </w:style>
  <w:style w:type="paragraph" w:styleId="ListNumber3">
    <w:name w:val="List Number 3"/>
    <w:basedOn w:val="Normal"/>
    <w:rsid w:val="00B37CBE"/>
    <w:pPr>
      <w:numPr>
        <w:ilvl w:val="3"/>
        <w:numId w:val="28"/>
      </w:numPr>
      <w:tabs>
        <w:tab w:val="clear" w:pos="2381"/>
        <w:tab w:val="num" w:pos="1786"/>
      </w:tabs>
      <w:spacing w:before="0" w:after="290" w:line="290" w:lineRule="atLeast"/>
      <w:ind w:left="1786"/>
      <w:jc w:val="left"/>
    </w:pPr>
    <w:rPr>
      <w:rFonts w:ascii="Times New Roman" w:eastAsia="Times New Roman" w:hAnsi="Times New Roman" w:cs="Times New Roman"/>
      <w:sz w:val="24"/>
      <w:szCs w:val="20"/>
      <w:lang w:val="en-GB"/>
    </w:rPr>
  </w:style>
  <w:style w:type="paragraph" w:styleId="ListNumber4">
    <w:name w:val="List Number 4"/>
    <w:basedOn w:val="Normal"/>
    <w:rsid w:val="00B37CBE"/>
    <w:pPr>
      <w:numPr>
        <w:ilvl w:val="4"/>
        <w:numId w:val="28"/>
      </w:numPr>
      <w:tabs>
        <w:tab w:val="clear" w:pos="2976"/>
        <w:tab w:val="num" w:pos="2381"/>
      </w:tabs>
      <w:spacing w:before="0" w:after="290" w:line="290" w:lineRule="atLeast"/>
      <w:ind w:left="2381"/>
      <w:jc w:val="left"/>
    </w:pPr>
    <w:rPr>
      <w:rFonts w:ascii="Times New Roman" w:eastAsia="Times New Roman" w:hAnsi="Times New Roman" w:cs="Times New Roman"/>
      <w:sz w:val="24"/>
      <w:szCs w:val="20"/>
      <w:lang w:val="en-GB"/>
    </w:rPr>
  </w:style>
  <w:style w:type="character" w:customStyle="1" w:styleId="IndentCharCharCharCharCharCharCharCharCharCharCharCharCharCharCharCharChar">
    <w:name w:val="Indent Char Char Char Char Char Char Char Char Char Char Char Char Char Char Char Char Char"/>
    <w:rsid w:val="00B37CBE"/>
    <w:rPr>
      <w:rFonts w:eastAsia="MS Mincho"/>
      <w:noProof w:val="0"/>
      <w:kern w:val="8"/>
      <w:sz w:val="24"/>
      <w:szCs w:val="24"/>
      <w:lang w:val="en-US" w:eastAsia="en-US" w:bidi="ar-SA"/>
    </w:rPr>
  </w:style>
  <w:style w:type="paragraph" w:customStyle="1" w:styleId="Text2">
    <w:name w:val="Text 2"/>
    <w:basedOn w:val="Normal"/>
    <w:rsid w:val="00B37CBE"/>
    <w:pPr>
      <w:tabs>
        <w:tab w:val="left" w:pos="2160"/>
      </w:tabs>
      <w:spacing w:before="0" w:after="240" w:line="240" w:lineRule="auto"/>
      <w:ind w:left="1077"/>
    </w:pPr>
    <w:rPr>
      <w:rFonts w:ascii="Times New Roman" w:eastAsia="Times New Roman" w:hAnsi="Times New Roman" w:cs="Times New Roman"/>
      <w:sz w:val="24"/>
      <w:szCs w:val="20"/>
      <w:lang w:val="en-GB"/>
    </w:rPr>
  </w:style>
  <w:style w:type="character" w:customStyle="1" w:styleId="smallitalic1">
    <w:name w:val="smallitalic1"/>
    <w:rsid w:val="00B37CBE"/>
    <w:rPr>
      <w:rFonts w:ascii="Arial" w:hAnsi="Arial" w:cs="Arial" w:hint="default"/>
      <w:i/>
      <w:iCs/>
      <w:strike w:val="0"/>
      <w:dstrike w:val="0"/>
      <w:color w:val="000000"/>
      <w:sz w:val="12"/>
      <w:szCs w:val="12"/>
      <w:u w:val="none"/>
      <w:effect w:val="none"/>
    </w:rPr>
  </w:style>
  <w:style w:type="paragraph" w:styleId="Title">
    <w:name w:val="Title"/>
    <w:basedOn w:val="Normal"/>
    <w:link w:val="TitleChar"/>
    <w:qFormat/>
    <w:rsid w:val="00B37CBE"/>
    <w:pPr>
      <w:spacing w:before="0" w:line="240" w:lineRule="auto"/>
      <w:jc w:val="center"/>
    </w:pPr>
    <w:rPr>
      <w:rFonts w:ascii="Times New Roman" w:eastAsia="Times New Roman" w:hAnsi="Times New Roman" w:cs="Times New Roman"/>
      <w:b/>
      <w:bCs/>
      <w:sz w:val="24"/>
      <w:lang w:val="fr-FR"/>
    </w:rPr>
  </w:style>
  <w:style w:type="character" w:customStyle="1" w:styleId="TitleChar">
    <w:name w:val="Title Char"/>
    <w:basedOn w:val="DefaultParagraphFont"/>
    <w:link w:val="Title"/>
    <w:rsid w:val="00B37CBE"/>
    <w:rPr>
      <w:rFonts w:eastAsia="Times New Roman" w:cs="Times New Roman"/>
      <w:b/>
      <w:bCs/>
      <w:lang w:val="fr-FR"/>
    </w:rPr>
  </w:style>
  <w:style w:type="paragraph" w:customStyle="1" w:styleId="BulletedListL4">
    <w:name w:val="Bulleted List L4"/>
    <w:basedOn w:val="Normal"/>
    <w:rsid w:val="00B37CBE"/>
    <w:pPr>
      <w:numPr>
        <w:ilvl w:val="2"/>
        <w:numId w:val="29"/>
      </w:numPr>
      <w:spacing w:before="0"/>
    </w:pPr>
    <w:rPr>
      <w:rFonts w:ascii="Times New Roman" w:eastAsia="Times New Roman" w:hAnsi="Times New Roman" w:cs="Times New Roman"/>
      <w:kern w:val="8"/>
      <w:sz w:val="24"/>
      <w:lang w:bidi="he-IL"/>
    </w:rPr>
  </w:style>
  <w:style w:type="paragraph" w:customStyle="1" w:styleId="NumberedParagraphISA400">
    <w:name w:val="Numbered Paragraph ISA 400"/>
    <w:basedOn w:val="Normal"/>
    <w:rsid w:val="00B37CBE"/>
    <w:pPr>
      <w:tabs>
        <w:tab w:val="right" w:pos="312"/>
        <w:tab w:val="left" w:pos="480"/>
      </w:tabs>
      <w:spacing w:before="0"/>
      <w:ind w:left="480" w:hanging="480"/>
    </w:pPr>
    <w:rPr>
      <w:rFonts w:ascii="Times New Roman" w:eastAsia="MS Mincho" w:hAnsi="Times New Roman" w:cs="Times New Roman"/>
      <w:kern w:val="8"/>
      <w:sz w:val="24"/>
      <w:lang w:val="en-GB" w:bidi="he-IL"/>
    </w:rPr>
  </w:style>
  <w:style w:type="character" w:customStyle="1" w:styleId="DocumentMapChar">
    <w:name w:val="Document Map Char"/>
    <w:basedOn w:val="DefaultParagraphFont"/>
    <w:link w:val="DocumentMap"/>
    <w:semiHidden/>
    <w:rsid w:val="00B37CBE"/>
    <w:rPr>
      <w:rFonts w:ascii="Tahoma" w:eastAsia="Times New Roman" w:hAnsi="Tahoma" w:cs="Tahoma"/>
      <w:kern w:val="8"/>
      <w:sz w:val="20"/>
      <w:szCs w:val="20"/>
      <w:shd w:val="clear" w:color="auto" w:fill="000080"/>
      <w:lang w:bidi="he-IL"/>
    </w:rPr>
  </w:style>
  <w:style w:type="paragraph" w:styleId="DocumentMap">
    <w:name w:val="Document Map"/>
    <w:basedOn w:val="Normal"/>
    <w:link w:val="DocumentMapChar"/>
    <w:semiHidden/>
    <w:rsid w:val="00B37CBE"/>
    <w:pPr>
      <w:shd w:val="clear" w:color="auto" w:fill="000080"/>
      <w:spacing w:before="0"/>
    </w:pPr>
    <w:rPr>
      <w:rFonts w:ascii="Tahoma" w:eastAsia="Times New Roman" w:hAnsi="Tahoma" w:cs="Tahoma"/>
      <w:kern w:val="8"/>
      <w:szCs w:val="20"/>
      <w:lang w:val="en-AU" w:bidi="he-IL"/>
    </w:rPr>
  </w:style>
  <w:style w:type="character" w:customStyle="1" w:styleId="DocumentMapChar1">
    <w:name w:val="Document Map Char1"/>
    <w:basedOn w:val="DefaultParagraphFont"/>
    <w:uiPriority w:val="99"/>
    <w:semiHidden/>
    <w:rsid w:val="00B37CBE"/>
    <w:rPr>
      <w:rFonts w:ascii="Segoe UI" w:hAnsi="Segoe UI" w:cs="Segoe UI"/>
      <w:sz w:val="16"/>
      <w:szCs w:val="16"/>
      <w:lang w:val="en-US"/>
    </w:rPr>
  </w:style>
  <w:style w:type="paragraph" w:customStyle="1" w:styleId="ChaptHead">
    <w:name w:val="Chapt Head"/>
    <w:basedOn w:val="Normal"/>
    <w:rsid w:val="00B37CBE"/>
    <w:pPr>
      <w:spacing w:before="0" w:after="480" w:line="480" w:lineRule="atLeast"/>
      <w:jc w:val="center"/>
    </w:pPr>
    <w:rPr>
      <w:rFonts w:eastAsia="MS Mincho" w:cs="Times New Roman"/>
      <w:b/>
      <w:sz w:val="34"/>
      <w:szCs w:val="20"/>
      <w:lang w:val="en-GB"/>
    </w:rPr>
  </w:style>
  <w:style w:type="paragraph" w:customStyle="1" w:styleId="Name">
    <w:name w:val="Name"/>
    <w:basedOn w:val="Normal"/>
    <w:rsid w:val="00B37CBE"/>
    <w:pPr>
      <w:spacing w:before="0" w:line="300" w:lineRule="exact"/>
      <w:jc w:val="left"/>
    </w:pPr>
    <w:rPr>
      <w:rFonts w:ascii="Myriad Pro Light" w:eastAsia="Times New Roman" w:hAnsi="Myriad Pro Light" w:cs="Times New Roman"/>
      <w:b/>
      <w:sz w:val="24"/>
    </w:rPr>
  </w:style>
  <w:style w:type="paragraph" w:customStyle="1" w:styleId="Address">
    <w:name w:val="Address"/>
    <w:basedOn w:val="Name"/>
    <w:rsid w:val="00B37CBE"/>
    <w:pPr>
      <w:spacing w:line="280" w:lineRule="exact"/>
    </w:pPr>
    <w:rPr>
      <w:b w:val="0"/>
      <w:sz w:val="18"/>
    </w:rPr>
  </w:style>
  <w:style w:type="character" w:customStyle="1" w:styleId="NumberedParagraphChar1">
    <w:name w:val="Numbered Paragraph Char1"/>
    <w:rsid w:val="00B37CBE"/>
    <w:rPr>
      <w:noProof w:val="0"/>
      <w:kern w:val="8"/>
      <w:sz w:val="24"/>
      <w:szCs w:val="24"/>
      <w:lang w:val="en-US" w:eastAsia="en-US" w:bidi="he-IL"/>
    </w:rPr>
  </w:style>
  <w:style w:type="character" w:customStyle="1" w:styleId="CharChar1">
    <w:name w:val="Char Char1"/>
    <w:rsid w:val="00B37CBE"/>
    <w:rPr>
      <w:b/>
      <w:bCs/>
      <w:kern w:val="8"/>
      <w:sz w:val="24"/>
      <w:szCs w:val="24"/>
      <w:lang w:val="en-US" w:eastAsia="en-US" w:bidi="he-IL"/>
    </w:rPr>
  </w:style>
  <w:style w:type="paragraph" w:customStyle="1" w:styleId="Heading2NoSpacebefore0">
    <w:name w:val="Heading 2No Space before"/>
    <w:basedOn w:val="Heading2"/>
    <w:rsid w:val="00B37CBE"/>
    <w:pPr>
      <w:spacing w:before="0" w:line="240" w:lineRule="atLeast"/>
    </w:pPr>
    <w:rPr>
      <w:rFonts w:ascii="Times New Roman" w:hAnsi="Times New Roman"/>
      <w:iCs w:val="0"/>
      <w:kern w:val="0"/>
      <w:szCs w:val="20"/>
    </w:rPr>
  </w:style>
  <w:style w:type="paragraph" w:customStyle="1" w:styleId="2EC62DD09C97450791A53DDCC0815CDA">
    <w:name w:val="2EC62DD09C97450791A53DDCC0815CDA"/>
    <w:rsid w:val="00B37CBE"/>
    <w:pPr>
      <w:spacing w:before="0" w:after="200" w:line="276" w:lineRule="auto"/>
    </w:pPr>
    <w:rPr>
      <w:rFonts w:ascii="Calibri" w:eastAsia="Times New Roman" w:hAnsi="Calibri" w:cs="Times New Roman"/>
      <w:sz w:val="22"/>
      <w:szCs w:val="22"/>
      <w:lang w:val="en-US"/>
    </w:rPr>
  </w:style>
  <w:style w:type="paragraph" w:customStyle="1" w:styleId="TOCBody">
    <w:name w:val="TOC Body"/>
    <w:basedOn w:val="Normal"/>
    <w:rsid w:val="00B37CBE"/>
    <w:pPr>
      <w:tabs>
        <w:tab w:val="left" w:pos="360"/>
        <w:tab w:val="left" w:pos="907"/>
        <w:tab w:val="right" w:leader="dot" w:pos="6120"/>
        <w:tab w:val="right" w:pos="6840"/>
      </w:tabs>
      <w:spacing w:line="240" w:lineRule="exact"/>
      <w:ind w:left="360" w:hanging="360"/>
      <w:jc w:val="left"/>
    </w:pPr>
    <w:rPr>
      <w:rFonts w:ascii="Times New Roman" w:eastAsia="Times New Roman" w:hAnsi="Times New Roman" w:cs="Times New Roman"/>
      <w:szCs w:val="20"/>
    </w:rPr>
  </w:style>
  <w:style w:type="paragraph" w:customStyle="1" w:styleId="TOCHeadline">
    <w:name w:val="TOC Headline"/>
    <w:basedOn w:val="Heading3"/>
    <w:rsid w:val="00B37CBE"/>
    <w:pPr>
      <w:keepNext w:val="0"/>
      <w:keepLines w:val="0"/>
      <w:framePr w:wrap="around" w:vAnchor="text" w:hAnchor="text" w:y="1"/>
      <w:spacing w:before="180" w:line="240" w:lineRule="exact"/>
      <w:jc w:val="center"/>
    </w:pPr>
    <w:rPr>
      <w:rFonts w:ascii="Times New Roman" w:hAnsi="Times New Roman"/>
      <w:caps/>
      <w:color w:val="000000"/>
      <w:kern w:val="0"/>
      <w:sz w:val="24"/>
      <w:szCs w:val="20"/>
    </w:rPr>
  </w:style>
  <w:style w:type="paragraph" w:styleId="Subtitle">
    <w:name w:val="Subtitle"/>
    <w:basedOn w:val="Normal"/>
    <w:next w:val="Normal"/>
    <w:link w:val="SubtitleChar"/>
    <w:qFormat/>
    <w:rsid w:val="00B37CBE"/>
    <w:pPr>
      <w:spacing w:before="0" w:after="60"/>
      <w:jc w:val="center"/>
      <w:outlineLvl w:val="1"/>
    </w:pPr>
    <w:rPr>
      <w:rFonts w:ascii="Calibri Light" w:eastAsia="Times New Roman" w:hAnsi="Calibri Light" w:cs="Times New Roman"/>
      <w:kern w:val="8"/>
      <w:sz w:val="24"/>
      <w:lang w:bidi="he-IL"/>
    </w:rPr>
  </w:style>
  <w:style w:type="character" w:customStyle="1" w:styleId="SubtitleChar">
    <w:name w:val="Subtitle Char"/>
    <w:basedOn w:val="DefaultParagraphFont"/>
    <w:link w:val="Subtitle"/>
    <w:rsid w:val="00B37CBE"/>
    <w:rPr>
      <w:rFonts w:ascii="Calibri Light" w:eastAsia="Times New Roman" w:hAnsi="Calibri Light" w:cs="Times New Roman"/>
      <w:kern w:val="8"/>
      <w:lang w:val="en-US" w:bidi="he-IL"/>
    </w:rPr>
  </w:style>
  <w:style w:type="paragraph" w:customStyle="1" w:styleId="Default">
    <w:name w:val="Default"/>
    <w:rsid w:val="00B37CBE"/>
    <w:pPr>
      <w:autoSpaceDE w:val="0"/>
      <w:autoSpaceDN w:val="0"/>
      <w:adjustRightInd w:val="0"/>
      <w:spacing w:before="240" w:line="240" w:lineRule="auto"/>
      <w:ind w:left="547" w:hanging="547"/>
    </w:pPr>
    <w:rPr>
      <w:rFonts w:eastAsia="Calibri" w:cs="Times New Roman"/>
      <w:color w:val="000000"/>
    </w:rPr>
  </w:style>
  <w:style w:type="paragraph" w:styleId="BlockText">
    <w:name w:val="Block Text"/>
    <w:basedOn w:val="Normal"/>
    <w:rsid w:val="00B37CBE"/>
    <w:pPr>
      <w:pBdr>
        <w:top w:val="single" w:sz="2" w:space="10" w:color="F15A22" w:themeColor="accent1"/>
        <w:left w:val="single" w:sz="2" w:space="10" w:color="F15A22" w:themeColor="accent1"/>
        <w:bottom w:val="single" w:sz="2" w:space="10" w:color="F15A22" w:themeColor="accent1"/>
        <w:right w:val="single" w:sz="2" w:space="10" w:color="F15A22" w:themeColor="accent1"/>
      </w:pBdr>
      <w:spacing w:before="0"/>
      <w:ind w:left="1152" w:right="1152"/>
    </w:pPr>
    <w:rPr>
      <w:rFonts w:asciiTheme="minorHAnsi" w:eastAsiaTheme="minorEastAsia" w:hAnsiTheme="minorHAnsi"/>
      <w:i/>
      <w:iCs/>
      <w:color w:val="F15A22" w:themeColor="accent1"/>
      <w:kern w:val="8"/>
      <w:sz w:val="24"/>
      <w:lang w:bidi="he-IL"/>
    </w:rPr>
  </w:style>
  <w:style w:type="paragraph" w:styleId="BodyText2">
    <w:name w:val="Body Text 2"/>
    <w:basedOn w:val="Normal"/>
    <w:link w:val="BodyText2Char"/>
    <w:rsid w:val="00B37CBE"/>
    <w:pPr>
      <w:spacing w:before="0" w:after="120" w:line="480" w:lineRule="auto"/>
    </w:pPr>
    <w:rPr>
      <w:rFonts w:ascii="Times New Roman" w:eastAsia="Times New Roman" w:hAnsi="Times New Roman" w:cs="Times New Roman"/>
      <w:kern w:val="8"/>
      <w:sz w:val="24"/>
      <w:lang w:bidi="he-IL"/>
    </w:rPr>
  </w:style>
  <w:style w:type="character" w:customStyle="1" w:styleId="BodyText2Char">
    <w:name w:val="Body Text 2 Char"/>
    <w:basedOn w:val="DefaultParagraphFont"/>
    <w:link w:val="BodyText2"/>
    <w:rsid w:val="00B37CBE"/>
    <w:rPr>
      <w:rFonts w:eastAsia="Times New Roman" w:cs="Times New Roman"/>
      <w:kern w:val="8"/>
      <w:lang w:val="en-US" w:bidi="he-IL"/>
    </w:rPr>
  </w:style>
  <w:style w:type="paragraph" w:styleId="BodyTextFirstIndent">
    <w:name w:val="Body Text First Indent"/>
    <w:basedOn w:val="BodyText"/>
    <w:link w:val="BodyTextFirstIndentChar"/>
    <w:rsid w:val="00B37CBE"/>
    <w:pPr>
      <w:spacing w:before="0"/>
      <w:ind w:firstLine="360"/>
    </w:pPr>
    <w:rPr>
      <w:rFonts w:ascii="Times New Roman" w:hAnsi="Times New Roman"/>
      <w:kern w:val="8"/>
      <w:sz w:val="24"/>
      <w:szCs w:val="24"/>
      <w:lang w:bidi="he-IL"/>
    </w:rPr>
  </w:style>
  <w:style w:type="character" w:customStyle="1" w:styleId="BodyTextFirstIndentChar">
    <w:name w:val="Body Text First Indent Char"/>
    <w:basedOn w:val="BodyTextChar"/>
    <w:link w:val="BodyTextFirstIndent"/>
    <w:rsid w:val="00B37CBE"/>
    <w:rPr>
      <w:rFonts w:ascii="Arial" w:eastAsia="Times New Roman" w:hAnsi="Arial" w:cs="Times New Roman"/>
      <w:kern w:val="8"/>
      <w:sz w:val="20"/>
      <w:szCs w:val="20"/>
      <w:lang w:val="en-US" w:bidi="he-IL"/>
    </w:rPr>
  </w:style>
  <w:style w:type="paragraph" w:styleId="BodyTextFirstIndent2">
    <w:name w:val="Body Text First Indent 2"/>
    <w:basedOn w:val="BodyTextIndent"/>
    <w:link w:val="BodyTextFirstIndent2Char"/>
    <w:rsid w:val="00B37CBE"/>
    <w:pPr>
      <w:spacing w:after="0"/>
      <w:ind w:firstLine="360"/>
    </w:pPr>
  </w:style>
  <w:style w:type="character" w:customStyle="1" w:styleId="BodyTextFirstIndent2Char">
    <w:name w:val="Body Text First Indent 2 Char"/>
    <w:basedOn w:val="BodyTextIndentChar"/>
    <w:link w:val="BodyTextFirstIndent2"/>
    <w:rsid w:val="00B37CBE"/>
    <w:rPr>
      <w:rFonts w:eastAsia="Times New Roman" w:cs="Times New Roman"/>
      <w:kern w:val="8"/>
      <w:lang w:val="en-US" w:bidi="he-IL"/>
    </w:rPr>
  </w:style>
  <w:style w:type="paragraph" w:styleId="BodyTextIndent3">
    <w:name w:val="Body Text Indent 3"/>
    <w:basedOn w:val="Normal"/>
    <w:link w:val="BodyTextIndent3Char"/>
    <w:rsid w:val="00B37CBE"/>
    <w:pPr>
      <w:spacing w:before="0" w:after="120"/>
      <w:ind w:left="360"/>
    </w:pPr>
    <w:rPr>
      <w:rFonts w:ascii="Times New Roman" w:eastAsia="Times New Roman" w:hAnsi="Times New Roman" w:cs="Times New Roman"/>
      <w:kern w:val="8"/>
      <w:sz w:val="16"/>
      <w:szCs w:val="16"/>
      <w:lang w:bidi="he-IL"/>
    </w:rPr>
  </w:style>
  <w:style w:type="character" w:customStyle="1" w:styleId="BodyTextIndent3Char">
    <w:name w:val="Body Text Indent 3 Char"/>
    <w:basedOn w:val="DefaultParagraphFont"/>
    <w:link w:val="BodyTextIndent3"/>
    <w:rsid w:val="00B37CBE"/>
    <w:rPr>
      <w:rFonts w:eastAsia="Times New Roman" w:cs="Times New Roman"/>
      <w:kern w:val="8"/>
      <w:sz w:val="16"/>
      <w:szCs w:val="16"/>
      <w:lang w:val="en-US" w:bidi="he-IL"/>
    </w:rPr>
  </w:style>
  <w:style w:type="paragraph" w:styleId="Closing">
    <w:name w:val="Closing"/>
    <w:basedOn w:val="Normal"/>
    <w:link w:val="ClosingChar"/>
    <w:rsid w:val="00B37CBE"/>
    <w:pPr>
      <w:spacing w:before="0" w:line="240" w:lineRule="auto"/>
      <w:ind w:left="4320"/>
    </w:pPr>
    <w:rPr>
      <w:rFonts w:ascii="Times New Roman" w:eastAsia="Times New Roman" w:hAnsi="Times New Roman" w:cs="Times New Roman"/>
      <w:kern w:val="8"/>
      <w:sz w:val="24"/>
      <w:lang w:bidi="he-IL"/>
    </w:rPr>
  </w:style>
  <w:style w:type="character" w:customStyle="1" w:styleId="ClosingChar">
    <w:name w:val="Closing Char"/>
    <w:basedOn w:val="DefaultParagraphFont"/>
    <w:link w:val="Closing"/>
    <w:rsid w:val="00B37CBE"/>
    <w:rPr>
      <w:rFonts w:eastAsia="Times New Roman" w:cs="Times New Roman"/>
      <w:kern w:val="8"/>
      <w:lang w:val="en-US" w:bidi="he-IL"/>
    </w:rPr>
  </w:style>
  <w:style w:type="paragraph" w:styleId="Date">
    <w:name w:val="Date"/>
    <w:basedOn w:val="Normal"/>
    <w:next w:val="Normal"/>
    <w:link w:val="DateChar"/>
    <w:rsid w:val="00B37CBE"/>
    <w:pPr>
      <w:spacing w:before="0"/>
    </w:pPr>
    <w:rPr>
      <w:rFonts w:ascii="Times New Roman" w:eastAsia="Times New Roman" w:hAnsi="Times New Roman" w:cs="Times New Roman"/>
      <w:kern w:val="8"/>
      <w:sz w:val="24"/>
      <w:lang w:bidi="he-IL"/>
    </w:rPr>
  </w:style>
  <w:style w:type="character" w:customStyle="1" w:styleId="DateChar">
    <w:name w:val="Date Char"/>
    <w:basedOn w:val="DefaultParagraphFont"/>
    <w:link w:val="Date"/>
    <w:rsid w:val="00B37CBE"/>
    <w:rPr>
      <w:rFonts w:eastAsia="Times New Roman" w:cs="Times New Roman"/>
      <w:kern w:val="8"/>
      <w:lang w:val="en-US" w:bidi="he-IL"/>
    </w:rPr>
  </w:style>
  <w:style w:type="paragraph" w:styleId="E-mailSignature">
    <w:name w:val="E-mail Signature"/>
    <w:basedOn w:val="Normal"/>
    <w:link w:val="E-mailSignatureChar"/>
    <w:rsid w:val="00B37CBE"/>
    <w:pPr>
      <w:spacing w:before="0" w:line="240" w:lineRule="auto"/>
    </w:pPr>
    <w:rPr>
      <w:rFonts w:ascii="Times New Roman" w:eastAsia="Times New Roman" w:hAnsi="Times New Roman" w:cs="Times New Roman"/>
      <w:kern w:val="8"/>
      <w:sz w:val="24"/>
      <w:lang w:bidi="he-IL"/>
    </w:rPr>
  </w:style>
  <w:style w:type="character" w:customStyle="1" w:styleId="E-mailSignatureChar">
    <w:name w:val="E-mail Signature Char"/>
    <w:basedOn w:val="DefaultParagraphFont"/>
    <w:link w:val="E-mailSignature"/>
    <w:rsid w:val="00B37CBE"/>
    <w:rPr>
      <w:rFonts w:eastAsia="Times New Roman" w:cs="Times New Roman"/>
      <w:kern w:val="8"/>
      <w:lang w:val="en-US" w:bidi="he-IL"/>
    </w:rPr>
  </w:style>
  <w:style w:type="paragraph" w:styleId="EnvelopeAddress">
    <w:name w:val="envelope address"/>
    <w:basedOn w:val="Normal"/>
    <w:rsid w:val="00B37CBE"/>
    <w:pPr>
      <w:framePr w:w="7920" w:h="1980" w:hRule="exact" w:hSpace="180" w:wrap="auto" w:hAnchor="page" w:xAlign="center" w:yAlign="bottom"/>
      <w:spacing w:before="0" w:line="240" w:lineRule="auto"/>
      <w:ind w:left="2880"/>
    </w:pPr>
    <w:rPr>
      <w:rFonts w:asciiTheme="majorHAnsi" w:eastAsiaTheme="majorEastAsia" w:hAnsiTheme="majorHAnsi" w:cstheme="majorBidi"/>
      <w:kern w:val="8"/>
      <w:sz w:val="24"/>
      <w:lang w:bidi="he-IL"/>
    </w:rPr>
  </w:style>
  <w:style w:type="paragraph" w:styleId="EnvelopeReturn">
    <w:name w:val="envelope return"/>
    <w:basedOn w:val="Normal"/>
    <w:rsid w:val="00B37CBE"/>
    <w:pPr>
      <w:spacing w:before="0" w:line="240" w:lineRule="auto"/>
    </w:pPr>
    <w:rPr>
      <w:rFonts w:asciiTheme="majorHAnsi" w:eastAsiaTheme="majorEastAsia" w:hAnsiTheme="majorHAnsi" w:cstheme="majorBidi"/>
      <w:kern w:val="8"/>
      <w:szCs w:val="20"/>
      <w:lang w:bidi="he-IL"/>
    </w:rPr>
  </w:style>
  <w:style w:type="paragraph" w:styleId="HTMLAddress">
    <w:name w:val="HTML Address"/>
    <w:basedOn w:val="Normal"/>
    <w:link w:val="HTMLAddressChar"/>
    <w:rsid w:val="00B37CBE"/>
    <w:pPr>
      <w:spacing w:before="0" w:line="240" w:lineRule="auto"/>
    </w:pPr>
    <w:rPr>
      <w:rFonts w:ascii="Times New Roman" w:eastAsia="Times New Roman" w:hAnsi="Times New Roman" w:cs="Times New Roman"/>
      <w:i/>
      <w:iCs/>
      <w:kern w:val="8"/>
      <w:sz w:val="24"/>
      <w:lang w:bidi="he-IL"/>
    </w:rPr>
  </w:style>
  <w:style w:type="character" w:customStyle="1" w:styleId="HTMLAddressChar">
    <w:name w:val="HTML Address Char"/>
    <w:basedOn w:val="DefaultParagraphFont"/>
    <w:link w:val="HTMLAddress"/>
    <w:rsid w:val="00B37CBE"/>
    <w:rPr>
      <w:rFonts w:eastAsia="Times New Roman" w:cs="Times New Roman"/>
      <w:i/>
      <w:iCs/>
      <w:kern w:val="8"/>
      <w:lang w:val="en-US" w:bidi="he-IL"/>
    </w:rPr>
  </w:style>
  <w:style w:type="paragraph" w:styleId="HTMLPreformatted">
    <w:name w:val="HTML Preformatted"/>
    <w:basedOn w:val="Normal"/>
    <w:link w:val="HTMLPreformattedChar"/>
    <w:rsid w:val="00B37CBE"/>
    <w:pPr>
      <w:spacing w:before="0" w:line="240" w:lineRule="auto"/>
    </w:pPr>
    <w:rPr>
      <w:rFonts w:ascii="Consolas" w:eastAsia="Times New Roman" w:hAnsi="Consolas" w:cs="Consolas"/>
      <w:kern w:val="8"/>
      <w:szCs w:val="20"/>
      <w:lang w:bidi="he-IL"/>
    </w:rPr>
  </w:style>
  <w:style w:type="character" w:customStyle="1" w:styleId="HTMLPreformattedChar">
    <w:name w:val="HTML Preformatted Char"/>
    <w:basedOn w:val="DefaultParagraphFont"/>
    <w:link w:val="HTMLPreformatted"/>
    <w:rsid w:val="00B37CBE"/>
    <w:rPr>
      <w:rFonts w:ascii="Consolas" w:eastAsia="Times New Roman" w:hAnsi="Consolas" w:cs="Consolas"/>
      <w:kern w:val="8"/>
      <w:sz w:val="20"/>
      <w:szCs w:val="20"/>
      <w:lang w:val="en-US" w:bidi="he-IL"/>
    </w:rPr>
  </w:style>
  <w:style w:type="paragraph" w:styleId="Index1">
    <w:name w:val="index 1"/>
    <w:basedOn w:val="Normal"/>
    <w:next w:val="Normal"/>
    <w:autoRedefine/>
    <w:rsid w:val="00B37CBE"/>
    <w:pPr>
      <w:spacing w:before="0" w:line="240" w:lineRule="auto"/>
      <w:ind w:left="240" w:hanging="240"/>
    </w:pPr>
    <w:rPr>
      <w:rFonts w:ascii="Times New Roman" w:eastAsia="Times New Roman" w:hAnsi="Times New Roman" w:cs="Times New Roman"/>
      <w:kern w:val="8"/>
      <w:sz w:val="24"/>
      <w:lang w:bidi="he-IL"/>
    </w:rPr>
  </w:style>
  <w:style w:type="paragraph" w:styleId="Index2">
    <w:name w:val="index 2"/>
    <w:basedOn w:val="Normal"/>
    <w:next w:val="Normal"/>
    <w:autoRedefine/>
    <w:rsid w:val="00B37CBE"/>
    <w:pPr>
      <w:spacing w:before="0" w:line="240" w:lineRule="auto"/>
      <w:ind w:left="480" w:hanging="240"/>
    </w:pPr>
    <w:rPr>
      <w:rFonts w:ascii="Times New Roman" w:eastAsia="Times New Roman" w:hAnsi="Times New Roman" w:cs="Times New Roman"/>
      <w:kern w:val="8"/>
      <w:sz w:val="24"/>
      <w:lang w:bidi="he-IL"/>
    </w:rPr>
  </w:style>
  <w:style w:type="paragraph" w:styleId="Index3">
    <w:name w:val="index 3"/>
    <w:basedOn w:val="Normal"/>
    <w:next w:val="Normal"/>
    <w:autoRedefine/>
    <w:rsid w:val="00B37CBE"/>
    <w:pPr>
      <w:spacing w:before="0" w:line="240" w:lineRule="auto"/>
      <w:ind w:left="720" w:hanging="240"/>
    </w:pPr>
    <w:rPr>
      <w:rFonts w:ascii="Times New Roman" w:eastAsia="Times New Roman" w:hAnsi="Times New Roman" w:cs="Times New Roman"/>
      <w:kern w:val="8"/>
      <w:sz w:val="24"/>
      <w:lang w:bidi="he-IL"/>
    </w:rPr>
  </w:style>
  <w:style w:type="paragraph" w:styleId="Index4">
    <w:name w:val="index 4"/>
    <w:basedOn w:val="Normal"/>
    <w:next w:val="Normal"/>
    <w:autoRedefine/>
    <w:rsid w:val="00B37CBE"/>
    <w:pPr>
      <w:spacing w:before="0" w:line="240" w:lineRule="auto"/>
      <w:ind w:left="960" w:hanging="240"/>
    </w:pPr>
    <w:rPr>
      <w:rFonts w:ascii="Times New Roman" w:eastAsia="Times New Roman" w:hAnsi="Times New Roman" w:cs="Times New Roman"/>
      <w:kern w:val="8"/>
      <w:sz w:val="24"/>
      <w:lang w:bidi="he-IL"/>
    </w:rPr>
  </w:style>
  <w:style w:type="paragraph" w:styleId="Index5">
    <w:name w:val="index 5"/>
    <w:basedOn w:val="Normal"/>
    <w:next w:val="Normal"/>
    <w:autoRedefine/>
    <w:rsid w:val="00B37CBE"/>
    <w:pPr>
      <w:spacing w:before="0" w:line="240" w:lineRule="auto"/>
      <w:ind w:left="1200" w:hanging="240"/>
    </w:pPr>
    <w:rPr>
      <w:rFonts w:ascii="Times New Roman" w:eastAsia="Times New Roman" w:hAnsi="Times New Roman" w:cs="Times New Roman"/>
      <w:kern w:val="8"/>
      <w:sz w:val="24"/>
      <w:lang w:bidi="he-IL"/>
    </w:rPr>
  </w:style>
  <w:style w:type="paragraph" w:styleId="Index6">
    <w:name w:val="index 6"/>
    <w:basedOn w:val="Normal"/>
    <w:next w:val="Normal"/>
    <w:autoRedefine/>
    <w:rsid w:val="00B37CBE"/>
    <w:pPr>
      <w:spacing w:before="0" w:line="240" w:lineRule="auto"/>
      <w:ind w:left="1440" w:hanging="240"/>
    </w:pPr>
    <w:rPr>
      <w:rFonts w:ascii="Times New Roman" w:eastAsia="Times New Roman" w:hAnsi="Times New Roman" w:cs="Times New Roman"/>
      <w:kern w:val="8"/>
      <w:sz w:val="24"/>
      <w:lang w:bidi="he-IL"/>
    </w:rPr>
  </w:style>
  <w:style w:type="paragraph" w:styleId="Index7">
    <w:name w:val="index 7"/>
    <w:basedOn w:val="Normal"/>
    <w:next w:val="Normal"/>
    <w:autoRedefine/>
    <w:rsid w:val="00B37CBE"/>
    <w:pPr>
      <w:spacing w:before="0" w:line="240" w:lineRule="auto"/>
      <w:ind w:left="1680" w:hanging="240"/>
    </w:pPr>
    <w:rPr>
      <w:rFonts w:ascii="Times New Roman" w:eastAsia="Times New Roman" w:hAnsi="Times New Roman" w:cs="Times New Roman"/>
      <w:kern w:val="8"/>
      <w:sz w:val="24"/>
      <w:lang w:bidi="he-IL"/>
    </w:rPr>
  </w:style>
  <w:style w:type="paragraph" w:styleId="Index8">
    <w:name w:val="index 8"/>
    <w:basedOn w:val="Normal"/>
    <w:next w:val="Normal"/>
    <w:autoRedefine/>
    <w:rsid w:val="00B37CBE"/>
    <w:pPr>
      <w:spacing w:before="0" w:line="240" w:lineRule="auto"/>
      <w:ind w:left="1920" w:hanging="240"/>
    </w:pPr>
    <w:rPr>
      <w:rFonts w:ascii="Times New Roman" w:eastAsia="Times New Roman" w:hAnsi="Times New Roman" w:cs="Times New Roman"/>
      <w:kern w:val="8"/>
      <w:sz w:val="24"/>
      <w:lang w:bidi="he-IL"/>
    </w:rPr>
  </w:style>
  <w:style w:type="paragraph" w:styleId="Index9">
    <w:name w:val="index 9"/>
    <w:basedOn w:val="Normal"/>
    <w:next w:val="Normal"/>
    <w:autoRedefine/>
    <w:rsid w:val="00B37CBE"/>
    <w:pPr>
      <w:spacing w:before="0" w:line="240" w:lineRule="auto"/>
      <w:ind w:left="2160" w:hanging="240"/>
    </w:pPr>
    <w:rPr>
      <w:rFonts w:ascii="Times New Roman" w:eastAsia="Times New Roman" w:hAnsi="Times New Roman" w:cs="Times New Roman"/>
      <w:kern w:val="8"/>
      <w:sz w:val="24"/>
      <w:lang w:bidi="he-IL"/>
    </w:rPr>
  </w:style>
  <w:style w:type="paragraph" w:styleId="IndexHeading">
    <w:name w:val="index heading"/>
    <w:basedOn w:val="Normal"/>
    <w:next w:val="Index1"/>
    <w:rsid w:val="00B37CBE"/>
    <w:pPr>
      <w:spacing w:before="0"/>
    </w:pPr>
    <w:rPr>
      <w:rFonts w:asciiTheme="majorHAnsi" w:eastAsiaTheme="majorEastAsia" w:hAnsiTheme="majorHAnsi" w:cstheme="majorBidi"/>
      <w:b/>
      <w:bCs/>
      <w:kern w:val="8"/>
      <w:sz w:val="24"/>
      <w:lang w:bidi="he-IL"/>
    </w:rPr>
  </w:style>
  <w:style w:type="paragraph" w:styleId="IntenseQuote">
    <w:name w:val="Intense Quote"/>
    <w:basedOn w:val="Normal"/>
    <w:next w:val="Normal"/>
    <w:link w:val="IntenseQuoteChar"/>
    <w:uiPriority w:val="30"/>
    <w:qFormat/>
    <w:rsid w:val="00B37CBE"/>
    <w:pPr>
      <w:pBdr>
        <w:top w:val="single" w:sz="4" w:space="10" w:color="F15A22" w:themeColor="accent1"/>
        <w:bottom w:val="single" w:sz="4" w:space="10" w:color="F15A22" w:themeColor="accent1"/>
      </w:pBdr>
      <w:spacing w:before="360" w:after="360"/>
      <w:ind w:left="864" w:right="864"/>
      <w:jc w:val="center"/>
    </w:pPr>
    <w:rPr>
      <w:rFonts w:ascii="Times New Roman" w:eastAsia="Times New Roman" w:hAnsi="Times New Roman" w:cs="Times New Roman"/>
      <w:i/>
      <w:iCs/>
      <w:color w:val="F15A22" w:themeColor="accent1"/>
      <w:kern w:val="8"/>
      <w:sz w:val="24"/>
      <w:lang w:bidi="he-IL"/>
    </w:rPr>
  </w:style>
  <w:style w:type="character" w:customStyle="1" w:styleId="IntenseQuoteChar">
    <w:name w:val="Intense Quote Char"/>
    <w:basedOn w:val="DefaultParagraphFont"/>
    <w:link w:val="IntenseQuote"/>
    <w:uiPriority w:val="30"/>
    <w:rsid w:val="00B37CBE"/>
    <w:rPr>
      <w:rFonts w:eastAsia="Times New Roman" w:cs="Times New Roman"/>
      <w:i/>
      <w:iCs/>
      <w:color w:val="F15A22" w:themeColor="accent1"/>
      <w:kern w:val="8"/>
      <w:lang w:val="en-US" w:bidi="he-IL"/>
    </w:rPr>
  </w:style>
  <w:style w:type="paragraph" w:styleId="ListBullet4">
    <w:name w:val="List Bullet 4"/>
    <w:basedOn w:val="Normal"/>
    <w:rsid w:val="00B37CBE"/>
    <w:pPr>
      <w:numPr>
        <w:numId w:val="30"/>
      </w:numPr>
      <w:spacing w:before="0"/>
      <w:contextualSpacing/>
    </w:pPr>
    <w:rPr>
      <w:rFonts w:ascii="Times New Roman" w:eastAsia="Times New Roman" w:hAnsi="Times New Roman" w:cs="Times New Roman"/>
      <w:kern w:val="8"/>
      <w:sz w:val="24"/>
      <w:lang w:bidi="he-IL"/>
    </w:rPr>
  </w:style>
  <w:style w:type="paragraph" w:styleId="ListContinue">
    <w:name w:val="List Continue"/>
    <w:basedOn w:val="Normal"/>
    <w:rsid w:val="00B37CBE"/>
    <w:pPr>
      <w:spacing w:before="0" w:after="120"/>
      <w:ind w:left="360"/>
      <w:contextualSpacing/>
    </w:pPr>
    <w:rPr>
      <w:rFonts w:ascii="Times New Roman" w:eastAsia="Times New Roman" w:hAnsi="Times New Roman" w:cs="Times New Roman"/>
      <w:kern w:val="8"/>
      <w:sz w:val="24"/>
      <w:lang w:bidi="he-IL"/>
    </w:rPr>
  </w:style>
  <w:style w:type="paragraph" w:styleId="ListContinue2">
    <w:name w:val="List Continue 2"/>
    <w:basedOn w:val="Normal"/>
    <w:rsid w:val="00B37CBE"/>
    <w:pPr>
      <w:spacing w:before="0" w:after="120"/>
      <w:ind w:left="720"/>
      <w:contextualSpacing/>
    </w:pPr>
    <w:rPr>
      <w:rFonts w:ascii="Times New Roman" w:eastAsia="Times New Roman" w:hAnsi="Times New Roman" w:cs="Times New Roman"/>
      <w:kern w:val="8"/>
      <w:sz w:val="24"/>
      <w:lang w:bidi="he-IL"/>
    </w:rPr>
  </w:style>
  <w:style w:type="paragraph" w:styleId="ListContinue3">
    <w:name w:val="List Continue 3"/>
    <w:basedOn w:val="Normal"/>
    <w:rsid w:val="00B37CBE"/>
    <w:pPr>
      <w:spacing w:before="0" w:after="120"/>
      <w:ind w:left="1080"/>
      <w:contextualSpacing/>
    </w:pPr>
    <w:rPr>
      <w:rFonts w:ascii="Times New Roman" w:eastAsia="Times New Roman" w:hAnsi="Times New Roman" w:cs="Times New Roman"/>
      <w:kern w:val="8"/>
      <w:sz w:val="24"/>
      <w:lang w:bidi="he-IL"/>
    </w:rPr>
  </w:style>
  <w:style w:type="paragraph" w:styleId="ListContinue4">
    <w:name w:val="List Continue 4"/>
    <w:basedOn w:val="Normal"/>
    <w:rsid w:val="00B37CBE"/>
    <w:pPr>
      <w:spacing w:before="0" w:after="120"/>
      <w:ind w:left="1440"/>
      <w:contextualSpacing/>
    </w:pPr>
    <w:rPr>
      <w:rFonts w:ascii="Times New Roman" w:eastAsia="Times New Roman" w:hAnsi="Times New Roman" w:cs="Times New Roman"/>
      <w:kern w:val="8"/>
      <w:sz w:val="24"/>
      <w:lang w:bidi="he-IL"/>
    </w:rPr>
  </w:style>
  <w:style w:type="paragraph" w:styleId="ListContinue5">
    <w:name w:val="List Continue 5"/>
    <w:basedOn w:val="Normal"/>
    <w:rsid w:val="00B37CBE"/>
    <w:pPr>
      <w:spacing w:before="0" w:after="120"/>
      <w:ind w:left="1800"/>
      <w:contextualSpacing/>
    </w:pPr>
    <w:rPr>
      <w:rFonts w:ascii="Times New Roman" w:eastAsia="Times New Roman" w:hAnsi="Times New Roman" w:cs="Times New Roman"/>
      <w:kern w:val="8"/>
      <w:sz w:val="24"/>
      <w:lang w:bidi="he-IL"/>
    </w:rPr>
  </w:style>
  <w:style w:type="paragraph" w:styleId="ListNumber5">
    <w:name w:val="List Number 5"/>
    <w:basedOn w:val="Normal"/>
    <w:rsid w:val="00B37CBE"/>
    <w:pPr>
      <w:numPr>
        <w:numId w:val="31"/>
      </w:numPr>
      <w:spacing w:before="0"/>
      <w:contextualSpacing/>
    </w:pPr>
    <w:rPr>
      <w:rFonts w:ascii="Times New Roman" w:eastAsia="Times New Roman" w:hAnsi="Times New Roman" w:cs="Times New Roman"/>
      <w:kern w:val="8"/>
      <w:sz w:val="24"/>
      <w:lang w:bidi="he-IL"/>
    </w:rPr>
  </w:style>
  <w:style w:type="paragraph" w:styleId="MacroText">
    <w:name w:val="macro"/>
    <w:link w:val="MacroTextChar"/>
    <w:rsid w:val="00B37CBE"/>
    <w:pPr>
      <w:tabs>
        <w:tab w:val="left" w:pos="480"/>
        <w:tab w:val="left" w:pos="960"/>
        <w:tab w:val="left" w:pos="1440"/>
        <w:tab w:val="left" w:pos="1920"/>
        <w:tab w:val="left" w:pos="2400"/>
        <w:tab w:val="left" w:pos="2880"/>
        <w:tab w:val="left" w:pos="3360"/>
        <w:tab w:val="left" w:pos="3840"/>
        <w:tab w:val="left" w:pos="4320"/>
      </w:tabs>
      <w:spacing w:before="0"/>
      <w:jc w:val="both"/>
    </w:pPr>
    <w:rPr>
      <w:rFonts w:ascii="Consolas" w:eastAsia="Times New Roman" w:hAnsi="Consolas" w:cs="Consolas"/>
      <w:kern w:val="8"/>
      <w:sz w:val="20"/>
      <w:szCs w:val="20"/>
      <w:lang w:val="en-US" w:bidi="he-IL"/>
    </w:rPr>
  </w:style>
  <w:style w:type="character" w:customStyle="1" w:styleId="MacroTextChar">
    <w:name w:val="Macro Text Char"/>
    <w:basedOn w:val="DefaultParagraphFont"/>
    <w:link w:val="MacroText"/>
    <w:rsid w:val="00B37CBE"/>
    <w:rPr>
      <w:rFonts w:ascii="Consolas" w:eastAsia="Times New Roman" w:hAnsi="Consolas" w:cs="Consolas"/>
      <w:kern w:val="8"/>
      <w:sz w:val="20"/>
      <w:szCs w:val="20"/>
      <w:lang w:val="en-US" w:bidi="he-IL"/>
    </w:rPr>
  </w:style>
  <w:style w:type="paragraph" w:styleId="MessageHeader">
    <w:name w:val="Message Header"/>
    <w:basedOn w:val="Normal"/>
    <w:link w:val="MessageHeaderChar"/>
    <w:rsid w:val="00B37CBE"/>
    <w:pPr>
      <w:pBdr>
        <w:top w:val="single" w:sz="6" w:space="1" w:color="auto"/>
        <w:left w:val="single" w:sz="6" w:space="1" w:color="auto"/>
        <w:bottom w:val="single" w:sz="6" w:space="1" w:color="auto"/>
        <w:right w:val="single" w:sz="6" w:space="1" w:color="auto"/>
      </w:pBdr>
      <w:shd w:val="pct20" w:color="auto" w:fill="auto"/>
      <w:spacing w:before="0" w:line="240" w:lineRule="auto"/>
      <w:ind w:left="1080" w:hanging="1080"/>
    </w:pPr>
    <w:rPr>
      <w:rFonts w:asciiTheme="majorHAnsi" w:eastAsiaTheme="majorEastAsia" w:hAnsiTheme="majorHAnsi" w:cstheme="majorBidi"/>
      <w:kern w:val="8"/>
      <w:sz w:val="24"/>
      <w:lang w:bidi="he-IL"/>
    </w:rPr>
  </w:style>
  <w:style w:type="character" w:customStyle="1" w:styleId="MessageHeaderChar">
    <w:name w:val="Message Header Char"/>
    <w:basedOn w:val="DefaultParagraphFont"/>
    <w:link w:val="MessageHeader"/>
    <w:rsid w:val="00B37CBE"/>
    <w:rPr>
      <w:rFonts w:asciiTheme="majorHAnsi" w:eastAsiaTheme="majorEastAsia" w:hAnsiTheme="majorHAnsi" w:cstheme="majorBidi"/>
      <w:kern w:val="8"/>
      <w:shd w:val="pct20" w:color="auto" w:fill="auto"/>
      <w:lang w:val="en-US" w:bidi="he-IL"/>
    </w:rPr>
  </w:style>
  <w:style w:type="paragraph" w:styleId="NoSpacing">
    <w:name w:val="No Spacing"/>
    <w:uiPriority w:val="1"/>
    <w:qFormat/>
    <w:rsid w:val="00B37CBE"/>
    <w:pPr>
      <w:spacing w:before="0" w:line="240" w:lineRule="auto"/>
      <w:jc w:val="both"/>
    </w:pPr>
    <w:rPr>
      <w:rFonts w:eastAsia="Times New Roman" w:cs="Times New Roman"/>
      <w:kern w:val="8"/>
      <w:lang w:val="en-US" w:bidi="he-IL"/>
    </w:rPr>
  </w:style>
  <w:style w:type="paragraph" w:styleId="NormalIndent">
    <w:name w:val="Normal Indent"/>
    <w:basedOn w:val="Normal"/>
    <w:rsid w:val="00B37CBE"/>
    <w:pPr>
      <w:spacing w:before="0"/>
      <w:ind w:left="720"/>
    </w:pPr>
    <w:rPr>
      <w:rFonts w:ascii="Times New Roman" w:eastAsia="Times New Roman" w:hAnsi="Times New Roman" w:cs="Times New Roman"/>
      <w:kern w:val="8"/>
      <w:sz w:val="24"/>
      <w:lang w:bidi="he-IL"/>
    </w:rPr>
  </w:style>
  <w:style w:type="paragraph" w:styleId="NoteHeading">
    <w:name w:val="Note Heading"/>
    <w:basedOn w:val="Normal"/>
    <w:next w:val="Normal"/>
    <w:link w:val="NoteHeadingChar"/>
    <w:rsid w:val="00B37CBE"/>
    <w:pPr>
      <w:spacing w:before="0" w:line="240" w:lineRule="auto"/>
    </w:pPr>
    <w:rPr>
      <w:rFonts w:ascii="Times New Roman" w:eastAsia="Times New Roman" w:hAnsi="Times New Roman" w:cs="Times New Roman"/>
      <w:kern w:val="8"/>
      <w:sz w:val="24"/>
      <w:lang w:bidi="he-IL"/>
    </w:rPr>
  </w:style>
  <w:style w:type="character" w:customStyle="1" w:styleId="NoteHeadingChar">
    <w:name w:val="Note Heading Char"/>
    <w:basedOn w:val="DefaultParagraphFont"/>
    <w:link w:val="NoteHeading"/>
    <w:rsid w:val="00B37CBE"/>
    <w:rPr>
      <w:rFonts w:eastAsia="Times New Roman" w:cs="Times New Roman"/>
      <w:kern w:val="8"/>
      <w:lang w:val="en-US" w:bidi="he-IL"/>
    </w:rPr>
  </w:style>
  <w:style w:type="paragraph" w:styleId="PlainText">
    <w:name w:val="Plain Text"/>
    <w:basedOn w:val="Normal"/>
    <w:link w:val="PlainTextChar"/>
    <w:rsid w:val="00B37CBE"/>
    <w:pPr>
      <w:spacing w:before="0" w:line="240" w:lineRule="auto"/>
    </w:pPr>
    <w:rPr>
      <w:rFonts w:ascii="Consolas" w:eastAsia="Times New Roman" w:hAnsi="Consolas" w:cs="Consolas"/>
      <w:kern w:val="8"/>
      <w:sz w:val="21"/>
      <w:szCs w:val="21"/>
      <w:lang w:bidi="he-IL"/>
    </w:rPr>
  </w:style>
  <w:style w:type="character" w:customStyle="1" w:styleId="PlainTextChar">
    <w:name w:val="Plain Text Char"/>
    <w:basedOn w:val="DefaultParagraphFont"/>
    <w:link w:val="PlainText"/>
    <w:rsid w:val="00B37CBE"/>
    <w:rPr>
      <w:rFonts w:ascii="Consolas" w:eastAsia="Times New Roman" w:hAnsi="Consolas" w:cs="Consolas"/>
      <w:kern w:val="8"/>
      <w:sz w:val="21"/>
      <w:szCs w:val="21"/>
      <w:lang w:val="en-US" w:bidi="he-IL"/>
    </w:rPr>
  </w:style>
  <w:style w:type="paragraph" w:styleId="Salutation">
    <w:name w:val="Salutation"/>
    <w:basedOn w:val="Normal"/>
    <w:next w:val="Normal"/>
    <w:link w:val="SalutationChar"/>
    <w:rsid w:val="00B37CBE"/>
    <w:pPr>
      <w:spacing w:before="0"/>
    </w:pPr>
    <w:rPr>
      <w:rFonts w:ascii="Times New Roman" w:eastAsia="Times New Roman" w:hAnsi="Times New Roman" w:cs="Times New Roman"/>
      <w:kern w:val="8"/>
      <w:sz w:val="24"/>
      <w:lang w:bidi="he-IL"/>
    </w:rPr>
  </w:style>
  <w:style w:type="character" w:customStyle="1" w:styleId="SalutationChar">
    <w:name w:val="Salutation Char"/>
    <w:basedOn w:val="DefaultParagraphFont"/>
    <w:link w:val="Salutation"/>
    <w:rsid w:val="00B37CBE"/>
    <w:rPr>
      <w:rFonts w:eastAsia="Times New Roman" w:cs="Times New Roman"/>
      <w:kern w:val="8"/>
      <w:lang w:val="en-US" w:bidi="he-IL"/>
    </w:rPr>
  </w:style>
  <w:style w:type="paragraph" w:styleId="Signature">
    <w:name w:val="Signature"/>
    <w:basedOn w:val="Normal"/>
    <w:link w:val="SignatureChar"/>
    <w:rsid w:val="00B37CBE"/>
    <w:pPr>
      <w:spacing w:before="0" w:line="240" w:lineRule="auto"/>
      <w:ind w:left="4320"/>
    </w:pPr>
    <w:rPr>
      <w:rFonts w:ascii="Times New Roman" w:eastAsia="Times New Roman" w:hAnsi="Times New Roman" w:cs="Times New Roman"/>
      <w:kern w:val="8"/>
      <w:sz w:val="24"/>
      <w:lang w:bidi="he-IL"/>
    </w:rPr>
  </w:style>
  <w:style w:type="character" w:customStyle="1" w:styleId="SignatureChar">
    <w:name w:val="Signature Char"/>
    <w:basedOn w:val="DefaultParagraphFont"/>
    <w:link w:val="Signature"/>
    <w:rsid w:val="00B37CBE"/>
    <w:rPr>
      <w:rFonts w:eastAsia="Times New Roman" w:cs="Times New Roman"/>
      <w:kern w:val="8"/>
      <w:lang w:val="en-US" w:bidi="he-IL"/>
    </w:rPr>
  </w:style>
  <w:style w:type="paragraph" w:styleId="TableofAuthorities">
    <w:name w:val="table of authorities"/>
    <w:basedOn w:val="Normal"/>
    <w:next w:val="Normal"/>
    <w:rsid w:val="00B37CBE"/>
    <w:pPr>
      <w:spacing w:before="0"/>
      <w:ind w:left="240" w:hanging="240"/>
    </w:pPr>
    <w:rPr>
      <w:rFonts w:ascii="Times New Roman" w:eastAsia="Times New Roman" w:hAnsi="Times New Roman" w:cs="Times New Roman"/>
      <w:kern w:val="8"/>
      <w:sz w:val="24"/>
      <w:lang w:bidi="he-IL"/>
    </w:rPr>
  </w:style>
  <w:style w:type="paragraph" w:styleId="TableofFigures">
    <w:name w:val="table of figures"/>
    <w:basedOn w:val="Normal"/>
    <w:next w:val="Normal"/>
    <w:rsid w:val="00B37CBE"/>
    <w:pPr>
      <w:spacing w:before="0"/>
    </w:pPr>
    <w:rPr>
      <w:rFonts w:ascii="Times New Roman" w:eastAsia="Times New Roman" w:hAnsi="Times New Roman" w:cs="Times New Roman"/>
      <w:kern w:val="8"/>
      <w:sz w:val="24"/>
      <w:lang w:bidi="he-IL"/>
    </w:rPr>
  </w:style>
  <w:style w:type="paragraph" w:styleId="TOAHeading">
    <w:name w:val="toa heading"/>
    <w:basedOn w:val="Normal"/>
    <w:next w:val="Normal"/>
    <w:rsid w:val="00B37CBE"/>
    <w:rPr>
      <w:rFonts w:asciiTheme="majorHAnsi" w:eastAsiaTheme="majorEastAsia" w:hAnsiTheme="majorHAnsi" w:cstheme="majorBidi"/>
      <w:b/>
      <w:bCs/>
      <w:kern w:val="8"/>
      <w:sz w:val="24"/>
      <w:lang w:bidi="he-IL"/>
    </w:rPr>
  </w:style>
  <w:style w:type="paragraph" w:styleId="TOC4">
    <w:name w:val="toc 4"/>
    <w:basedOn w:val="Normal"/>
    <w:next w:val="Normal"/>
    <w:autoRedefine/>
    <w:rsid w:val="00B37CBE"/>
    <w:pPr>
      <w:spacing w:before="0" w:after="100"/>
      <w:ind w:left="720"/>
    </w:pPr>
    <w:rPr>
      <w:rFonts w:ascii="Times New Roman" w:eastAsia="Times New Roman" w:hAnsi="Times New Roman" w:cs="Times New Roman"/>
      <w:kern w:val="8"/>
      <w:sz w:val="24"/>
      <w:lang w:bidi="he-IL"/>
    </w:rPr>
  </w:style>
  <w:style w:type="paragraph" w:styleId="TOC5">
    <w:name w:val="toc 5"/>
    <w:basedOn w:val="Normal"/>
    <w:next w:val="Normal"/>
    <w:autoRedefine/>
    <w:rsid w:val="00B37CBE"/>
    <w:pPr>
      <w:spacing w:before="0" w:after="100"/>
      <w:ind w:left="960"/>
    </w:pPr>
    <w:rPr>
      <w:rFonts w:ascii="Times New Roman" w:eastAsia="Times New Roman" w:hAnsi="Times New Roman" w:cs="Times New Roman"/>
      <w:kern w:val="8"/>
      <w:sz w:val="24"/>
      <w:lang w:bidi="he-IL"/>
    </w:rPr>
  </w:style>
  <w:style w:type="paragraph" w:styleId="TOC6">
    <w:name w:val="toc 6"/>
    <w:basedOn w:val="Normal"/>
    <w:next w:val="Normal"/>
    <w:autoRedefine/>
    <w:rsid w:val="00B37CBE"/>
    <w:pPr>
      <w:spacing w:before="0" w:after="100"/>
      <w:ind w:left="1200"/>
    </w:pPr>
    <w:rPr>
      <w:rFonts w:ascii="Times New Roman" w:eastAsia="Times New Roman" w:hAnsi="Times New Roman" w:cs="Times New Roman"/>
      <w:kern w:val="8"/>
      <w:sz w:val="24"/>
      <w:lang w:bidi="he-IL"/>
    </w:rPr>
  </w:style>
  <w:style w:type="paragraph" w:styleId="TOC7">
    <w:name w:val="toc 7"/>
    <w:basedOn w:val="Normal"/>
    <w:next w:val="Normal"/>
    <w:autoRedefine/>
    <w:rsid w:val="00B37CBE"/>
    <w:pPr>
      <w:spacing w:before="0" w:after="100"/>
      <w:ind w:left="1440"/>
    </w:pPr>
    <w:rPr>
      <w:rFonts w:ascii="Times New Roman" w:eastAsia="Times New Roman" w:hAnsi="Times New Roman" w:cs="Times New Roman"/>
      <w:kern w:val="8"/>
      <w:sz w:val="24"/>
      <w:lang w:bidi="he-IL"/>
    </w:rPr>
  </w:style>
  <w:style w:type="paragraph" w:styleId="TOC8">
    <w:name w:val="toc 8"/>
    <w:basedOn w:val="Normal"/>
    <w:next w:val="Normal"/>
    <w:autoRedefine/>
    <w:rsid w:val="00B37CBE"/>
    <w:pPr>
      <w:spacing w:before="0" w:after="100"/>
      <w:ind w:left="1680"/>
    </w:pPr>
    <w:rPr>
      <w:rFonts w:ascii="Times New Roman" w:eastAsia="Times New Roman" w:hAnsi="Times New Roman" w:cs="Times New Roman"/>
      <w:kern w:val="8"/>
      <w:sz w:val="24"/>
      <w:lang w:bidi="he-IL"/>
    </w:rPr>
  </w:style>
  <w:style w:type="paragraph" w:styleId="TOC9">
    <w:name w:val="toc 9"/>
    <w:basedOn w:val="Normal"/>
    <w:next w:val="Normal"/>
    <w:autoRedefine/>
    <w:rsid w:val="00B37CBE"/>
    <w:pPr>
      <w:spacing w:before="0" w:after="100"/>
      <w:ind w:left="1920"/>
    </w:pPr>
    <w:rPr>
      <w:rFonts w:ascii="Times New Roman" w:eastAsia="Times New Roman" w:hAnsi="Times New Roman" w:cs="Times New Roman"/>
      <w:kern w:val="8"/>
      <w:sz w:val="24"/>
      <w:lang w:bidi="he-IL"/>
    </w:rPr>
  </w:style>
  <w:style w:type="paragraph" w:customStyle="1" w:styleId="default0">
    <w:name w:val="default"/>
    <w:basedOn w:val="Normal"/>
    <w:rsid w:val="00EA6E34"/>
    <w:pPr>
      <w:spacing w:before="100" w:beforeAutospacing="1" w:after="100" w:afterAutospacing="1" w:line="240" w:lineRule="auto"/>
      <w:jc w:val="left"/>
    </w:pPr>
    <w:rPr>
      <w:rFonts w:ascii="Times New Roman" w:hAnsi="Times New Roman" w:cs="Times New Roman"/>
      <w:sz w:val="24"/>
    </w:rPr>
  </w:style>
  <w:style w:type="character" w:styleId="Emphasis">
    <w:name w:val="Emphasis"/>
    <w:basedOn w:val="DefaultParagraphFont"/>
    <w:uiPriority w:val="20"/>
    <w:qFormat/>
    <w:rsid w:val="00EA6E34"/>
    <w:rPr>
      <w:i/>
      <w:iCs/>
    </w:rPr>
  </w:style>
  <w:style w:type="paragraph" w:customStyle="1" w:styleId="NumberedParagraph-BulletelistLeft0Firstline012pt">
    <w:name w:val="Numbered Paragraph - Bullete list + Left:  0&quot; First line:  0&quot; + 12 pt"/>
    <w:basedOn w:val="Normal"/>
    <w:rsid w:val="00EA6E34"/>
    <w:pPr>
      <w:spacing w:line="240" w:lineRule="exact"/>
    </w:pPr>
    <w:rPr>
      <w:rFonts w:ascii="Times New Roman" w:eastAsia="Times New Roman" w:hAnsi="Times New Roman"/>
      <w:sz w:val="24"/>
    </w:rPr>
  </w:style>
  <w:style w:type="paragraph" w:customStyle="1" w:styleId="Copyright">
    <w:name w:val="Copyright"/>
    <w:basedOn w:val="Normal"/>
    <w:qFormat/>
    <w:rsid w:val="009521BF"/>
    <w:pPr>
      <w:spacing w:before="0" w:after="200"/>
    </w:pPr>
  </w:style>
  <w:style w:type="paragraph" w:customStyle="1" w:styleId="Heading3SectionHeadingsNormalStylePlus">
    <w:name w:val="Heading 3 (Section Headings): Normal Style Plus:"/>
    <w:basedOn w:val="Heading3"/>
    <w:rsid w:val="003E1141"/>
    <w:pPr>
      <w:spacing w:before="180" w:line="240" w:lineRule="exact"/>
    </w:pPr>
    <w:rPr>
      <w:rFonts w:ascii="Times New Roman" w:hAnsi="Times New Roman"/>
      <w:szCs w:val="20"/>
      <w:lang w:val="x-none" w:eastAsia="x-none"/>
    </w:rPr>
  </w:style>
  <w:style w:type="paragraph" w:customStyle="1" w:styleId="Heading4Sub-headingsNormalStylePlus">
    <w:name w:val="Heading 4 (Sub-headings): Normal Style Plus:"/>
    <w:basedOn w:val="Normal"/>
    <w:next w:val="Normal"/>
    <w:rsid w:val="00720CBD"/>
    <w:pPr>
      <w:spacing w:before="240"/>
      <w:jc w:val="left"/>
    </w:pPr>
    <w:rPr>
      <w:rFonts w:eastAsia="Times New Roman" w:cs="Arial"/>
      <w:bCs/>
      <w:i/>
      <w:iCs/>
      <w:kern w:val="20"/>
      <w:szCs w:val="20"/>
    </w:rPr>
  </w:style>
  <w:style w:type="paragraph" w:customStyle="1" w:styleId="Bullet1Indented">
    <w:name w:val="Bullet 1 Indented"/>
    <w:basedOn w:val="Normal"/>
    <w:qFormat/>
    <w:rsid w:val="003E1141"/>
    <w:pPr>
      <w:numPr>
        <w:numId w:val="32"/>
      </w:numPr>
      <w:tabs>
        <w:tab w:val="left" w:pos="1238"/>
      </w:tabs>
      <w:spacing w:line="240" w:lineRule="exact"/>
      <w:jc w:val="left"/>
    </w:pPr>
    <w:rPr>
      <w:rFonts w:ascii="Times New Roman" w:eastAsia="Calibri" w:hAnsi="Times New Roman" w:cs="Times New Roman"/>
      <w:szCs w:val="22"/>
    </w:rPr>
  </w:style>
  <w:style w:type="paragraph" w:customStyle="1" w:styleId="IFACAppendix">
    <w:name w:val="IFAC Appendix"/>
    <w:basedOn w:val="Normal"/>
    <w:rsid w:val="003E1141"/>
    <w:pPr>
      <w:tabs>
        <w:tab w:val="center" w:pos="5040"/>
      </w:tabs>
      <w:jc w:val="right"/>
    </w:pPr>
    <w:rPr>
      <w:rFonts w:ascii="Times New Roman" w:eastAsia="Times New Roman" w:hAnsi="Times New Roman" w:cs="Times New Roman"/>
      <w:b/>
      <w:bCs/>
      <w:kern w:val="12"/>
      <w:sz w:val="24"/>
      <w:szCs w:val="20"/>
    </w:rPr>
  </w:style>
  <w:style w:type="character" w:customStyle="1" w:styleId="LetteredListChar">
    <w:name w:val="Lettered List Char"/>
    <w:link w:val="LetteredList"/>
    <w:rsid w:val="003E1141"/>
    <w:rPr>
      <w:rFonts w:eastAsia="Times New Roman" w:cs="Times New Roman"/>
      <w:kern w:val="12"/>
      <w:sz w:val="20"/>
      <w:szCs w:val="20"/>
      <w:lang w:val="en-US"/>
    </w:rPr>
  </w:style>
  <w:style w:type="paragraph" w:customStyle="1" w:styleId="IFACBulletList1">
    <w:name w:val="IFAC BulletList 1"/>
    <w:aliases w:val="bl1"/>
    <w:basedOn w:val="Normal"/>
    <w:qFormat/>
    <w:rsid w:val="003E1141"/>
    <w:pPr>
      <w:numPr>
        <w:numId w:val="33"/>
      </w:numPr>
      <w:spacing w:line="240" w:lineRule="exact"/>
      <w:ind w:right="-14"/>
    </w:pPr>
    <w:rPr>
      <w:rFonts w:ascii="Times New Roman" w:eastAsia="Times New Roman" w:hAnsi="Times New Roman" w:cs="Times New Roman"/>
      <w:kern w:val="8"/>
      <w:lang w:bidi="he-IL"/>
    </w:rPr>
  </w:style>
  <w:style w:type="paragraph" w:customStyle="1" w:styleId="IFACBulletList3">
    <w:name w:val="IFAC BulletList 3"/>
    <w:aliases w:val="bl3"/>
    <w:basedOn w:val="Normal"/>
    <w:autoRedefine/>
    <w:qFormat/>
    <w:rsid w:val="003E1141"/>
    <w:pPr>
      <w:numPr>
        <w:ilvl w:val="2"/>
        <w:numId w:val="33"/>
      </w:numPr>
      <w:tabs>
        <w:tab w:val="left" w:pos="1642"/>
      </w:tabs>
    </w:pPr>
    <w:rPr>
      <w:rFonts w:eastAsia="Times New Roman" w:cs="Times New Roman"/>
      <w:kern w:val="8"/>
      <w:lang w:bidi="he-IL"/>
    </w:rPr>
  </w:style>
  <w:style w:type="paragraph" w:customStyle="1" w:styleId="CADCnotebold">
    <w:name w:val="CADC note bold"/>
    <w:basedOn w:val="Normal"/>
    <w:rsid w:val="003E1141"/>
    <w:pPr>
      <w:overflowPunct w:val="0"/>
      <w:autoSpaceDE w:val="0"/>
      <w:autoSpaceDN w:val="0"/>
      <w:adjustRightInd w:val="0"/>
      <w:spacing w:before="0" w:after="200" w:line="240" w:lineRule="auto"/>
      <w:jc w:val="left"/>
      <w:textAlignment w:val="baseline"/>
    </w:pPr>
    <w:rPr>
      <w:rFonts w:ascii="Calibri" w:eastAsia="Calibri" w:hAnsi="Calibri" w:cs="Times New Roman"/>
      <w:b/>
      <w:bCs/>
      <w:szCs w:val="22"/>
    </w:rPr>
  </w:style>
  <w:style w:type="paragraph" w:customStyle="1" w:styleId="IFACunderlined">
    <w:name w:val="IFAC underlined"/>
    <w:basedOn w:val="IFACNumberAndLetter"/>
    <w:qFormat/>
    <w:rsid w:val="003E1141"/>
    <w:pPr>
      <w:numPr>
        <w:numId w:val="0"/>
      </w:numPr>
      <w:tabs>
        <w:tab w:val="clear" w:pos="547"/>
        <w:tab w:val="left" w:pos="691"/>
      </w:tabs>
      <w:ind w:left="547" w:hanging="547"/>
      <w:jc w:val="both"/>
    </w:pPr>
    <w:rPr>
      <w:rFonts w:cs="Arial"/>
      <w:u w:val="single"/>
    </w:rPr>
  </w:style>
  <w:style w:type="paragraph" w:customStyle="1" w:styleId="IFACstrikethough">
    <w:name w:val="IFAC strikethough"/>
    <w:basedOn w:val="IFACNumberAndLetter"/>
    <w:qFormat/>
    <w:rsid w:val="003E1141"/>
    <w:pPr>
      <w:numPr>
        <w:numId w:val="0"/>
      </w:numPr>
      <w:tabs>
        <w:tab w:val="clear" w:pos="547"/>
        <w:tab w:val="left" w:pos="691"/>
      </w:tabs>
      <w:ind w:left="547" w:hanging="547"/>
      <w:jc w:val="both"/>
    </w:pPr>
    <w:rPr>
      <w:rFonts w:cs="Arial"/>
      <w:strike/>
    </w:rPr>
  </w:style>
  <w:style w:type="character" w:customStyle="1" w:styleId="paragraph2">
    <w:name w:val="paragraph2"/>
    <w:basedOn w:val="DefaultParagraphFont"/>
    <w:rsid w:val="003E1141"/>
  </w:style>
  <w:style w:type="table" w:customStyle="1" w:styleId="TableGrid1">
    <w:name w:val="Table Grid1"/>
    <w:basedOn w:val="TableNormal"/>
    <w:next w:val="TableGrid"/>
    <w:uiPriority w:val="59"/>
    <w:rsid w:val="003E1141"/>
    <w:pPr>
      <w:spacing w:before="60" w:after="60"/>
    </w:pPr>
    <w:tblPr>
      <w:tblInd w:w="36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rPr>
      <w:cantSplit/>
    </w:trPr>
  </w:style>
  <w:style w:type="paragraph" w:customStyle="1" w:styleId="NumberedParagraphCharChar0">
    <w:name w:val="Numbered Paragraph Char Char"/>
    <w:basedOn w:val="Normal"/>
    <w:rsid w:val="00750D91"/>
    <w:pPr>
      <w:widowControl w:val="0"/>
      <w:tabs>
        <w:tab w:val="right" w:pos="312"/>
        <w:tab w:val="left" w:pos="480"/>
      </w:tabs>
      <w:overflowPunct w:val="0"/>
      <w:autoSpaceDE w:val="0"/>
      <w:autoSpaceDN w:val="0"/>
      <w:adjustRightInd w:val="0"/>
      <w:ind w:left="480" w:hanging="480"/>
      <w:textAlignment w:val="baseline"/>
    </w:pPr>
    <w:rPr>
      <w:rFonts w:ascii="Times New Roman" w:eastAsia="Times New Roman" w:hAnsi="Times New Roman" w:cs="Times New Roman"/>
      <w:kern w:val="8"/>
      <w:sz w:val="24"/>
      <w:lang w:bidi="he-IL"/>
    </w:rPr>
  </w:style>
  <w:style w:type="paragraph" w:customStyle="1" w:styleId="Numbold">
    <w:name w:val="Num + bold"/>
    <w:basedOn w:val="NumberedParagraphISA400"/>
    <w:next w:val="NumberedParagraphISA400"/>
    <w:rsid w:val="00750D91"/>
    <w:rPr>
      <w:b/>
    </w:rPr>
  </w:style>
  <w:style w:type="paragraph" w:customStyle="1" w:styleId="Gova">
    <w:name w:val="Gov (a)"/>
    <w:basedOn w:val="Normal"/>
    <w:rsid w:val="00750D91"/>
    <w:pPr>
      <w:tabs>
        <w:tab w:val="left" w:pos="540"/>
      </w:tabs>
      <w:spacing w:before="0"/>
      <w:ind w:left="1080" w:hanging="540"/>
    </w:pPr>
    <w:rPr>
      <w:rFonts w:ascii="Times New Roman" w:eastAsia="Times New Roman" w:hAnsi="Times New Roman" w:cs="Times New Roman"/>
      <w:kern w:val="8"/>
      <w:sz w:val="24"/>
      <w:lang w:bidi="he-IL"/>
    </w:rPr>
  </w:style>
  <w:style w:type="paragraph" w:customStyle="1" w:styleId="Govi">
    <w:name w:val="Gov (i)"/>
    <w:basedOn w:val="Gova"/>
    <w:rsid w:val="00750D91"/>
    <w:pPr>
      <w:tabs>
        <w:tab w:val="clear" w:pos="540"/>
        <w:tab w:val="left" w:pos="1620"/>
      </w:tabs>
      <w:ind w:left="1620"/>
    </w:pPr>
  </w:style>
  <w:style w:type="character" w:customStyle="1" w:styleId="NumberedParagraph-BulletelistLeft0Firstline0CharChar">
    <w:name w:val="Numbered Paragraph - Bullete list + Left:  0&quot; First line:  0&quot; Char Char"/>
    <w:rsid w:val="00750D91"/>
    <w:rPr>
      <w:lang w:val="en-US" w:eastAsia="en-US" w:bidi="ar-SA"/>
    </w:rPr>
  </w:style>
  <w:style w:type="paragraph" w:customStyle="1" w:styleId="BulletedListSubpoint">
    <w:name w:val="Bulleted List: Subpoint"/>
    <w:basedOn w:val="Normal"/>
    <w:uiPriority w:val="99"/>
    <w:rsid w:val="007B68FD"/>
    <w:pPr>
      <w:numPr>
        <w:numId w:val="70"/>
      </w:numPr>
      <w:spacing w:before="0" w:line="240" w:lineRule="auto"/>
      <w:jc w:val="left"/>
    </w:pPr>
    <w:rPr>
      <w:rFonts w:ascii="Times New Roman" w:eastAsia="Times New Roman" w:hAnsi="Times New Roman" w:cs="Times New Roman"/>
      <w:sz w:val="24"/>
    </w:rPr>
  </w:style>
  <w:style w:type="paragraph" w:customStyle="1" w:styleId="numberedparagraph0">
    <w:name w:val="numbered paragraph"/>
    <w:basedOn w:val="Normal"/>
    <w:rsid w:val="007B68FD"/>
    <w:pPr>
      <w:tabs>
        <w:tab w:val="num" w:pos="630"/>
      </w:tabs>
      <w:spacing w:line="240" w:lineRule="exact"/>
      <w:ind w:left="630" w:hanging="360"/>
    </w:pPr>
    <w:rPr>
      <w:rFonts w:ascii="Times New Roman" w:eastAsia="Times New Roman" w:hAnsi="Times New Roman" w:cs="Times New Roman"/>
      <w:kern w:val="8"/>
      <w:szCs w:val="20"/>
      <w:lang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90622706">
      <w:bodyDiv w:val="1"/>
      <w:marLeft w:val="0"/>
      <w:marRight w:val="0"/>
      <w:marTop w:val="0"/>
      <w:marBottom w:val="0"/>
      <w:divBdr>
        <w:top w:val="none" w:sz="0" w:space="0" w:color="auto"/>
        <w:left w:val="none" w:sz="0" w:space="0" w:color="auto"/>
        <w:bottom w:val="none" w:sz="0" w:space="0" w:color="auto"/>
        <w:right w:val="none" w:sz="0" w:space="0" w:color="auto"/>
      </w:divBdr>
    </w:div>
    <w:div w:id="1218323933">
      <w:bodyDiv w:val="1"/>
      <w:marLeft w:val="0"/>
      <w:marRight w:val="0"/>
      <w:marTop w:val="0"/>
      <w:marBottom w:val="0"/>
      <w:divBdr>
        <w:top w:val="none" w:sz="0" w:space="0" w:color="auto"/>
        <w:left w:val="none" w:sz="0" w:space="0" w:color="auto"/>
        <w:bottom w:val="none" w:sz="0" w:space="0" w:color="auto"/>
        <w:right w:val="none" w:sz="0" w:space="0" w:color="auto"/>
      </w:divBdr>
      <w:divsChild>
        <w:div w:id="1152019362">
          <w:marLeft w:val="547"/>
          <w:marRight w:val="0"/>
          <w:marTop w:val="0"/>
          <w:marBottom w:val="0"/>
          <w:divBdr>
            <w:top w:val="none" w:sz="0" w:space="0" w:color="auto"/>
            <w:left w:val="none" w:sz="0" w:space="0" w:color="auto"/>
            <w:bottom w:val="none" w:sz="0" w:space="0" w:color="auto"/>
            <w:right w:val="none" w:sz="0" w:space="0" w:color="auto"/>
          </w:divBdr>
        </w:div>
      </w:divsChild>
    </w:div>
    <w:div w:id="1368607588">
      <w:bodyDiv w:val="1"/>
      <w:marLeft w:val="0"/>
      <w:marRight w:val="0"/>
      <w:marTop w:val="0"/>
      <w:marBottom w:val="0"/>
      <w:divBdr>
        <w:top w:val="none" w:sz="0" w:space="0" w:color="auto"/>
        <w:left w:val="none" w:sz="0" w:space="0" w:color="auto"/>
        <w:bottom w:val="none" w:sz="0" w:space="0" w:color="auto"/>
        <w:right w:val="none" w:sz="0" w:space="0" w:color="auto"/>
      </w:divBdr>
      <w:divsChild>
        <w:div w:id="1214148701">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IFAC Colors">
      <a:dk1>
        <a:sysClr val="windowText" lastClr="000000"/>
      </a:dk1>
      <a:lt1>
        <a:sysClr val="window" lastClr="FFFFFF"/>
      </a:lt1>
      <a:dk2>
        <a:srgbClr val="005BAA"/>
      </a:dk2>
      <a:lt2>
        <a:srgbClr val="00C0F3"/>
      </a:lt2>
      <a:accent1>
        <a:srgbClr val="F15A22"/>
      </a:accent1>
      <a:accent2>
        <a:srgbClr val="FAA61A"/>
      </a:accent2>
      <a:accent3>
        <a:srgbClr val="005BAA"/>
      </a:accent3>
      <a:accent4>
        <a:srgbClr val="00C0F3"/>
      </a:accent4>
      <a:accent5>
        <a:srgbClr val="0D9C4A"/>
      </a:accent5>
      <a:accent6>
        <a:srgbClr val="8DC63F"/>
      </a:accent6>
      <a:hlink>
        <a:srgbClr val="0000FF"/>
      </a:hlink>
      <a:folHlink>
        <a:srgbClr val="800080"/>
      </a:folHlink>
    </a:clrScheme>
    <a:fontScheme name="IFAC">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A2CFDD-BA74-4A11-94AF-DE57817832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92</Pages>
  <Words>42027</Words>
  <Characters>239560</Characters>
  <Application>Microsoft Office Word</Application>
  <DocSecurity>4</DocSecurity>
  <Lines>1996</Lines>
  <Paragraphs>562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Beverley Bahlmann</dc:creator>
  <cp:keywords/>
  <dc:description/>
  <cp:lastModifiedBy>Phil Minnaar</cp:lastModifiedBy>
  <cp:revision>2</cp:revision>
  <dcterms:created xsi:type="dcterms:W3CDTF">2019-06-10T16:20:00Z</dcterms:created>
  <dcterms:modified xsi:type="dcterms:W3CDTF">2019-06-10T16:20:00Z</dcterms:modified>
</cp:coreProperties>
</file>